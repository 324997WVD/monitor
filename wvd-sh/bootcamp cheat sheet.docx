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36C12F99" w:rsidR="00F56577" w:rsidRDefault="00B41EC1" w:rsidP="00A150F9">
      <w:pPr>
        <w:pStyle w:val="NameofWorkshop"/>
      </w:pPr>
      <w:bookmarkStart w:id="0" w:name="_Toc492638964"/>
      <w:bookmarkStart w:id="1" w:name="_Toc492640496"/>
      <w:bookmarkStart w:id="2" w:name="_Toc492640573"/>
      <w:commentRangeStart w:id="3"/>
      <w:del w:id="4" w:author="Author">
        <w:r w:rsidDel="00A47854">
          <w:delText xml:space="preserve">Citrix </w:delText>
        </w:r>
        <w:r w:rsidR="00EB3AF9" w:rsidDel="00A47854">
          <w:delText>XenApp</w:delText>
        </w:r>
      </w:del>
      <w:ins w:id="5" w:author="Author">
        <w:r w:rsidR="00A47854">
          <w:t>Windows</w:t>
        </w:r>
      </w:ins>
      <w:commentRangeEnd w:id="3"/>
      <w:r w:rsidR="00AB5A83">
        <w:rPr>
          <w:rStyle w:val="CommentReference"/>
          <w:rFonts w:asciiTheme="minorHAnsi" w:hAnsiTheme="minorHAnsi" w:cstheme="minorBidi"/>
        </w:rPr>
        <w:commentReference w:id="3"/>
      </w:r>
      <w:ins w:id="6" w:author="Author">
        <w:r w:rsidR="00A47854">
          <w:t xml:space="preserve"> Virtual Desktop</w:t>
        </w:r>
      </w:ins>
      <w:r w:rsidR="00EB3AF9">
        <w:t xml:space="preserve"> </w:t>
      </w:r>
      <w:r>
        <w:t>on Azure</w:t>
      </w:r>
      <w:r w:rsidR="00EB3AF9">
        <w:t xml:space="preserve"> </w:t>
      </w:r>
      <w:del w:id="7" w:author="Author">
        <w:r w:rsidR="003635CA" w:rsidDel="006A02AC">
          <w:delText>Lab</w:delText>
        </w:r>
      </w:del>
      <w:ins w:id="8" w:author="Author">
        <w:r w:rsidR="006A02AC">
          <w:t>Bootcamp</w:t>
        </w:r>
      </w:ins>
    </w:p>
    <w:p w14:paraId="207CBFDF" w14:textId="1E84B36A"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01E2E730" w14:textId="5C12F037" w:rsidR="00556404" w:rsidRPr="007E3D91" w:rsidRDefault="00B41EC1" w:rsidP="007E3D91">
      <w:pPr>
        <w:jc w:val="right"/>
      </w:pPr>
      <w:del w:id="9" w:author="Author">
        <w:r w:rsidDel="00A47854">
          <w:delText xml:space="preserve">April </w:delText>
        </w:r>
      </w:del>
      <w:ins w:id="10" w:author="Author">
        <w:del w:id="11" w:author="Author">
          <w:r w:rsidR="00A47854" w:rsidDel="006A02AC">
            <w:delText xml:space="preserve">October </w:delText>
          </w:r>
        </w:del>
        <w:r w:rsidR="006A02AC">
          <w:t xml:space="preserve">January </w:t>
        </w:r>
        <w:r w:rsidR="00A47854">
          <w:t>1</w:t>
        </w:r>
        <w:r w:rsidR="006A02AC">
          <w:t>1</w:t>
        </w:r>
        <w:del w:id="12" w:author="Author">
          <w:r w:rsidR="00A47854" w:rsidDel="006A02AC">
            <w:delText>0</w:delText>
          </w:r>
        </w:del>
      </w:ins>
      <w:del w:id="13" w:author="Author">
        <w:r w:rsidDel="00A47854">
          <w:delText>3</w:delText>
        </w:r>
      </w:del>
      <w:r>
        <w:t>, 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059B538" w:rsidR="00D67112" w:rsidRPr="00962C09" w:rsidRDefault="00D67112" w:rsidP="00D67112">
      <w:pPr>
        <w:spacing w:after="120" w:line="260" w:lineRule="exact"/>
      </w:pPr>
      <w:r w:rsidRPr="00962C09">
        <w:t xml:space="preserve">© </w:t>
      </w:r>
      <w:r w:rsidRPr="00386661">
        <w:t>201</w:t>
      </w:r>
      <w:r w:rsidR="00EC140E">
        <w:t>8</w:t>
      </w:r>
      <w:r w:rsidRPr="00962C09">
        <w:t xml:space="preserve"> Microsoft Corporation. All rights reserved.</w:t>
      </w:r>
    </w:p>
    <w:p w14:paraId="0916AB93" w14:textId="68513086"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4"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66E96717" w14:textId="365A7A0B" w:rsidR="009914CE" w:rsidRDefault="00B76D3A">
          <w:pPr>
            <w:pStyle w:val="TOC1"/>
            <w:tabs>
              <w:tab w:val="right" w:leader="dot" w:pos="10790"/>
            </w:tabs>
            <w:rPr>
              <w:rFonts w:eastAsiaTheme="minorEastAsia" w:cstheme="minorBidi"/>
              <w:b w:val="0"/>
              <w:bCs w:val="0"/>
              <w:noProof/>
              <w:sz w:val="22"/>
              <w:szCs w:val="22"/>
            </w:rPr>
          </w:pPr>
          <w:r>
            <w:fldChar w:fldCharType="begin"/>
          </w:r>
          <w:r>
            <w:instrText xml:space="preserve"> TOC \o "1-4" \h \z \u </w:instrText>
          </w:r>
          <w:r>
            <w:fldChar w:fldCharType="separate"/>
          </w:r>
          <w:hyperlink w:anchor="_Toc535181939" w:history="1">
            <w:r w:rsidR="009914CE" w:rsidRPr="00BA3580">
              <w:rPr>
                <w:rStyle w:val="Hyperlink"/>
                <w:noProof/>
              </w:rPr>
              <w:t>Windows Virtual Desktop on Azure Bootcamp</w:t>
            </w:r>
            <w:r w:rsidR="009914CE">
              <w:rPr>
                <w:noProof/>
                <w:webHidden/>
              </w:rPr>
              <w:tab/>
            </w:r>
            <w:r w:rsidR="009914CE">
              <w:rPr>
                <w:noProof/>
                <w:webHidden/>
              </w:rPr>
              <w:fldChar w:fldCharType="begin"/>
            </w:r>
            <w:r w:rsidR="009914CE">
              <w:rPr>
                <w:noProof/>
                <w:webHidden/>
              </w:rPr>
              <w:instrText xml:space="preserve"> PAGEREF _Toc535181939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2324D611" w14:textId="034ED4D4" w:rsidR="009914CE" w:rsidRDefault="007A668A">
          <w:pPr>
            <w:pStyle w:val="TOC2"/>
            <w:tabs>
              <w:tab w:val="right" w:leader="dot" w:pos="10790"/>
            </w:tabs>
            <w:rPr>
              <w:rFonts w:eastAsiaTheme="minorEastAsia" w:cstheme="minorBidi"/>
              <w:iCs w:val="0"/>
              <w:noProof/>
              <w:szCs w:val="22"/>
            </w:rPr>
          </w:pPr>
          <w:hyperlink w:anchor="_Toc535181940" w:history="1">
            <w:r w:rsidR="009914CE" w:rsidRPr="00BA3580">
              <w:rPr>
                <w:rStyle w:val="Hyperlink"/>
                <w:noProof/>
              </w:rPr>
              <w:t>Abstract and learning objectives</w:t>
            </w:r>
            <w:r w:rsidR="009914CE">
              <w:rPr>
                <w:noProof/>
                <w:webHidden/>
              </w:rPr>
              <w:tab/>
            </w:r>
            <w:r w:rsidR="009914CE">
              <w:rPr>
                <w:noProof/>
                <w:webHidden/>
              </w:rPr>
              <w:fldChar w:fldCharType="begin"/>
            </w:r>
            <w:r w:rsidR="009914CE">
              <w:rPr>
                <w:noProof/>
                <w:webHidden/>
              </w:rPr>
              <w:instrText xml:space="preserve"> PAGEREF _Toc535181940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5735158D" w14:textId="5E4006A1" w:rsidR="009914CE" w:rsidRDefault="007A668A">
          <w:pPr>
            <w:pStyle w:val="TOC2"/>
            <w:tabs>
              <w:tab w:val="right" w:leader="dot" w:pos="10790"/>
            </w:tabs>
            <w:rPr>
              <w:rFonts w:eastAsiaTheme="minorEastAsia" w:cstheme="minorBidi"/>
              <w:iCs w:val="0"/>
              <w:noProof/>
              <w:szCs w:val="22"/>
            </w:rPr>
          </w:pPr>
          <w:hyperlink w:anchor="_Toc535181941" w:history="1">
            <w:r w:rsidR="009914CE" w:rsidRPr="00BA3580">
              <w:rPr>
                <w:rStyle w:val="Hyperlink"/>
                <w:noProof/>
              </w:rPr>
              <w:t>Overview</w:t>
            </w:r>
            <w:r w:rsidR="009914CE">
              <w:rPr>
                <w:noProof/>
                <w:webHidden/>
              </w:rPr>
              <w:tab/>
            </w:r>
            <w:r w:rsidR="009914CE">
              <w:rPr>
                <w:noProof/>
                <w:webHidden/>
              </w:rPr>
              <w:fldChar w:fldCharType="begin"/>
            </w:r>
            <w:r w:rsidR="009914CE">
              <w:rPr>
                <w:noProof/>
                <w:webHidden/>
              </w:rPr>
              <w:instrText xml:space="preserve"> PAGEREF _Toc535181941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2A88B816" w14:textId="32B4FF0D" w:rsidR="009914CE" w:rsidRDefault="007A668A">
          <w:pPr>
            <w:pStyle w:val="TOC2"/>
            <w:tabs>
              <w:tab w:val="right" w:leader="dot" w:pos="10790"/>
            </w:tabs>
            <w:rPr>
              <w:rFonts w:eastAsiaTheme="minorEastAsia" w:cstheme="minorBidi"/>
              <w:iCs w:val="0"/>
              <w:noProof/>
              <w:szCs w:val="22"/>
            </w:rPr>
          </w:pPr>
          <w:hyperlink w:anchor="_Toc535181942" w:history="1">
            <w:r w:rsidR="009914CE" w:rsidRPr="00BA3580">
              <w:rPr>
                <w:rStyle w:val="Hyperlink"/>
                <w:noProof/>
              </w:rPr>
              <w:t>Virtual Machines</w:t>
            </w:r>
            <w:r w:rsidR="009914CE">
              <w:rPr>
                <w:noProof/>
                <w:webHidden/>
              </w:rPr>
              <w:tab/>
            </w:r>
            <w:r w:rsidR="009914CE">
              <w:rPr>
                <w:noProof/>
                <w:webHidden/>
              </w:rPr>
              <w:fldChar w:fldCharType="begin"/>
            </w:r>
            <w:r w:rsidR="009914CE">
              <w:rPr>
                <w:noProof/>
                <w:webHidden/>
              </w:rPr>
              <w:instrText xml:space="preserve"> PAGEREF _Toc535181942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5A0AF31D" w14:textId="15E7EDCF" w:rsidR="009914CE" w:rsidRDefault="007A668A">
          <w:pPr>
            <w:pStyle w:val="TOC2"/>
            <w:tabs>
              <w:tab w:val="right" w:leader="dot" w:pos="10790"/>
            </w:tabs>
            <w:rPr>
              <w:rFonts w:eastAsiaTheme="minorEastAsia" w:cstheme="minorBidi"/>
              <w:iCs w:val="0"/>
              <w:noProof/>
              <w:szCs w:val="22"/>
            </w:rPr>
          </w:pPr>
          <w:hyperlink w:anchor="_Toc535181943" w:history="1">
            <w:r w:rsidR="009914CE" w:rsidRPr="00BA3580">
              <w:rPr>
                <w:rStyle w:val="Hyperlink"/>
                <w:noProof/>
              </w:rPr>
              <w:t>Requirements and Notes</w:t>
            </w:r>
            <w:r w:rsidR="009914CE">
              <w:rPr>
                <w:noProof/>
                <w:webHidden/>
              </w:rPr>
              <w:tab/>
            </w:r>
            <w:r w:rsidR="009914CE">
              <w:rPr>
                <w:noProof/>
                <w:webHidden/>
              </w:rPr>
              <w:fldChar w:fldCharType="begin"/>
            </w:r>
            <w:r w:rsidR="009914CE">
              <w:rPr>
                <w:noProof/>
                <w:webHidden/>
              </w:rPr>
              <w:instrText xml:space="preserve"> PAGEREF _Toc535181943 \h </w:instrText>
            </w:r>
            <w:r w:rsidR="009914CE">
              <w:rPr>
                <w:noProof/>
                <w:webHidden/>
              </w:rPr>
            </w:r>
            <w:r w:rsidR="009914CE">
              <w:rPr>
                <w:noProof/>
                <w:webHidden/>
              </w:rPr>
              <w:fldChar w:fldCharType="separate"/>
            </w:r>
            <w:r w:rsidR="009914CE">
              <w:rPr>
                <w:noProof/>
                <w:webHidden/>
              </w:rPr>
              <w:t>1</w:t>
            </w:r>
            <w:r w:rsidR="009914CE">
              <w:rPr>
                <w:noProof/>
                <w:webHidden/>
              </w:rPr>
              <w:fldChar w:fldCharType="end"/>
            </w:r>
          </w:hyperlink>
        </w:p>
        <w:p w14:paraId="711D988B" w14:textId="27BEE00B" w:rsidR="009914CE" w:rsidRDefault="007A668A">
          <w:pPr>
            <w:pStyle w:val="TOC2"/>
            <w:tabs>
              <w:tab w:val="right" w:leader="dot" w:pos="10790"/>
            </w:tabs>
            <w:rPr>
              <w:rFonts w:eastAsiaTheme="minorEastAsia" w:cstheme="minorBidi"/>
              <w:iCs w:val="0"/>
              <w:noProof/>
              <w:szCs w:val="22"/>
            </w:rPr>
          </w:pPr>
          <w:hyperlink w:anchor="_Toc535181944" w:history="1">
            <w:r w:rsidR="009914CE" w:rsidRPr="00BA3580">
              <w:rPr>
                <w:rStyle w:val="Hyperlink"/>
                <w:noProof/>
              </w:rPr>
              <w:t>Entries for Azure Marketplace template</w:t>
            </w:r>
            <w:r w:rsidR="009914CE">
              <w:rPr>
                <w:noProof/>
                <w:webHidden/>
              </w:rPr>
              <w:tab/>
            </w:r>
            <w:r w:rsidR="009914CE">
              <w:rPr>
                <w:noProof/>
                <w:webHidden/>
              </w:rPr>
              <w:fldChar w:fldCharType="begin"/>
            </w:r>
            <w:r w:rsidR="009914CE">
              <w:rPr>
                <w:noProof/>
                <w:webHidden/>
              </w:rPr>
              <w:instrText xml:space="preserve"> PAGEREF _Toc535181944 \h </w:instrText>
            </w:r>
            <w:r w:rsidR="009914CE">
              <w:rPr>
                <w:noProof/>
                <w:webHidden/>
              </w:rPr>
            </w:r>
            <w:r w:rsidR="009914CE">
              <w:rPr>
                <w:noProof/>
                <w:webHidden/>
              </w:rPr>
              <w:fldChar w:fldCharType="separate"/>
            </w:r>
            <w:r w:rsidR="009914CE">
              <w:rPr>
                <w:noProof/>
                <w:webHidden/>
              </w:rPr>
              <w:t>3</w:t>
            </w:r>
            <w:r w:rsidR="009914CE">
              <w:rPr>
                <w:noProof/>
                <w:webHidden/>
              </w:rPr>
              <w:fldChar w:fldCharType="end"/>
            </w:r>
          </w:hyperlink>
        </w:p>
        <w:p w14:paraId="1771F3C0" w14:textId="0C2942D4" w:rsidR="009914CE" w:rsidRDefault="007A668A">
          <w:pPr>
            <w:pStyle w:val="TOC2"/>
            <w:tabs>
              <w:tab w:val="right" w:leader="dot" w:pos="10790"/>
            </w:tabs>
            <w:rPr>
              <w:rFonts w:eastAsiaTheme="minorEastAsia" w:cstheme="minorBidi"/>
              <w:iCs w:val="0"/>
              <w:noProof/>
              <w:szCs w:val="22"/>
            </w:rPr>
          </w:pPr>
          <w:hyperlink w:anchor="_Toc535181945" w:history="1">
            <w:r w:rsidR="009914CE" w:rsidRPr="00BA3580">
              <w:rPr>
                <w:rStyle w:val="Hyperlink"/>
                <w:noProof/>
              </w:rPr>
              <w:t>Entries for VM creation</w:t>
            </w:r>
            <w:r w:rsidR="009914CE">
              <w:rPr>
                <w:noProof/>
                <w:webHidden/>
              </w:rPr>
              <w:tab/>
            </w:r>
            <w:r w:rsidR="009914CE">
              <w:rPr>
                <w:noProof/>
                <w:webHidden/>
              </w:rPr>
              <w:fldChar w:fldCharType="begin"/>
            </w:r>
            <w:r w:rsidR="009914CE">
              <w:rPr>
                <w:noProof/>
                <w:webHidden/>
              </w:rPr>
              <w:instrText xml:space="preserve"> PAGEREF _Toc535181945 \h </w:instrText>
            </w:r>
            <w:r w:rsidR="009914CE">
              <w:rPr>
                <w:noProof/>
                <w:webHidden/>
              </w:rPr>
            </w:r>
            <w:r w:rsidR="009914CE">
              <w:rPr>
                <w:noProof/>
                <w:webHidden/>
              </w:rPr>
              <w:fldChar w:fldCharType="separate"/>
            </w:r>
            <w:r w:rsidR="009914CE">
              <w:rPr>
                <w:noProof/>
                <w:webHidden/>
              </w:rPr>
              <w:t>4</w:t>
            </w:r>
            <w:r w:rsidR="009914CE">
              <w:rPr>
                <w:noProof/>
                <w:webHidden/>
              </w:rPr>
              <w:fldChar w:fldCharType="end"/>
            </w:r>
          </w:hyperlink>
        </w:p>
        <w:p w14:paraId="09A0CBEB" w14:textId="05B318D8" w:rsidR="009914CE" w:rsidRDefault="007A668A">
          <w:pPr>
            <w:pStyle w:val="TOC2"/>
            <w:tabs>
              <w:tab w:val="right" w:leader="dot" w:pos="10790"/>
            </w:tabs>
            <w:rPr>
              <w:rFonts w:eastAsiaTheme="minorEastAsia" w:cstheme="minorBidi"/>
              <w:iCs w:val="0"/>
              <w:noProof/>
              <w:szCs w:val="22"/>
            </w:rPr>
          </w:pPr>
          <w:hyperlink w:anchor="_Toc535181946" w:history="1">
            <w:r w:rsidR="009914CE" w:rsidRPr="00BA3580">
              <w:rPr>
                <w:rStyle w:val="Hyperlink"/>
                <w:noProof/>
              </w:rPr>
              <w:t>Windows Virtual Desktop installable components</w:t>
            </w:r>
            <w:r w:rsidR="009914CE">
              <w:rPr>
                <w:noProof/>
                <w:webHidden/>
              </w:rPr>
              <w:tab/>
            </w:r>
            <w:r w:rsidR="009914CE">
              <w:rPr>
                <w:noProof/>
                <w:webHidden/>
              </w:rPr>
              <w:fldChar w:fldCharType="begin"/>
            </w:r>
            <w:r w:rsidR="009914CE">
              <w:rPr>
                <w:noProof/>
                <w:webHidden/>
              </w:rPr>
              <w:instrText xml:space="preserve"> PAGEREF _Toc535181946 \h </w:instrText>
            </w:r>
            <w:r w:rsidR="009914CE">
              <w:rPr>
                <w:noProof/>
                <w:webHidden/>
              </w:rPr>
            </w:r>
            <w:r w:rsidR="009914CE">
              <w:rPr>
                <w:noProof/>
                <w:webHidden/>
              </w:rPr>
              <w:fldChar w:fldCharType="separate"/>
            </w:r>
            <w:r w:rsidR="009914CE">
              <w:rPr>
                <w:noProof/>
                <w:webHidden/>
              </w:rPr>
              <w:t>5</w:t>
            </w:r>
            <w:r w:rsidR="009914CE">
              <w:rPr>
                <w:noProof/>
                <w:webHidden/>
              </w:rPr>
              <w:fldChar w:fldCharType="end"/>
            </w:r>
          </w:hyperlink>
        </w:p>
        <w:p w14:paraId="78BBAE90" w14:textId="5E02FD42" w:rsidR="009914CE" w:rsidRDefault="007A668A">
          <w:pPr>
            <w:pStyle w:val="TOC2"/>
            <w:tabs>
              <w:tab w:val="right" w:leader="dot" w:pos="10790"/>
            </w:tabs>
            <w:rPr>
              <w:rFonts w:eastAsiaTheme="minorEastAsia" w:cstheme="minorBidi"/>
              <w:iCs w:val="0"/>
              <w:noProof/>
              <w:szCs w:val="22"/>
            </w:rPr>
          </w:pPr>
          <w:hyperlink w:anchor="_Toc535181947" w:history="1">
            <w:r w:rsidR="009914CE" w:rsidRPr="00BA3580">
              <w:rPr>
                <w:rStyle w:val="Hyperlink"/>
                <w:noProof/>
              </w:rPr>
              <w:t>Import Windows Virtual Desktop PowerShell modules</w:t>
            </w:r>
            <w:r w:rsidR="009914CE">
              <w:rPr>
                <w:noProof/>
                <w:webHidden/>
              </w:rPr>
              <w:tab/>
            </w:r>
            <w:r w:rsidR="009914CE">
              <w:rPr>
                <w:noProof/>
                <w:webHidden/>
              </w:rPr>
              <w:fldChar w:fldCharType="begin"/>
            </w:r>
            <w:r w:rsidR="009914CE">
              <w:rPr>
                <w:noProof/>
                <w:webHidden/>
              </w:rPr>
              <w:instrText xml:space="preserve"> PAGEREF _Toc535181947 \h </w:instrText>
            </w:r>
            <w:r w:rsidR="009914CE">
              <w:rPr>
                <w:noProof/>
                <w:webHidden/>
              </w:rPr>
            </w:r>
            <w:r w:rsidR="009914CE">
              <w:rPr>
                <w:noProof/>
                <w:webHidden/>
              </w:rPr>
              <w:fldChar w:fldCharType="separate"/>
            </w:r>
            <w:r w:rsidR="009914CE">
              <w:rPr>
                <w:noProof/>
                <w:webHidden/>
              </w:rPr>
              <w:t>5</w:t>
            </w:r>
            <w:r w:rsidR="009914CE">
              <w:rPr>
                <w:noProof/>
                <w:webHidden/>
              </w:rPr>
              <w:fldChar w:fldCharType="end"/>
            </w:r>
          </w:hyperlink>
        </w:p>
        <w:p w14:paraId="5324D35B" w14:textId="185DD763" w:rsidR="009914CE" w:rsidRDefault="007A668A">
          <w:pPr>
            <w:pStyle w:val="TOC2"/>
            <w:tabs>
              <w:tab w:val="right" w:leader="dot" w:pos="10790"/>
            </w:tabs>
            <w:rPr>
              <w:rFonts w:eastAsiaTheme="minorEastAsia" w:cstheme="minorBidi"/>
              <w:iCs w:val="0"/>
              <w:noProof/>
              <w:szCs w:val="22"/>
            </w:rPr>
          </w:pPr>
          <w:hyperlink w:anchor="_Toc535181948" w:history="1">
            <w:r w:rsidR="009914CE" w:rsidRPr="00BA3580">
              <w:rPr>
                <w:rStyle w:val="Hyperlink"/>
                <w:noProof/>
              </w:rPr>
              <w:t>Connect to Windows Virtual Desktop Infra</w:t>
            </w:r>
            <w:r w:rsidR="009914CE">
              <w:rPr>
                <w:noProof/>
                <w:webHidden/>
              </w:rPr>
              <w:tab/>
            </w:r>
            <w:r w:rsidR="009914CE">
              <w:rPr>
                <w:noProof/>
                <w:webHidden/>
              </w:rPr>
              <w:fldChar w:fldCharType="begin"/>
            </w:r>
            <w:r w:rsidR="009914CE">
              <w:rPr>
                <w:noProof/>
                <w:webHidden/>
              </w:rPr>
              <w:instrText xml:space="preserve"> PAGEREF _Toc535181948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6CD2C70" w14:textId="1E7AA9F5" w:rsidR="009914CE" w:rsidRDefault="007A668A">
          <w:pPr>
            <w:pStyle w:val="TOC2"/>
            <w:tabs>
              <w:tab w:val="right" w:leader="dot" w:pos="10790"/>
            </w:tabs>
            <w:rPr>
              <w:rFonts w:eastAsiaTheme="minorEastAsia" w:cstheme="minorBidi"/>
              <w:iCs w:val="0"/>
              <w:noProof/>
              <w:szCs w:val="22"/>
            </w:rPr>
          </w:pPr>
          <w:hyperlink w:anchor="_Toc535181949" w:history="1">
            <w:r w:rsidR="009914CE" w:rsidRPr="00BA3580">
              <w:rPr>
                <w:rStyle w:val="Hyperlink"/>
                <w:noProof/>
              </w:rPr>
              <w:t>Export existing registration token</w:t>
            </w:r>
            <w:r w:rsidR="009914CE">
              <w:rPr>
                <w:noProof/>
                <w:webHidden/>
              </w:rPr>
              <w:tab/>
            </w:r>
            <w:r w:rsidR="009914CE">
              <w:rPr>
                <w:noProof/>
                <w:webHidden/>
              </w:rPr>
              <w:fldChar w:fldCharType="begin"/>
            </w:r>
            <w:r w:rsidR="009914CE">
              <w:rPr>
                <w:noProof/>
                <w:webHidden/>
              </w:rPr>
              <w:instrText xml:space="preserve"> PAGEREF _Toc535181949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82EB17C" w14:textId="067571A9" w:rsidR="009914CE" w:rsidRDefault="007A668A">
          <w:pPr>
            <w:pStyle w:val="TOC2"/>
            <w:tabs>
              <w:tab w:val="right" w:leader="dot" w:pos="10790"/>
            </w:tabs>
            <w:rPr>
              <w:rFonts w:eastAsiaTheme="minorEastAsia" w:cstheme="minorBidi"/>
              <w:iCs w:val="0"/>
              <w:noProof/>
              <w:szCs w:val="22"/>
            </w:rPr>
          </w:pPr>
          <w:hyperlink w:anchor="_Toc535181950" w:history="1">
            <w:r w:rsidR="009914CE" w:rsidRPr="00BA3580">
              <w:rPr>
                <w:rStyle w:val="Hyperlink"/>
                <w:noProof/>
              </w:rPr>
              <w:t>FSLogix setup</w:t>
            </w:r>
            <w:r w:rsidR="009914CE">
              <w:rPr>
                <w:noProof/>
                <w:webHidden/>
              </w:rPr>
              <w:tab/>
            </w:r>
            <w:r w:rsidR="009914CE">
              <w:rPr>
                <w:noProof/>
                <w:webHidden/>
              </w:rPr>
              <w:fldChar w:fldCharType="begin"/>
            </w:r>
            <w:r w:rsidR="009914CE">
              <w:rPr>
                <w:noProof/>
                <w:webHidden/>
              </w:rPr>
              <w:instrText xml:space="preserve"> PAGEREF _Toc535181950 \h </w:instrText>
            </w:r>
            <w:r w:rsidR="009914CE">
              <w:rPr>
                <w:noProof/>
                <w:webHidden/>
              </w:rPr>
            </w:r>
            <w:r w:rsidR="009914CE">
              <w:rPr>
                <w:noProof/>
                <w:webHidden/>
              </w:rPr>
              <w:fldChar w:fldCharType="separate"/>
            </w:r>
            <w:r w:rsidR="009914CE">
              <w:rPr>
                <w:noProof/>
                <w:webHidden/>
              </w:rPr>
              <w:t>6</w:t>
            </w:r>
            <w:r w:rsidR="009914CE">
              <w:rPr>
                <w:noProof/>
                <w:webHidden/>
              </w:rPr>
              <w:fldChar w:fldCharType="end"/>
            </w:r>
          </w:hyperlink>
        </w:p>
        <w:p w14:paraId="425BB1FF" w14:textId="62B960AB" w:rsidR="009914CE" w:rsidRDefault="007A668A">
          <w:pPr>
            <w:pStyle w:val="TOC2"/>
            <w:tabs>
              <w:tab w:val="right" w:leader="dot" w:pos="10790"/>
            </w:tabs>
            <w:rPr>
              <w:rFonts w:eastAsiaTheme="minorEastAsia" w:cstheme="minorBidi"/>
              <w:iCs w:val="0"/>
              <w:noProof/>
              <w:szCs w:val="22"/>
            </w:rPr>
          </w:pPr>
          <w:hyperlink w:anchor="_Toc535181951"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_Toc535181951 \h </w:instrText>
            </w:r>
            <w:r w:rsidR="009914CE">
              <w:rPr>
                <w:noProof/>
                <w:webHidden/>
              </w:rPr>
            </w:r>
            <w:r w:rsidR="009914CE">
              <w:rPr>
                <w:noProof/>
                <w:webHidden/>
              </w:rPr>
              <w:fldChar w:fldCharType="separate"/>
            </w:r>
            <w:r w:rsidR="009914CE">
              <w:rPr>
                <w:noProof/>
                <w:webHidden/>
              </w:rPr>
              <w:t>7</w:t>
            </w:r>
            <w:r w:rsidR="009914CE">
              <w:rPr>
                <w:noProof/>
                <w:webHidden/>
              </w:rPr>
              <w:fldChar w:fldCharType="end"/>
            </w:r>
          </w:hyperlink>
        </w:p>
        <w:p w14:paraId="52C85635" w14:textId="79CC7230" w:rsidR="009914CE" w:rsidRDefault="007A668A">
          <w:pPr>
            <w:pStyle w:val="TOC2"/>
            <w:tabs>
              <w:tab w:val="right" w:leader="dot" w:pos="10790"/>
            </w:tabs>
            <w:rPr>
              <w:rFonts w:eastAsiaTheme="minorEastAsia" w:cstheme="minorBidi"/>
              <w:iCs w:val="0"/>
              <w:noProof/>
              <w:szCs w:val="22"/>
            </w:rPr>
          </w:pPr>
          <w:hyperlink w:anchor="_Toc535181952"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_Toc535181952 \h </w:instrText>
            </w:r>
            <w:r w:rsidR="009914CE">
              <w:rPr>
                <w:noProof/>
                <w:webHidden/>
              </w:rPr>
            </w:r>
            <w:r w:rsidR="009914CE">
              <w:rPr>
                <w:noProof/>
                <w:webHidden/>
              </w:rPr>
              <w:fldChar w:fldCharType="separate"/>
            </w:r>
            <w:r w:rsidR="009914CE">
              <w:rPr>
                <w:noProof/>
                <w:webHidden/>
              </w:rPr>
              <w:t>8</w:t>
            </w:r>
            <w:r w:rsidR="009914CE">
              <w:rPr>
                <w:noProof/>
                <w:webHidden/>
              </w:rPr>
              <w:fldChar w:fldCharType="end"/>
            </w:r>
          </w:hyperlink>
        </w:p>
        <w:p w14:paraId="6AA00F89" w14:textId="074B7601" w:rsidR="009914CE" w:rsidRDefault="007A668A">
          <w:pPr>
            <w:pStyle w:val="TOC2"/>
            <w:tabs>
              <w:tab w:val="right" w:leader="dot" w:pos="10790"/>
            </w:tabs>
            <w:rPr>
              <w:rFonts w:eastAsiaTheme="minorEastAsia" w:cstheme="minorBidi"/>
              <w:iCs w:val="0"/>
              <w:noProof/>
              <w:szCs w:val="22"/>
            </w:rPr>
          </w:pPr>
          <w:hyperlink w:anchor="_Toc535181953" w:history="1">
            <w:r w:rsidR="009914CE" w:rsidRPr="00BA3580">
              <w:rPr>
                <w:rStyle w:val="Hyperlink"/>
                <w:noProof/>
              </w:rPr>
              <w:t>Publishing remote desktop and remote application</w:t>
            </w:r>
            <w:r w:rsidR="009914CE">
              <w:rPr>
                <w:noProof/>
                <w:webHidden/>
              </w:rPr>
              <w:tab/>
            </w:r>
            <w:r w:rsidR="009914CE">
              <w:rPr>
                <w:noProof/>
                <w:webHidden/>
              </w:rPr>
              <w:fldChar w:fldCharType="begin"/>
            </w:r>
            <w:r w:rsidR="009914CE">
              <w:rPr>
                <w:noProof/>
                <w:webHidden/>
              </w:rPr>
              <w:instrText xml:space="preserve"> PAGEREF _Toc535181953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1980E445" w14:textId="18EE5864" w:rsidR="009914CE" w:rsidRDefault="007A668A">
          <w:pPr>
            <w:pStyle w:val="TOC2"/>
            <w:tabs>
              <w:tab w:val="right" w:leader="dot" w:pos="10790"/>
            </w:tabs>
            <w:rPr>
              <w:rFonts w:eastAsiaTheme="minorEastAsia" w:cstheme="minorBidi"/>
              <w:iCs w:val="0"/>
              <w:noProof/>
              <w:szCs w:val="22"/>
            </w:rPr>
          </w:pPr>
          <w:hyperlink w:anchor="_Toc535181954" w:history="1">
            <w:r w:rsidR="009914CE" w:rsidRPr="00BA3580">
              <w:rPr>
                <w:rStyle w:val="Hyperlink"/>
                <w:noProof/>
              </w:rPr>
              <w:t>Authors</w:t>
            </w:r>
            <w:r w:rsidR="009914CE">
              <w:rPr>
                <w:noProof/>
                <w:webHidden/>
              </w:rPr>
              <w:tab/>
            </w:r>
            <w:r w:rsidR="009914CE">
              <w:rPr>
                <w:noProof/>
                <w:webHidden/>
              </w:rPr>
              <w:fldChar w:fldCharType="begin"/>
            </w:r>
            <w:r w:rsidR="009914CE">
              <w:rPr>
                <w:noProof/>
                <w:webHidden/>
              </w:rPr>
              <w:instrText xml:space="preserve"> PAGEREF _Toc535181954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00C1FB52" w14:textId="0A530740" w:rsidR="009914CE" w:rsidRDefault="007A668A">
          <w:pPr>
            <w:pStyle w:val="TOC2"/>
            <w:tabs>
              <w:tab w:val="right" w:leader="dot" w:pos="10790"/>
            </w:tabs>
            <w:rPr>
              <w:rFonts w:eastAsiaTheme="minorEastAsia" w:cstheme="minorBidi"/>
              <w:iCs w:val="0"/>
              <w:noProof/>
              <w:szCs w:val="22"/>
            </w:rPr>
          </w:pPr>
          <w:hyperlink w:anchor="_Toc535181955" w:history="1">
            <w:r w:rsidR="009914CE" w:rsidRPr="00BA3580">
              <w:rPr>
                <w:rStyle w:val="Hyperlink"/>
                <w:noProof/>
              </w:rPr>
              <w:t>Revision History</w:t>
            </w:r>
            <w:r w:rsidR="009914CE">
              <w:rPr>
                <w:noProof/>
                <w:webHidden/>
              </w:rPr>
              <w:tab/>
            </w:r>
            <w:r w:rsidR="009914CE">
              <w:rPr>
                <w:noProof/>
                <w:webHidden/>
              </w:rPr>
              <w:fldChar w:fldCharType="begin"/>
            </w:r>
            <w:r w:rsidR="009914CE">
              <w:rPr>
                <w:noProof/>
                <w:webHidden/>
              </w:rPr>
              <w:instrText xml:space="preserve"> PAGEREF _Toc535181955 \h </w:instrText>
            </w:r>
            <w:r w:rsidR="009914CE">
              <w:rPr>
                <w:noProof/>
                <w:webHidden/>
              </w:rPr>
            </w:r>
            <w:r w:rsidR="009914CE">
              <w:rPr>
                <w:noProof/>
                <w:webHidden/>
              </w:rPr>
              <w:fldChar w:fldCharType="separate"/>
            </w:r>
            <w:r w:rsidR="009914CE">
              <w:rPr>
                <w:noProof/>
                <w:webHidden/>
              </w:rPr>
              <w:t>9</w:t>
            </w:r>
            <w:r w:rsidR="009914CE">
              <w:rPr>
                <w:noProof/>
                <w:webHidden/>
              </w:rPr>
              <w:fldChar w:fldCharType="end"/>
            </w:r>
          </w:hyperlink>
        </w:p>
        <w:p w14:paraId="0193ED55" w14:textId="759EC49B" w:rsidR="001A039D" w:rsidRPr="00E512F9" w:rsidRDefault="00B76D3A" w:rsidP="001A039D">
          <w:pPr>
            <w:rPr>
              <w:b/>
              <w:bCs/>
              <w:noProof/>
            </w:rPr>
          </w:pPr>
          <w:r>
            <w:rPr>
              <w:rFonts w:asciiTheme="minorHAnsi" w:hAnsiTheme="minorHAnsi" w:cstheme="minorHAnsi"/>
              <w:sz w:val="24"/>
              <w:szCs w:val="20"/>
            </w:rPr>
            <w:fldChar w:fldCharType="end"/>
          </w:r>
        </w:p>
        <w:p w14:paraId="7B803FFF" w14:textId="2D491E41" w:rsidR="00D64AFD" w:rsidRPr="007E3D91" w:rsidRDefault="007A668A">
          <w:pPr>
            <w:sectPr w:rsidR="00D64AFD" w:rsidRPr="007E3D91" w:rsidSect="00D64AFD">
              <w:headerReference w:type="even" r:id="rId15"/>
              <w:headerReference w:type="default" r:id="rId16"/>
              <w:headerReference w:type="first" r:id="rId17"/>
              <w:pgSz w:w="12240" w:h="15840"/>
              <w:pgMar w:top="720" w:right="720" w:bottom="720" w:left="720" w:header="720" w:footer="720" w:gutter="0"/>
              <w:pgNumType w:start="1"/>
              <w:cols w:space="720"/>
              <w:titlePg/>
              <w:docGrid w:linePitch="360"/>
            </w:sectPr>
          </w:pPr>
        </w:p>
      </w:sdtContent>
    </w:sdt>
    <w:p w14:paraId="02CC4ABF" w14:textId="1A42F3D0" w:rsidR="00A973CD" w:rsidRDefault="00EB3AF9" w:rsidP="004F56DB">
      <w:pPr>
        <w:pStyle w:val="Heading1"/>
      </w:pPr>
      <w:bookmarkStart w:id="17" w:name="_Toc492638965"/>
      <w:bookmarkStart w:id="18" w:name="_Toc492640497"/>
      <w:bookmarkStart w:id="19" w:name="_Toc492640575"/>
      <w:bookmarkStart w:id="20" w:name="_Toc492652744"/>
      <w:del w:id="21" w:author="Author">
        <w:r w:rsidDel="002127CD">
          <w:lastRenderedPageBreak/>
          <w:delText>Citrix on Azure</w:delText>
        </w:r>
      </w:del>
      <w:bookmarkStart w:id="22" w:name="_Toc535181939"/>
      <w:ins w:id="23" w:author="Author">
        <w:r w:rsidR="006A02AC" w:rsidRPr="006A02AC">
          <w:t>Windows Virtual Desktop on Azure Bootcamp</w:t>
        </w:r>
        <w:bookmarkEnd w:id="22"/>
        <w:del w:id="24" w:author="Author">
          <w:r w:rsidR="002127CD" w:rsidDel="006A02AC">
            <w:delText>Windows Virtual Desktops on Azure</w:delText>
          </w:r>
        </w:del>
      </w:ins>
      <w:del w:id="25" w:author="Author">
        <w:r w:rsidR="00EF7C37" w:rsidRPr="00F954C8" w:rsidDel="006A02AC">
          <w:delText xml:space="preserve"> </w:delText>
        </w:r>
        <w:r w:rsidR="00987614" w:rsidDel="006A02AC">
          <w:delText xml:space="preserve">hands-on lab </w:delText>
        </w:r>
        <w:r w:rsidR="002A460B" w:rsidDel="006A02AC">
          <w:delText>step-by-s</w:delText>
        </w:r>
        <w:r w:rsidR="00A973CD" w:rsidDel="006A02AC">
          <w:delText>tep</w:delText>
        </w:r>
      </w:del>
      <w:r w:rsidR="00A973CD" w:rsidRPr="00A973CD">
        <w:t xml:space="preserve"> </w:t>
      </w:r>
    </w:p>
    <w:p w14:paraId="5072CFCE" w14:textId="18E937BD" w:rsidR="00765A29" w:rsidRDefault="00765A29" w:rsidP="00765A29">
      <w:pPr>
        <w:pStyle w:val="Heading2"/>
      </w:pPr>
      <w:bookmarkStart w:id="26" w:name="_Toc535181940"/>
      <w:r>
        <w:t>Abstr</w:t>
      </w:r>
      <w:r w:rsidR="002A460B">
        <w:t>act and learning o</w:t>
      </w:r>
      <w:r>
        <w:t>bjectives</w:t>
      </w:r>
      <w:bookmarkEnd w:id="26"/>
      <w:r>
        <w:t xml:space="preserve"> </w:t>
      </w:r>
    </w:p>
    <w:p w14:paraId="460C1ECF" w14:textId="182C14B7" w:rsidR="00EB3AF9" w:rsidRPr="00EB3AF9" w:rsidRDefault="00EB3AF9" w:rsidP="00EB3AF9">
      <w:r>
        <w:t xml:space="preserve">Understand how to deploy </w:t>
      </w:r>
      <w:del w:id="27" w:author="Author">
        <w:r w:rsidDel="009E5FFC">
          <w:delText>Citrix XenApp</w:delText>
        </w:r>
      </w:del>
      <w:ins w:id="28" w:author="Author">
        <w:r w:rsidR="009E5FFC">
          <w:t>Windows Virtual Desktop private preview (WVD)</w:t>
        </w:r>
      </w:ins>
      <w:r>
        <w:t xml:space="preserve"> in </w:t>
      </w:r>
      <w:del w:id="29" w:author="Author">
        <w:r w:rsidDel="00B74569">
          <w:delText xml:space="preserve">a </w:delText>
        </w:r>
      </w:del>
      <w:r>
        <w:t>Microsoft Azure to deliver</w:t>
      </w:r>
      <w:r w:rsidR="0049788D">
        <w:t xml:space="preserve"> secure remotely accessed</w:t>
      </w:r>
      <w:r>
        <w:t xml:space="preserve"> virtual applications and desktops for </w:t>
      </w:r>
      <w:r w:rsidRPr="00EB3AF9">
        <w:rPr>
          <w:noProof/>
        </w:rPr>
        <w:t>end</w:t>
      </w:r>
      <w:r>
        <w:rPr>
          <w:noProof/>
        </w:rPr>
        <w:t>-</w:t>
      </w:r>
      <w:r w:rsidRPr="00EB3AF9">
        <w:rPr>
          <w:noProof/>
        </w:rPr>
        <w:t>user</w:t>
      </w:r>
      <w:r>
        <w:t xml:space="preserve"> computing (EUC). </w:t>
      </w:r>
    </w:p>
    <w:p w14:paraId="6C7ACAD5" w14:textId="0AD23E23" w:rsidR="00A973CD" w:rsidRPr="00F954C8" w:rsidRDefault="00A973CD">
      <w:pPr>
        <w:pStyle w:val="Heading2"/>
      </w:pPr>
      <w:bookmarkStart w:id="30" w:name="_Toc535181941"/>
      <w:r w:rsidRPr="002D6292">
        <w:t>Overview</w:t>
      </w:r>
      <w:bookmarkEnd w:id="30"/>
    </w:p>
    <w:p w14:paraId="4B9C0EFB" w14:textId="51F5DCE3" w:rsidR="004F63C2" w:rsidRPr="00765A29" w:rsidDel="004D479A" w:rsidRDefault="00EB3AF9" w:rsidP="007E7F5F">
      <w:pPr>
        <w:rPr>
          <w:ins w:id="31" w:author="Author"/>
          <w:del w:id="32" w:author="Author"/>
        </w:rPr>
      </w:pPr>
      <w:r>
        <w:t>In this lab, attendees will deploy th</w:t>
      </w:r>
      <w:ins w:id="33" w:author="Author">
        <w:r w:rsidR="00A351E9">
          <w:t xml:space="preserve">e </w:t>
        </w:r>
        <w:r w:rsidR="00927FA3">
          <w:fldChar w:fldCharType="begin"/>
        </w:r>
        <w:r w:rsidR="00927FA3">
          <w:instrText xml:space="preserve"> HYPERLINK "https://azure.microsoft.com/en-us/services/virtual-desktop/" </w:instrText>
        </w:r>
        <w:r w:rsidR="00927FA3">
          <w:fldChar w:fldCharType="separate"/>
        </w:r>
        <w:r w:rsidR="00A351E9" w:rsidRPr="00927FA3">
          <w:rPr>
            <w:rStyle w:val="Hyperlink"/>
          </w:rPr>
          <w:t>Windows Virtual Desktop</w:t>
        </w:r>
        <w:r w:rsidR="00AF2FDA">
          <w:rPr>
            <w:rStyle w:val="Hyperlink"/>
          </w:rPr>
          <w:t xml:space="preserve"> (WVD)</w:t>
        </w:r>
        <w:r w:rsidR="00A351E9" w:rsidRPr="00927FA3">
          <w:rPr>
            <w:rStyle w:val="Hyperlink"/>
          </w:rPr>
          <w:t xml:space="preserve"> Pr</w:t>
        </w:r>
        <w:r w:rsidR="00927FA3" w:rsidRPr="00927FA3">
          <w:rPr>
            <w:rStyle w:val="Hyperlink"/>
          </w:rPr>
          <w:t>ivate Preview</w:t>
        </w:r>
        <w:r w:rsidR="00927FA3">
          <w:fldChar w:fldCharType="end"/>
        </w:r>
        <w:del w:id="34" w:author="Author">
          <w:r w:rsidR="00927FA3" w:rsidDel="00906357">
            <w:delText xml:space="preserve"> </w:delText>
          </w:r>
          <w:r w:rsidR="00A351E9" w:rsidDel="00927FA3">
            <w:delText>e</w:delText>
          </w:r>
        </w:del>
      </w:ins>
      <w:del w:id="35" w:author="Author">
        <w:r w:rsidDel="00A351E9">
          <w:delText xml:space="preserve">e </w:delText>
        </w:r>
      </w:del>
      <w:ins w:id="36" w:author="Author">
        <w:del w:id="37" w:author="Author">
          <w:r w:rsidR="00927FA3" w:rsidDel="004F63C2">
            <w:delText xml:space="preserve"> service </w:delText>
          </w:r>
        </w:del>
      </w:ins>
      <w:del w:id="38" w:author="Author">
        <w:r w:rsidDel="00927FA3">
          <w:delText xml:space="preserve">application delivery platform </w:delText>
        </w:r>
        <w:r w:rsidDel="004F63C2">
          <w:delText>in Azur</w:delText>
        </w:r>
      </w:del>
      <w:ins w:id="39" w:author="Author">
        <w:r w:rsidR="004F63C2">
          <w:t>. Exclusively available as a</w:t>
        </w:r>
        <w:r w:rsidR="003F772A">
          <w:t>n</w:t>
        </w:r>
        <w:r w:rsidR="004F63C2">
          <w:t xml:space="preserve"> Azure cloud service, Windows Virtual Desktop allows you to choose a flexible end user virtualized application or desktop delivery </w:t>
        </w:r>
        <w:r w:rsidR="004D479A">
          <w:t xml:space="preserve">model </w:t>
        </w:r>
        <w:r w:rsidR="004F63C2">
          <w:t>that best aligns with your enterprise Azure cloud strategy.</w:t>
        </w:r>
        <w:del w:id="40" w:author="Author">
          <w:r w:rsidR="004F63C2" w:rsidDel="004D479A">
            <w:delText xml:space="preserve"> </w:delText>
          </w:r>
        </w:del>
      </w:ins>
    </w:p>
    <w:p w14:paraId="521C825C" w14:textId="6824580E" w:rsidR="008821D3" w:rsidRPr="00765A29" w:rsidDel="006A052D" w:rsidRDefault="00EB3AF9">
      <w:pPr>
        <w:rPr>
          <w:del w:id="41" w:author="Author"/>
          <w:moveTo w:id="42" w:author="Author"/>
        </w:rPr>
      </w:pPr>
      <w:del w:id="43" w:author="Author">
        <w:r w:rsidDel="004D479A">
          <w:delText xml:space="preserve">e. </w:delText>
        </w:r>
      </w:del>
      <w:ins w:id="44" w:author="Author">
        <w:del w:id="45" w:author="Author">
          <w:r w:rsidR="008821D3" w:rsidDel="004D479A">
            <w:delText>WVD enables a Desktop</w:delText>
          </w:r>
          <w:r w:rsidR="0085144C" w:rsidDel="004D479A">
            <w:delText xml:space="preserve"> and application delivery service model</w:delText>
          </w:r>
          <w:r w:rsidR="00AF2FDA" w:rsidDel="004D479A">
            <w:delText xml:space="preserve"> with a </w:delText>
          </w:r>
          <w:r w:rsidR="006E1BBB" w:rsidDel="004D479A">
            <w:delText xml:space="preserve">flexible architecture that can scale </w:delText>
          </w:r>
          <w:r w:rsidR="0085144C" w:rsidDel="004D479A">
            <w:delText>.</w:delText>
          </w:r>
        </w:del>
        <w:r w:rsidR="0085144C">
          <w:t xml:space="preserve"> </w:t>
        </w:r>
        <w:del w:id="46" w:author="Author">
          <w:r w:rsidR="0085144C" w:rsidDel="006A052D">
            <w:delText xml:space="preserve">WVD </w:delText>
          </w:r>
        </w:del>
      </w:ins>
      <w:moveToRangeStart w:id="47" w:author="Author" w:name="move526943248"/>
      <w:moveTo w:id="48" w:author="Author">
        <w:del w:id="49" w:author="Author">
          <w:r w:rsidR="008821D3" w:rsidRPr="00044ED5" w:rsidDel="006A052D">
            <w:delText xml:space="preserve">Deliver a virtual desktop experience and remote apps to any device. </w:delText>
          </w:r>
        </w:del>
      </w:moveTo>
      <w:ins w:id="50" w:author="Author">
        <w:del w:id="51" w:author="Author">
          <w:r w:rsidR="0085144C" w:rsidDel="006A052D">
            <w:delText>b</w:delText>
          </w:r>
        </w:del>
      </w:ins>
      <w:moveTo w:id="52" w:author="Author">
        <w:del w:id="53" w:author="Author">
          <w:r w:rsidR="008821D3" w:rsidRPr="00044ED5" w:rsidDel="006A052D">
            <w:delText>Bring</w:delText>
          </w:r>
        </w:del>
      </w:moveTo>
      <w:ins w:id="54" w:author="Author">
        <w:del w:id="55" w:author="Author">
          <w:r w:rsidR="0085144C" w:rsidDel="006A052D">
            <w:delText>s</w:delText>
          </w:r>
        </w:del>
      </w:ins>
      <w:moveTo w:id="56" w:author="Author">
        <w:del w:id="57" w:author="Author">
          <w:r w:rsidR="008821D3" w:rsidRPr="00044ED5" w:rsidDel="006A052D">
            <w:delText xml:space="preserve"> together Microsoft 365 and Azure to provide users with the only multi-session Windows 10 experience—with exceptional scale and reduced IT costs.</w:delText>
          </w:r>
        </w:del>
      </w:moveTo>
      <w:ins w:id="58" w:author="Author">
        <w:del w:id="59" w:author="Author">
          <w:r w:rsidR="00D568B0" w:rsidDel="006A052D">
            <w:delText xml:space="preserve"> </w:delText>
          </w:r>
        </w:del>
        <w:r w:rsidR="00D568B0">
          <w:t xml:space="preserve">WVD </w:t>
        </w:r>
        <w:r w:rsidR="006A052D">
          <w:t xml:space="preserve">simplifies </w:t>
        </w:r>
        <w:del w:id="60" w:author="Author">
          <w:r w:rsidR="00D568B0" w:rsidDel="006A052D">
            <w:delText>and Azure</w:delText>
          </w:r>
          <w:r w:rsidR="00CB608D" w:rsidDel="006A052D">
            <w:delText xml:space="preserve"> simplify </w:delText>
          </w:r>
        </w:del>
        <w:r w:rsidR="00CB608D">
          <w:t>the IT model to</w:t>
        </w:r>
        <w:r w:rsidR="00D568B0" w:rsidRPr="00D568B0">
          <w:t xml:space="preserve"> virtualize and deploy modern and legacy desktop app experiences with unified management—without needing to host, install, configure and manage components such as diagnostics, networking, connection brokering, and gateway.</w:t>
        </w:r>
        <w:r w:rsidR="006A052D">
          <w:t xml:space="preserve"> WVD b</w:t>
        </w:r>
        <w:r w:rsidR="006A052D" w:rsidRPr="00044ED5">
          <w:t>ring</w:t>
        </w:r>
        <w:r w:rsidR="006A052D">
          <w:t>s</w:t>
        </w:r>
        <w:r w:rsidR="006A052D" w:rsidRPr="00044ED5">
          <w:t xml:space="preserve"> together Microsoft </w:t>
        </w:r>
        <w:r w:rsidR="008A5D0E">
          <w:t xml:space="preserve">Office </w:t>
        </w:r>
        <w:r w:rsidR="006A052D" w:rsidRPr="00044ED5">
          <w:t>365 and Azure to provide users with the only multi-session Windows 10 experience</w:t>
        </w:r>
        <w:r w:rsidR="006A052D">
          <w:t xml:space="preserve"> </w:t>
        </w:r>
        <w:r w:rsidR="006A052D" w:rsidRPr="00044ED5">
          <w:t>with exceptional scale and reduced IT costs</w:t>
        </w:r>
        <w:r w:rsidR="004F63C2">
          <w:t xml:space="preserve"> while </w:t>
        </w:r>
        <w:del w:id="61" w:author="Author">
          <w:r w:rsidR="006A052D" w:rsidRPr="00044ED5" w:rsidDel="004F63C2">
            <w:delText>.</w:delText>
          </w:r>
        </w:del>
      </w:ins>
    </w:p>
    <w:moveToRangeEnd w:id="47"/>
    <w:p w14:paraId="35FDB75B" w14:textId="0B676A2C" w:rsidR="00EB3AF9" w:rsidRPr="00765A29" w:rsidRDefault="00EB3AF9">
      <w:del w:id="62" w:author="Author">
        <w:r w:rsidDel="00044ED5">
          <w:delText xml:space="preserve">XenApp and XenDesktop Service </w:delText>
        </w:r>
        <w:r w:rsidRPr="00DE05D3" w:rsidDel="00044ED5">
          <w:rPr>
            <w:noProof/>
          </w:rPr>
          <w:delText>secure</w:delText>
        </w:r>
        <w:r w:rsidDel="00044ED5">
          <w:delText xml:space="preserve"> the delivery of Windows, Linux, Web or SaaS applications and desktops to any device, </w:delText>
        </w:r>
      </w:del>
      <w:r>
        <w:t xml:space="preserve">empowering today’s modern digital workspace. </w:t>
      </w:r>
      <w:ins w:id="63" w:author="Author">
        <w:del w:id="64" w:author="Author">
          <w:r w:rsidR="008A5D0E" w:rsidDel="00475901">
            <w:delText xml:space="preserve">It also enable customers to extend their Windows </w:delText>
          </w:r>
          <w:r w:rsidR="00A179AF" w:rsidDel="00475901">
            <w:delText xml:space="preserve">7 security updates for free </w:delText>
          </w:r>
        </w:del>
      </w:ins>
      <w:del w:id="65" w:author="Author">
        <w:r w:rsidDel="004F63C2">
          <w:delText xml:space="preserve">Exclusively available as a </w:delText>
        </w:r>
      </w:del>
      <w:ins w:id="66" w:author="Author">
        <w:del w:id="67" w:author="Author">
          <w:r w:rsidR="00BD5211" w:rsidDel="004F63C2">
            <w:delText xml:space="preserve">Azure </w:delText>
          </w:r>
        </w:del>
      </w:ins>
      <w:del w:id="68" w:author="Author">
        <w:r w:rsidDel="004F63C2">
          <w:delText xml:space="preserve">cloud service or hybrid solution, it allows you to choose the deployment </w:delText>
        </w:r>
      </w:del>
      <w:ins w:id="69" w:author="Author">
        <w:del w:id="70" w:author="Author">
          <w:r w:rsidR="0079537A" w:rsidDel="004F63C2">
            <w:delText xml:space="preserve">flexible </w:delText>
          </w:r>
          <w:r w:rsidR="00EE49D5" w:rsidDel="004F63C2">
            <w:delText xml:space="preserve">end user virtualized application or desktop delivery </w:delText>
          </w:r>
          <w:r w:rsidR="0079537A" w:rsidDel="004F63C2">
            <w:delText xml:space="preserve"> </w:delText>
          </w:r>
        </w:del>
      </w:ins>
      <w:del w:id="71" w:author="Author">
        <w:r w:rsidDel="004F63C2">
          <w:delText xml:space="preserve">option that best aligns with your enterprise </w:delText>
        </w:r>
      </w:del>
      <w:ins w:id="72" w:author="Author">
        <w:del w:id="73" w:author="Author">
          <w:r w:rsidR="00EE49D5" w:rsidDel="004F63C2">
            <w:delText xml:space="preserve">Azure </w:delText>
          </w:r>
        </w:del>
      </w:ins>
      <w:del w:id="74" w:author="Author">
        <w:r w:rsidDel="004F63C2">
          <w:delText xml:space="preserve">cloud strategy. </w:delText>
        </w:r>
      </w:del>
      <w:moveFromRangeStart w:id="75" w:author="Author" w:name="move526943248"/>
      <w:moveFrom w:id="76" w:author="Author">
        <w:ins w:id="77" w:author="Author">
          <w:del w:id="78" w:author="Author">
            <w:r w:rsidR="00044ED5" w:rsidRPr="00044ED5" w:rsidDel="004F63C2">
              <w:delText>Deliver a virtual desktop experience and remote apps to any device. Bring together Microsoft 365 and Azure to provide users with the only multi-session Windows 10 experience—with exceptional scale and reduced IT costs.</w:delText>
            </w:r>
          </w:del>
        </w:ins>
      </w:moveFrom>
      <w:moveFromRangeEnd w:id="75"/>
    </w:p>
    <w:p w14:paraId="2D3A95CB" w14:textId="127CCFD1" w:rsidR="0010797A" w:rsidRPr="00105F2F" w:rsidDel="00906357" w:rsidRDefault="0010797A" w:rsidP="0010797A">
      <w:pPr>
        <w:pStyle w:val="Heading3"/>
        <w:jc w:val="left"/>
        <w:rPr>
          <w:del w:id="79" w:author="Author"/>
        </w:rPr>
      </w:pPr>
      <w:del w:id="80" w:author="Author">
        <w:r w:rsidDel="00906357">
          <w:delText>Lab Guide Conventions</w:delText>
        </w:r>
      </w:del>
    </w:p>
    <w:tbl>
      <w:tblPr>
        <w:tblStyle w:val="CitrixTable"/>
        <w:tblW w:w="0" w:type="auto"/>
        <w:jc w:val="left"/>
        <w:tblInd w:w="422" w:type="dxa"/>
        <w:tblLook w:val="04A0" w:firstRow="1" w:lastRow="0" w:firstColumn="1" w:lastColumn="0" w:noHBand="0" w:noVBand="1"/>
      </w:tblPr>
      <w:tblGrid>
        <w:gridCol w:w="1686"/>
        <w:gridCol w:w="8478"/>
      </w:tblGrid>
      <w:tr w:rsidR="0010797A" w:rsidDel="00906357" w14:paraId="706B87A1" w14:textId="5E0C8AF9" w:rsidTr="003B2CB5">
        <w:trPr>
          <w:cnfStyle w:val="100000000000" w:firstRow="1" w:lastRow="0" w:firstColumn="0" w:lastColumn="0" w:oddVBand="0" w:evenVBand="0" w:oddHBand="0" w:evenHBand="0" w:firstRowFirstColumn="0" w:firstRowLastColumn="0" w:lastRowFirstColumn="0" w:lastRowLastColumn="0"/>
          <w:trHeight w:val="80"/>
          <w:jc w:val="left"/>
          <w:del w:id="81" w:author="Author"/>
        </w:trPr>
        <w:tc>
          <w:tcPr>
            <w:tcW w:w="1686" w:type="dxa"/>
            <w:vAlign w:val="center"/>
          </w:tcPr>
          <w:p w14:paraId="3B914505" w14:textId="1D3F125E" w:rsidR="0010797A" w:rsidRPr="00D574D9" w:rsidDel="00906357" w:rsidRDefault="0010797A" w:rsidP="002A443B">
            <w:pPr>
              <w:pStyle w:val="CLIBlue"/>
              <w:rPr>
                <w:del w:id="82" w:author="Author"/>
                <w:rFonts w:ascii="Arial" w:hAnsi="Arial" w:cs="Arial"/>
                <w:b w:val="0"/>
                <w:color w:val="FFFFFF" w:themeColor="background1"/>
                <w:w w:val="100"/>
                <w:sz w:val="24"/>
                <w:szCs w:val="24"/>
              </w:rPr>
            </w:pPr>
            <w:del w:id="83" w:author="Author">
              <w:r w:rsidDel="00906357">
                <w:rPr>
                  <w:rFonts w:ascii="Arial" w:hAnsi="Arial" w:cs="Arial"/>
                  <w:b w:val="0"/>
                  <w:color w:val="FFFFFF" w:themeColor="background1"/>
                  <w:w w:val="100"/>
                  <w:sz w:val="24"/>
                  <w:szCs w:val="24"/>
                </w:rPr>
                <w:delText>Indicator</w:delText>
              </w:r>
            </w:del>
          </w:p>
        </w:tc>
        <w:tc>
          <w:tcPr>
            <w:tcW w:w="8478" w:type="dxa"/>
          </w:tcPr>
          <w:p w14:paraId="4F11941A" w14:textId="64D51827" w:rsidR="0010797A" w:rsidRPr="003606D5" w:rsidDel="00906357" w:rsidRDefault="0010797A" w:rsidP="002A443B">
            <w:pPr>
              <w:rPr>
                <w:del w:id="84" w:author="Author"/>
                <w:rFonts w:cs="Arial"/>
                <w:sz w:val="24"/>
                <w:szCs w:val="24"/>
              </w:rPr>
            </w:pPr>
            <w:del w:id="85" w:author="Author">
              <w:r w:rsidDel="00906357">
                <w:rPr>
                  <w:rFonts w:cs="Arial"/>
                  <w:sz w:val="24"/>
                  <w:szCs w:val="24"/>
                </w:rPr>
                <w:delText>Purpose</w:delText>
              </w:r>
            </w:del>
          </w:p>
        </w:tc>
      </w:tr>
      <w:tr w:rsidR="0010797A" w:rsidDel="00906357" w14:paraId="674CFFC9" w14:textId="64A95625" w:rsidTr="003B2CB5">
        <w:trPr>
          <w:cnfStyle w:val="000000100000" w:firstRow="0" w:lastRow="0" w:firstColumn="0" w:lastColumn="0" w:oddVBand="0" w:evenVBand="0" w:oddHBand="1" w:evenHBand="0" w:firstRowFirstColumn="0" w:firstRowLastColumn="0" w:lastRowFirstColumn="0" w:lastRowLastColumn="0"/>
          <w:trHeight w:val="583"/>
          <w:jc w:val="left"/>
          <w:del w:id="86" w:author="Author"/>
        </w:trPr>
        <w:tc>
          <w:tcPr>
            <w:tcW w:w="1686" w:type="dxa"/>
            <w:vAlign w:val="center"/>
          </w:tcPr>
          <w:p w14:paraId="683F11B0" w14:textId="2B5190B2" w:rsidR="0010797A" w:rsidDel="00906357" w:rsidRDefault="0010797A" w:rsidP="002A443B">
            <w:pPr>
              <w:pStyle w:val="CLIBlue"/>
              <w:rPr>
                <w:del w:id="87" w:author="Author"/>
                <w:noProof/>
              </w:rPr>
            </w:pPr>
            <w:del w:id="88" w:author="Author">
              <w:r w:rsidDel="00906357">
                <w:drawing>
                  <wp:anchor distT="0" distB="0" distL="114300" distR="114300" simplePos="0" relativeHeight="251658241" behindDoc="0" locked="0" layoutInCell="1" allowOverlap="1" wp14:anchorId="7B5E38DC" wp14:editId="68B836F2">
                    <wp:simplePos x="0" y="0"/>
                    <wp:positionH relativeFrom="column">
                      <wp:posOffset>116840</wp:posOffset>
                    </wp:positionH>
                    <wp:positionV relativeFrom="paragraph">
                      <wp:posOffset>33020</wp:posOffset>
                    </wp:positionV>
                    <wp:extent cx="245110" cy="245110"/>
                    <wp:effectExtent l="25400" t="25400" r="34290" b="8509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245110" cy="245110"/>
                            </a:xfrm>
                            <a:prstGeom prst="rect">
                              <a:avLst/>
                            </a:prstGeom>
                            <a:noFill/>
                            <a:ln>
                              <a:noFill/>
                            </a:ln>
                            <a:effectLst>
                              <a:outerShdw blurRad="50800" dist="38100" dir="2700000" sx="91000" sy="91000" algn="tl" rotWithShape="0">
                                <a:srgbClr val="3B2E0E">
                                  <a:alpha val="62000"/>
                                </a:srgbClr>
                              </a:outerShdw>
                            </a:effectLst>
                          </pic:spPr>
                        </pic:pic>
                      </a:graphicData>
                    </a:graphic>
                    <wp14:sizeRelH relativeFrom="margin">
                      <wp14:pctWidth>0</wp14:pctWidth>
                    </wp14:sizeRelH>
                    <wp14:sizeRelV relativeFrom="margin">
                      <wp14:pctHeight>0</wp14:pctHeight>
                    </wp14:sizeRelV>
                  </wp:anchor>
                </w:drawing>
              </w:r>
            </w:del>
          </w:p>
        </w:tc>
        <w:tc>
          <w:tcPr>
            <w:tcW w:w="8478" w:type="dxa"/>
          </w:tcPr>
          <w:p w14:paraId="569683D9" w14:textId="2656A29E" w:rsidR="0010797A" w:rsidDel="00906357" w:rsidRDefault="0010797A" w:rsidP="002A443B">
            <w:pPr>
              <w:rPr>
                <w:del w:id="89" w:author="Author"/>
              </w:rPr>
            </w:pPr>
            <w:del w:id="90" w:author="Author">
              <w:r w:rsidDel="00906357">
                <w:delText>This symbol indicates particular attention must be paid to this step</w:delText>
              </w:r>
            </w:del>
          </w:p>
        </w:tc>
      </w:tr>
      <w:tr w:rsidR="0010797A" w:rsidDel="00906357" w14:paraId="449EB355" w14:textId="5BDBD119" w:rsidTr="003B2CB5">
        <w:trPr>
          <w:cnfStyle w:val="000000010000" w:firstRow="0" w:lastRow="0" w:firstColumn="0" w:lastColumn="0" w:oddVBand="0" w:evenVBand="0" w:oddHBand="0" w:evenHBand="1" w:firstRowFirstColumn="0" w:firstRowLastColumn="0" w:lastRowFirstColumn="0" w:lastRowLastColumn="0"/>
          <w:trHeight w:val="432"/>
          <w:jc w:val="left"/>
          <w:del w:id="91" w:author="Author"/>
        </w:trPr>
        <w:tc>
          <w:tcPr>
            <w:tcW w:w="1686" w:type="dxa"/>
            <w:vAlign w:val="center"/>
          </w:tcPr>
          <w:p w14:paraId="0FFDA7B3" w14:textId="18110059" w:rsidR="0010797A" w:rsidRPr="007A013B" w:rsidDel="00906357" w:rsidRDefault="0010797A" w:rsidP="002A443B">
            <w:pPr>
              <w:pStyle w:val="CLIBlue"/>
              <w:rPr>
                <w:del w:id="92" w:author="Author"/>
              </w:rPr>
            </w:pPr>
            <w:del w:id="93" w:author="Author">
              <w:r w:rsidRPr="007A013B" w:rsidDel="00906357">
                <w:drawing>
                  <wp:anchor distT="0" distB="0" distL="114300" distR="114300" simplePos="0" relativeHeight="251658240" behindDoc="0" locked="0" layoutInCell="1" allowOverlap="1" wp14:anchorId="7E20D8D2" wp14:editId="4D2AFA9B">
                    <wp:simplePos x="0" y="0"/>
                    <wp:positionH relativeFrom="column">
                      <wp:posOffset>113030</wp:posOffset>
                    </wp:positionH>
                    <wp:positionV relativeFrom="paragraph">
                      <wp:posOffset>10795</wp:posOffset>
                    </wp:positionV>
                    <wp:extent cx="245110" cy="245110"/>
                    <wp:effectExtent l="0" t="0" r="8890" b="889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del>
          </w:p>
        </w:tc>
        <w:tc>
          <w:tcPr>
            <w:tcW w:w="8478" w:type="dxa"/>
          </w:tcPr>
          <w:p w14:paraId="1117442A" w14:textId="421C89B6" w:rsidR="0010797A" w:rsidDel="00906357" w:rsidRDefault="0010797A" w:rsidP="002A443B">
            <w:pPr>
              <w:rPr>
                <w:del w:id="94" w:author="Author"/>
              </w:rPr>
            </w:pPr>
            <w:del w:id="95" w:author="Author">
              <w:r w:rsidDel="00906357">
                <w:delText>Special note to offer advice or background information</w:delText>
              </w:r>
            </w:del>
          </w:p>
        </w:tc>
      </w:tr>
      <w:tr w:rsidR="0010797A" w:rsidDel="00906357" w14:paraId="64401AE4" w14:textId="45BD959D" w:rsidTr="003B2CB5">
        <w:trPr>
          <w:cnfStyle w:val="000000100000" w:firstRow="0" w:lastRow="0" w:firstColumn="0" w:lastColumn="0" w:oddVBand="0" w:evenVBand="0" w:oddHBand="1" w:evenHBand="0" w:firstRowFirstColumn="0" w:firstRowLastColumn="0" w:lastRowFirstColumn="0" w:lastRowLastColumn="0"/>
          <w:trHeight w:val="432"/>
          <w:jc w:val="left"/>
          <w:del w:id="96" w:author="Author"/>
        </w:trPr>
        <w:tc>
          <w:tcPr>
            <w:tcW w:w="1686" w:type="dxa"/>
            <w:vAlign w:val="center"/>
          </w:tcPr>
          <w:p w14:paraId="1752A6F0" w14:textId="426B9536" w:rsidR="0010797A" w:rsidRPr="006820CE" w:rsidDel="00906357" w:rsidRDefault="003B2CB5" w:rsidP="002A443B">
            <w:pPr>
              <w:pStyle w:val="CLIBlue"/>
              <w:rPr>
                <w:del w:id="97" w:author="Author"/>
                <w:sz w:val="22"/>
                <w:szCs w:val="22"/>
              </w:rPr>
            </w:pPr>
            <w:del w:id="98" w:author="Author">
              <w:r w:rsidDel="00906357">
                <w:rPr>
                  <w:color w:val="auto"/>
                  <w:sz w:val="22"/>
                  <w:szCs w:val="22"/>
                </w:rPr>
                <w:delText>text</w:delText>
              </w:r>
            </w:del>
          </w:p>
        </w:tc>
        <w:tc>
          <w:tcPr>
            <w:tcW w:w="8478" w:type="dxa"/>
          </w:tcPr>
          <w:p w14:paraId="58DAFD9B" w14:textId="4C99DCEF" w:rsidR="0010797A" w:rsidDel="00906357" w:rsidRDefault="0010797A" w:rsidP="002A443B">
            <w:pPr>
              <w:rPr>
                <w:del w:id="99" w:author="Author"/>
              </w:rPr>
            </w:pPr>
            <w:del w:id="100" w:author="Author">
              <w:r w:rsidDel="00906357">
                <w:delText>Text the student enters or an item they select is printed like this</w:delText>
              </w:r>
            </w:del>
          </w:p>
        </w:tc>
      </w:tr>
      <w:tr w:rsidR="0010797A" w:rsidDel="00906357" w14:paraId="1FAD9E47" w14:textId="29EEA708" w:rsidTr="003B2CB5">
        <w:trPr>
          <w:cnfStyle w:val="000000010000" w:firstRow="0" w:lastRow="0" w:firstColumn="0" w:lastColumn="0" w:oddVBand="0" w:evenVBand="0" w:oddHBand="0" w:evenHBand="1" w:firstRowFirstColumn="0" w:firstRowLastColumn="0" w:lastRowFirstColumn="0" w:lastRowLastColumn="0"/>
          <w:trHeight w:val="432"/>
          <w:jc w:val="left"/>
          <w:del w:id="101" w:author="Author"/>
        </w:trPr>
        <w:tc>
          <w:tcPr>
            <w:tcW w:w="1686" w:type="dxa"/>
            <w:vAlign w:val="center"/>
          </w:tcPr>
          <w:p w14:paraId="469A4236" w14:textId="08F05CB0" w:rsidR="0010797A" w:rsidRPr="007A013B" w:rsidDel="00906357" w:rsidRDefault="0010797A" w:rsidP="002A443B">
            <w:pPr>
              <w:rPr>
                <w:del w:id="102" w:author="Author"/>
              </w:rPr>
            </w:pPr>
            <w:del w:id="103" w:author="Author">
              <w:r w:rsidRPr="0010797A" w:rsidDel="00906357">
                <w:rPr>
                  <w:rFonts w:ascii="Arial" w:hAnsi="Arial"/>
                  <w:noProof/>
                </w:rPr>
                <mc:AlternateContent>
                  <mc:Choice Requires="wps">
                    <w:drawing>
                      <wp:anchor distT="0" distB="0" distL="114300" distR="114300" simplePos="0" relativeHeight="251658242" behindDoc="0" locked="0" layoutInCell="1" allowOverlap="1" wp14:anchorId="1F471415" wp14:editId="7517E48E">
                        <wp:simplePos x="0" y="0"/>
                        <wp:positionH relativeFrom="column">
                          <wp:posOffset>1905</wp:posOffset>
                        </wp:positionH>
                        <wp:positionV relativeFrom="paragraph">
                          <wp:posOffset>81280</wp:posOffset>
                        </wp:positionV>
                        <wp:extent cx="442595" cy="133350"/>
                        <wp:effectExtent l="0" t="0" r="14605" b="19050"/>
                        <wp:wrapNone/>
                        <wp:docPr id="396" name="Rounded Rectangle 396"/>
                        <wp:cNvGraphicFramePr/>
                        <a:graphic xmlns:a="http://schemas.openxmlformats.org/drawingml/2006/main">
                          <a:graphicData uri="http://schemas.microsoft.com/office/word/2010/wordprocessingShape">
                            <wps:wsp>
                              <wps:cNvSpPr/>
                              <wps:spPr>
                                <a:xfrm>
                                  <a:off x="0" y="0"/>
                                  <a:ext cx="442595" cy="133350"/>
                                </a:xfrm>
                                <a:prstGeom prst="roundRect">
                                  <a:avLst/>
                                </a:prstGeom>
                                <a:no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407B" id="Rounded Rectangle 396" o:spid="_x0000_s1026" style="position:absolute;margin-left:.15pt;margin-top:6.4pt;width:34.8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" filled="f" strokecolor="#f79646" strokeweight="2pt"/>
                    </w:pict>
                  </mc:Fallback>
                </mc:AlternateContent>
              </w:r>
            </w:del>
          </w:p>
        </w:tc>
        <w:tc>
          <w:tcPr>
            <w:tcW w:w="8478" w:type="dxa"/>
          </w:tcPr>
          <w:p w14:paraId="26EAFB0B" w14:textId="636B642B" w:rsidR="0010797A" w:rsidDel="00906357" w:rsidRDefault="0010797A" w:rsidP="002A443B">
            <w:pPr>
              <w:rPr>
                <w:del w:id="104" w:author="Author"/>
              </w:rPr>
            </w:pPr>
            <w:del w:id="105" w:author="Author">
              <w:r w:rsidDel="00906357">
                <w:delText>Focuses attention on a particular part of the screen</w:delText>
              </w:r>
            </w:del>
          </w:p>
        </w:tc>
      </w:tr>
      <w:tr w:rsidR="0010797A" w:rsidDel="00906357" w14:paraId="6EA998F7" w14:textId="1031D1EF" w:rsidTr="003B2CB5">
        <w:trPr>
          <w:cnfStyle w:val="000000100000" w:firstRow="0" w:lastRow="0" w:firstColumn="0" w:lastColumn="0" w:oddVBand="0" w:evenVBand="0" w:oddHBand="1" w:evenHBand="0" w:firstRowFirstColumn="0" w:firstRowLastColumn="0" w:lastRowFirstColumn="0" w:lastRowLastColumn="0"/>
          <w:trHeight w:val="432"/>
          <w:jc w:val="left"/>
          <w:del w:id="106" w:author="Author"/>
        </w:trPr>
        <w:tc>
          <w:tcPr>
            <w:tcW w:w="1686" w:type="dxa"/>
            <w:vAlign w:val="center"/>
          </w:tcPr>
          <w:p w14:paraId="629DD5FE" w14:textId="152E4A5F" w:rsidR="0010797A" w:rsidRPr="007A013B" w:rsidDel="00906357" w:rsidRDefault="0010797A" w:rsidP="002A443B">
            <w:pPr>
              <w:rPr>
                <w:del w:id="107" w:author="Author"/>
              </w:rPr>
            </w:pPr>
            <w:del w:id="108" w:author="Author">
              <w:r w:rsidRPr="0010797A" w:rsidDel="00906357">
                <w:rPr>
                  <w:rFonts w:ascii="Arial" w:hAnsi="Arial"/>
                  <w:noProof/>
                </w:rPr>
                <mc:AlternateContent>
                  <mc:Choice Requires="wps">
                    <w:drawing>
                      <wp:anchor distT="0" distB="0" distL="114300" distR="114300" simplePos="0" relativeHeight="251658243" behindDoc="0" locked="0" layoutInCell="1" allowOverlap="1" wp14:anchorId="7C1373A9" wp14:editId="271AB8E5">
                        <wp:simplePos x="0" y="0"/>
                        <wp:positionH relativeFrom="column">
                          <wp:posOffset>-5715</wp:posOffset>
                        </wp:positionH>
                        <wp:positionV relativeFrom="paragraph">
                          <wp:posOffset>63500</wp:posOffset>
                        </wp:positionV>
                        <wp:extent cx="442595" cy="133350"/>
                        <wp:effectExtent l="0" t="0" r="14605" b="19050"/>
                        <wp:wrapNone/>
                        <wp:docPr id="369" name="Rounded Rectangle 369"/>
                        <wp:cNvGraphicFramePr/>
                        <a:graphic xmlns:a="http://schemas.openxmlformats.org/drawingml/2006/main">
                          <a:graphicData uri="http://schemas.microsoft.com/office/word/2010/wordprocessingShape">
                            <wps:wsp>
                              <wps:cNvSpPr/>
                              <wps:spPr>
                                <a:xfrm>
                                  <a:off x="0" y="0"/>
                                  <a:ext cx="442595" cy="133350"/>
                                </a:xfrm>
                                <a:prstGeom prst="round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99C17" id="Rounded Rectangle 369" o:spid="_x0000_s1026" style="position:absolute;margin-left:-.45pt;margin-top:5pt;width:34.8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" filled="f" strokecolor="#00b050" strokeweight="2pt"/>
                    </w:pict>
                  </mc:Fallback>
                </mc:AlternateContent>
              </w:r>
            </w:del>
          </w:p>
        </w:tc>
        <w:tc>
          <w:tcPr>
            <w:tcW w:w="8478" w:type="dxa"/>
          </w:tcPr>
          <w:p w14:paraId="5C27670F" w14:textId="3499ED4F" w:rsidR="0010797A" w:rsidDel="00906357" w:rsidRDefault="0010797A" w:rsidP="002A443B">
            <w:pPr>
              <w:rPr>
                <w:del w:id="109" w:author="Author"/>
              </w:rPr>
            </w:pPr>
            <w:del w:id="110" w:author="Author">
              <w:r w:rsidDel="00906357">
                <w:delText>Shows where to click or select an item on a screenshot</w:delText>
              </w:r>
            </w:del>
          </w:p>
        </w:tc>
      </w:tr>
      <w:tr w:rsidR="0010797A" w:rsidDel="00906357" w14:paraId="720AE54E" w14:textId="2AED25D5" w:rsidTr="003B2CB5">
        <w:trPr>
          <w:cnfStyle w:val="000000010000" w:firstRow="0" w:lastRow="0" w:firstColumn="0" w:lastColumn="0" w:oddVBand="0" w:evenVBand="0" w:oddHBand="0" w:evenHBand="1" w:firstRowFirstColumn="0" w:firstRowLastColumn="0" w:lastRowFirstColumn="0" w:lastRowLastColumn="0"/>
          <w:trHeight w:val="432"/>
          <w:jc w:val="left"/>
          <w:del w:id="111" w:author="Author"/>
        </w:trPr>
        <w:tc>
          <w:tcPr>
            <w:tcW w:w="1686" w:type="dxa"/>
            <w:vAlign w:val="center"/>
          </w:tcPr>
          <w:p w14:paraId="52C2F01C" w14:textId="0F057D93" w:rsidR="0010797A" w:rsidRPr="007A013B" w:rsidDel="00906357" w:rsidRDefault="002F1F62" w:rsidP="002A443B">
            <w:pPr>
              <w:rPr>
                <w:del w:id="112" w:author="Author"/>
                <w:noProof/>
              </w:rPr>
            </w:pPr>
            <w:del w:id="113" w:author="Author">
              <w:r w:rsidDel="00906357">
                <w:rPr>
                  <w:rFonts w:eastAsiaTheme="minorHAnsi" w:cstheme="minorBidi"/>
                  <w:color w:val="auto"/>
                  <w:szCs w:val="22"/>
                </w:rPr>
                <w:object w:dxaOrig="1470" w:dyaOrig="1275" w14:anchorId="5A0AD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65pt" o:ole="">
                    <v:imagedata r:id="rId20" o:title=""/>
                  </v:shape>
                  <o:OLEObject Type="Embed" ProgID="Visio.Drawing.15" ShapeID="_x0000_i1025" DrawAspect="Content" ObjectID="_1608965956" r:id="rId21"/>
                </w:object>
              </w:r>
            </w:del>
          </w:p>
        </w:tc>
        <w:tc>
          <w:tcPr>
            <w:tcW w:w="8478" w:type="dxa"/>
          </w:tcPr>
          <w:p w14:paraId="1B825530" w14:textId="39C3E320" w:rsidR="0010797A" w:rsidDel="00906357" w:rsidRDefault="0010797A" w:rsidP="002A443B">
            <w:pPr>
              <w:rPr>
                <w:del w:id="114" w:author="Author"/>
              </w:rPr>
            </w:pPr>
            <w:del w:id="115" w:author="Author">
              <w:r w:rsidDel="00906357">
                <w:delText>Blue indicates machines that are provisioned and used in this lab</w:delText>
              </w:r>
            </w:del>
          </w:p>
        </w:tc>
      </w:tr>
      <w:tr w:rsidR="0010797A" w:rsidDel="00906357" w14:paraId="366D31FA" w14:textId="7905B0FF" w:rsidTr="003B2CB5">
        <w:trPr>
          <w:cnfStyle w:val="000000100000" w:firstRow="0" w:lastRow="0" w:firstColumn="0" w:lastColumn="0" w:oddVBand="0" w:evenVBand="0" w:oddHBand="1" w:evenHBand="0" w:firstRowFirstColumn="0" w:firstRowLastColumn="0" w:lastRowFirstColumn="0" w:lastRowLastColumn="0"/>
          <w:trHeight w:val="432"/>
          <w:jc w:val="left"/>
          <w:del w:id="116" w:author="Author"/>
        </w:trPr>
        <w:tc>
          <w:tcPr>
            <w:tcW w:w="1686" w:type="dxa"/>
            <w:vAlign w:val="center"/>
          </w:tcPr>
          <w:p w14:paraId="671A7AAB" w14:textId="24E3F559" w:rsidR="0010797A" w:rsidRPr="007A013B" w:rsidDel="00906357" w:rsidRDefault="0010797A" w:rsidP="002A443B">
            <w:pPr>
              <w:rPr>
                <w:del w:id="117" w:author="Author"/>
                <w:noProof/>
              </w:rPr>
            </w:pPr>
            <w:del w:id="118" w:author="Author">
              <w:r w:rsidDel="00906357">
                <w:rPr>
                  <w:rFonts w:eastAsiaTheme="minorHAnsi" w:cstheme="minorBidi"/>
                  <w:color w:val="auto"/>
                  <w:szCs w:val="22"/>
                </w:rPr>
                <w:object w:dxaOrig="1471" w:dyaOrig="1276" w14:anchorId="0E0151CE">
                  <v:shape id="_x0000_i1026" type="#_x0000_t75" style="width:1in;height:65pt" o:ole="">
                    <v:imagedata r:id="rId22" o:title=""/>
                  </v:shape>
                  <o:OLEObject Type="Embed" ProgID="Visio.Drawing.15" ShapeID="_x0000_i1026" DrawAspect="Content" ObjectID="_1608965957" r:id="rId23"/>
                </w:object>
              </w:r>
            </w:del>
          </w:p>
        </w:tc>
        <w:tc>
          <w:tcPr>
            <w:tcW w:w="8478" w:type="dxa"/>
          </w:tcPr>
          <w:p w14:paraId="56A75228" w14:textId="61E43590" w:rsidR="0010797A" w:rsidDel="00906357" w:rsidRDefault="0010797A" w:rsidP="002A443B">
            <w:pPr>
              <w:rPr>
                <w:ins w:id="119" w:author="Author"/>
                <w:del w:id="120" w:author="Author"/>
              </w:rPr>
            </w:pPr>
            <w:del w:id="121" w:author="Author">
              <w:r w:rsidDel="00906357">
                <w:delText>Green indicates machines that will provisioned in this lab</w:delText>
              </w:r>
            </w:del>
          </w:p>
          <w:p w14:paraId="7DE0DC37" w14:textId="0AE7C88E" w:rsidR="006435CC" w:rsidRPr="007E7F5F" w:rsidDel="00906357" w:rsidRDefault="006435CC">
            <w:pPr>
              <w:ind w:firstLine="720"/>
              <w:rPr>
                <w:del w:id="122" w:author="Author"/>
              </w:rPr>
              <w:pPrChange w:id="123" w:author="Author">
                <w:pPr/>
              </w:pPrChange>
            </w:pPr>
          </w:p>
        </w:tc>
      </w:tr>
      <w:tr w:rsidR="0010797A" w:rsidDel="00906357" w14:paraId="578676C7" w14:textId="539D53AE" w:rsidTr="003B2CB5">
        <w:trPr>
          <w:cnfStyle w:val="000000010000" w:firstRow="0" w:lastRow="0" w:firstColumn="0" w:lastColumn="0" w:oddVBand="0" w:evenVBand="0" w:oddHBand="0" w:evenHBand="1" w:firstRowFirstColumn="0" w:firstRowLastColumn="0" w:lastRowFirstColumn="0" w:lastRowLastColumn="0"/>
          <w:trHeight w:val="432"/>
          <w:jc w:val="left"/>
          <w:del w:id="124" w:author="Author"/>
        </w:trPr>
        <w:tc>
          <w:tcPr>
            <w:tcW w:w="1686" w:type="dxa"/>
            <w:vAlign w:val="center"/>
          </w:tcPr>
          <w:p w14:paraId="506670E7" w14:textId="203AC809" w:rsidR="0010797A" w:rsidDel="00906357" w:rsidRDefault="0010797A" w:rsidP="002A443B">
            <w:pPr>
              <w:rPr>
                <w:del w:id="125" w:author="Author"/>
              </w:rPr>
            </w:pPr>
            <w:del w:id="126" w:author="Author">
              <w:r w:rsidDel="00906357">
                <w:rPr>
                  <w:rFonts w:eastAsiaTheme="minorHAnsi" w:cstheme="minorBidi"/>
                  <w:color w:val="auto"/>
                  <w:szCs w:val="22"/>
                </w:rPr>
                <w:object w:dxaOrig="1471" w:dyaOrig="1276" w14:anchorId="4B4EB2B3">
                  <v:shape id="_x0000_i1027" type="#_x0000_t75" style="width:1in;height:65pt" o:ole="">
                    <v:imagedata r:id="rId24" o:title=""/>
                  </v:shape>
                  <o:OLEObject Type="Embed" ProgID="Visio.Drawing.15" ShapeID="_x0000_i1027" DrawAspect="Content" ObjectID="_1608965958" r:id="rId25"/>
                </w:object>
              </w:r>
            </w:del>
          </w:p>
        </w:tc>
        <w:tc>
          <w:tcPr>
            <w:tcW w:w="8478" w:type="dxa"/>
          </w:tcPr>
          <w:p w14:paraId="05062357" w14:textId="4EE8CA14" w:rsidR="0010797A" w:rsidDel="00906357" w:rsidRDefault="0010797A" w:rsidP="002A443B">
            <w:pPr>
              <w:rPr>
                <w:del w:id="127" w:author="Author"/>
              </w:rPr>
            </w:pPr>
            <w:del w:id="128" w:author="Author">
              <w:r w:rsidDel="00906357">
                <w:delText>Grey indicate machines that are in this lab, but not leveraged and reserved for a future lab</w:delText>
              </w:r>
            </w:del>
          </w:p>
        </w:tc>
      </w:tr>
    </w:tbl>
    <w:p w14:paraId="56D7E006" w14:textId="439EACFD" w:rsidR="0010797A" w:rsidDel="004B563F" w:rsidRDefault="0010797A" w:rsidP="00A973CD">
      <w:pPr>
        <w:pStyle w:val="Heading2"/>
        <w:rPr>
          <w:del w:id="129" w:author="Author"/>
        </w:rPr>
      </w:pPr>
    </w:p>
    <w:p w14:paraId="63E388A9" w14:textId="3198D1D5" w:rsidR="00373AEF" w:rsidDel="004B563F" w:rsidRDefault="00373AEF" w:rsidP="00A973CD">
      <w:pPr>
        <w:pStyle w:val="Heading2"/>
        <w:rPr>
          <w:del w:id="130" w:author="Author"/>
        </w:rPr>
      </w:pPr>
      <w:del w:id="131" w:author="Author">
        <w:r w:rsidDel="004B563F">
          <w:delText xml:space="preserve">Solution </w:delText>
        </w:r>
        <w:r w:rsidR="00EC140E" w:rsidDel="004B563F">
          <w:delText>a</w:delText>
        </w:r>
        <w:r w:rsidDel="004B563F">
          <w:delText>rchitecture</w:delText>
        </w:r>
      </w:del>
    </w:p>
    <w:p w14:paraId="00BCD32B" w14:textId="1E59659C" w:rsidR="00DE1BFA" w:rsidDel="00F77B86" w:rsidRDefault="00453E2C" w:rsidP="00F77B86">
      <w:pPr>
        <w:rPr>
          <w:del w:id="132" w:author="Author"/>
        </w:rPr>
      </w:pPr>
      <w:del w:id="133" w:author="Author">
        <w:r w:rsidDel="004B563F">
          <w:delText xml:space="preserve">At the end of the </w:delText>
        </w:r>
        <w:r w:rsidRPr="00453E2C" w:rsidDel="004B563F">
          <w:rPr>
            <w:noProof/>
          </w:rPr>
          <w:delText>lab</w:delText>
        </w:r>
        <w:r w:rsidDel="004B563F">
          <w:rPr>
            <w:noProof/>
          </w:rPr>
          <w:delText>,</w:delText>
        </w:r>
        <w:r w:rsidDel="004B563F">
          <w:delText xml:space="preserve"> attendees will have deployed the Citrix XenApp</w:delText>
        </w:r>
      </w:del>
      <w:ins w:id="134" w:author="Author">
        <w:del w:id="135" w:author="Author">
          <w:r w:rsidR="00717205" w:rsidDel="004B563F">
            <w:delText>WVD</w:delText>
          </w:r>
        </w:del>
      </w:ins>
      <w:del w:id="136" w:author="Author">
        <w:r w:rsidDel="004B563F">
          <w:delText xml:space="preserve"> VM in Azure </w:delText>
        </w:r>
        <w:r w:rsidRPr="00453E2C" w:rsidDel="004B563F">
          <w:rPr>
            <w:noProof/>
          </w:rPr>
          <w:delText>highlighted</w:delText>
        </w:r>
        <w:r w:rsidDel="004B563F">
          <w:delText xml:space="preserve"> in </w:delText>
        </w:r>
        <w:r w:rsidRPr="0010797A" w:rsidDel="004B563F">
          <w:rPr>
            <w:color w:val="92D050"/>
          </w:rPr>
          <w:delText>green</w:delText>
        </w:r>
      </w:del>
      <w:ins w:id="137" w:author="Author">
        <w:del w:id="138" w:author="Author">
          <w:r w:rsidR="005A5C13" w:rsidDel="004B563F">
            <w:delText xml:space="preserve"> as well as additional IaaS machines using a ARM template from GitHub.</w:delText>
          </w:r>
        </w:del>
      </w:ins>
      <w:del w:id="139" w:author="Author">
        <w:r w:rsidDel="004B563F">
          <w:delText xml:space="preserve">. Certain items within Azure such as </w:delText>
        </w:r>
        <w:r w:rsidR="0010797A" w:rsidDel="004B563F">
          <w:delText xml:space="preserve">virtual machines, </w:delText>
        </w:r>
        <w:r w:rsidRPr="00453E2C" w:rsidDel="004B563F">
          <w:rPr>
            <w:noProof/>
          </w:rPr>
          <w:delText>v</w:delText>
        </w:r>
        <w:r w:rsidDel="004B563F">
          <w:rPr>
            <w:noProof/>
          </w:rPr>
          <w:delText>N</w:delText>
        </w:r>
        <w:r w:rsidRPr="00453E2C" w:rsidDel="004B563F">
          <w:rPr>
            <w:noProof/>
          </w:rPr>
          <w:delText>ets</w:delText>
        </w:r>
        <w:r w:rsidDel="004B563F">
          <w:delText xml:space="preserve">, Resource Groups, Storage Accounts, </w:delText>
        </w:r>
        <w:r w:rsidRPr="00453E2C" w:rsidDel="004B563F">
          <w:rPr>
            <w:noProof/>
          </w:rPr>
          <w:delText>e</w:delText>
        </w:r>
      </w:del>
      <w:ins w:id="140" w:author="Author">
        <w:del w:id="141" w:author="Author">
          <w:r w:rsidR="003A6980" w:rsidDel="004B563F">
            <w:delText xml:space="preserve">tc are also deployed from the ARM template as well. </w:delText>
          </w:r>
        </w:del>
      </w:ins>
      <w:del w:id="142" w:author="Author">
        <w:r w:rsidRPr="00453E2C" w:rsidDel="003A6980">
          <w:rPr>
            <w:noProof/>
          </w:rPr>
          <w:delText>tc</w:delText>
        </w:r>
        <w:r w:rsidDel="003A6980">
          <w:rPr>
            <w:noProof/>
          </w:rPr>
          <w:delText>.</w:delText>
        </w:r>
        <w:r w:rsidDel="003A6980">
          <w:delText xml:space="preserve">, </w:delText>
        </w:r>
        <w:r w:rsidDel="005A5C13">
          <w:delText xml:space="preserve">are </w:delText>
        </w:r>
        <w:r w:rsidRPr="00453E2C" w:rsidDel="005A5C13">
          <w:rPr>
            <w:noProof/>
          </w:rPr>
          <w:delText>alread</w:delText>
        </w:r>
        <w:r w:rsidDel="005A5C13">
          <w:delText xml:space="preserve">y predeployed in the </w:delText>
        </w:r>
        <w:r w:rsidRPr="00453E2C" w:rsidDel="005A5C13">
          <w:rPr>
            <w:noProof/>
          </w:rPr>
          <w:delText>inte</w:delText>
        </w:r>
        <w:r w:rsidDel="005A5C13">
          <w:rPr>
            <w:noProof/>
          </w:rPr>
          <w:delText>r</w:delText>
        </w:r>
        <w:r w:rsidRPr="00453E2C" w:rsidDel="005A5C13">
          <w:rPr>
            <w:noProof/>
          </w:rPr>
          <w:delText>est</w:delText>
        </w:r>
        <w:r w:rsidDel="005A5C13">
          <w:delText xml:space="preserve"> of time. </w:delText>
        </w:r>
        <w:r w:rsidR="00DE05D3" w:rsidDel="005A5C13">
          <w:delText xml:space="preserve">Each part of the Citrix architecture is isolated in resource groups to keep the management and workloads </w:delText>
        </w:r>
        <w:r w:rsidR="00DE05D3" w:rsidDel="005A5C13">
          <w:rPr>
            <w:noProof/>
          </w:rPr>
          <w:delText xml:space="preserve">separated. </w:delText>
        </w:r>
      </w:del>
    </w:p>
    <w:p w14:paraId="454E1105" w14:textId="7DD0A36B" w:rsidR="00453E2C" w:rsidDel="00F77B86" w:rsidRDefault="004C23C3">
      <w:pPr>
        <w:rPr>
          <w:del w:id="143" w:author="Author"/>
        </w:rPr>
      </w:pPr>
      <w:del w:id="144" w:author="Author">
        <w:r w:rsidDel="00F77B86">
          <w:object w:dxaOrig="13711" w:dyaOrig="12601" w14:anchorId="2CAF7194">
            <v:shape id="_x0000_i1028" type="#_x0000_t75" style="width:396pt;height:367.5pt" o:ole="">
              <v:imagedata r:id="rId26" o:title=""/>
            </v:shape>
            <o:OLEObject Type="Embed" ProgID="Visio.Drawing.15" ShapeID="_x0000_i1028" DrawAspect="Content" ObjectID="_1608965959" r:id="rId27"/>
          </w:object>
        </w:r>
      </w:del>
    </w:p>
    <w:p w14:paraId="6A034EB6" w14:textId="55A02210" w:rsidR="0010797A" w:rsidRPr="00CF6286" w:rsidRDefault="00496E8C">
      <w:pPr>
        <w:pPrChange w:id="145" w:author="Author">
          <w:pPr>
            <w:pStyle w:val="Heading3"/>
          </w:pPr>
        </w:pPrChange>
      </w:pPr>
      <w:ins w:id="146" w:author="Author">
        <w:del w:id="147" w:author="Author">
          <w:r w:rsidDel="00D305B7">
            <w:rPr>
              <w:noProof/>
            </w:rPr>
            <w:drawing>
              <wp:inline distT="0" distB="0" distL="0" distR="0" wp14:anchorId="515BB8EA" wp14:editId="7151BE3F">
                <wp:extent cx="6858000" cy="496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962525"/>
                        </a:xfrm>
                        <a:prstGeom prst="rect">
                          <a:avLst/>
                        </a:prstGeom>
                      </pic:spPr>
                    </pic:pic>
                  </a:graphicData>
                </a:graphic>
              </wp:inline>
            </w:drawing>
          </w:r>
          <w:r w:rsidR="00D305B7" w:rsidRPr="00D305B7" w:rsidDel="004B563F">
            <w:rPr>
              <w:noProof/>
            </w:rPr>
            <w:delText xml:space="preserve"> </w:delText>
          </w:r>
          <w:r w:rsidR="00D305B7" w:rsidDel="00A01ABA">
            <w:rPr>
              <w:noProof/>
            </w:rPr>
            <w:drawing>
              <wp:inline distT="0" distB="0" distL="0" distR="0" wp14:anchorId="0C2ACCA7" wp14:editId="45D44A04">
                <wp:extent cx="6858000" cy="5255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255260"/>
                        </a:xfrm>
                        <a:prstGeom prst="rect">
                          <a:avLst/>
                        </a:prstGeom>
                      </pic:spPr>
                    </pic:pic>
                  </a:graphicData>
                </a:graphic>
              </wp:inline>
            </w:drawing>
          </w:r>
          <w:r w:rsidR="00A01ABA" w:rsidRPr="00A01ABA" w:rsidDel="00906357">
            <w:rPr>
              <w:noProof/>
            </w:rPr>
            <w:delText xml:space="preserve"> </w:delText>
          </w:r>
          <w:r w:rsidR="00A01ABA" w:rsidDel="00FD7010">
            <w:rPr>
              <w:noProof/>
            </w:rPr>
            <w:drawing>
              <wp:inline distT="0" distB="0" distL="0" distR="0" wp14:anchorId="74454F2E" wp14:editId="18B47340">
                <wp:extent cx="6858000" cy="5294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294630"/>
                        </a:xfrm>
                        <a:prstGeom prst="rect">
                          <a:avLst/>
                        </a:prstGeom>
                      </pic:spPr>
                    </pic:pic>
                  </a:graphicData>
                </a:graphic>
              </wp:inline>
            </w:drawing>
          </w:r>
        </w:del>
        <w:r w:rsidR="00FD7010" w:rsidRPr="00FD7010">
          <w:rPr>
            <w:noProof/>
          </w:rPr>
          <w:t xml:space="preserve"> </w:t>
        </w:r>
        <w:commentRangeStart w:id="148"/>
        <w:del w:id="149" w:author="Author">
          <w:r w:rsidR="00FD7010" w:rsidDel="00593CB9">
            <w:rPr>
              <w:noProof/>
            </w:rPr>
            <w:drawing>
              <wp:inline distT="0" distB="0" distL="0" distR="0" wp14:anchorId="676EAFC2" wp14:editId="61B91741">
                <wp:extent cx="6858000" cy="532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325745"/>
                        </a:xfrm>
                        <a:prstGeom prst="rect">
                          <a:avLst/>
                        </a:prstGeom>
                      </pic:spPr>
                    </pic:pic>
                  </a:graphicData>
                </a:graphic>
              </wp:inline>
            </w:drawing>
          </w:r>
        </w:del>
      </w:ins>
      <w:commentRangeEnd w:id="148"/>
      <w:r w:rsidR="00AB5A83">
        <w:rPr>
          <w:rStyle w:val="CommentReference"/>
          <w:rFonts w:asciiTheme="minorHAnsi" w:hAnsiTheme="minorHAnsi"/>
        </w:rPr>
        <w:commentReference w:id="148"/>
      </w:r>
    </w:p>
    <w:p w14:paraId="583B36B5" w14:textId="384E5B43" w:rsidR="006108EB" w:rsidRPr="00CF6286" w:rsidRDefault="006108EB">
      <w:pPr>
        <w:pStyle w:val="Heading2"/>
        <w:pPrChange w:id="150" w:author="Author">
          <w:pPr>
            <w:pStyle w:val="Heading3"/>
            <w:jc w:val="left"/>
          </w:pPr>
        </w:pPrChange>
      </w:pPr>
      <w:bookmarkStart w:id="151" w:name="_Toc510781986"/>
      <w:bookmarkStart w:id="152" w:name="_Toc535181942"/>
      <w:r>
        <w:t>Virtual Machines</w:t>
      </w:r>
      <w:bookmarkEnd w:id="151"/>
      <w:bookmarkEnd w:id="152"/>
      <w:r>
        <w:t xml:space="preserve"> </w:t>
      </w:r>
    </w:p>
    <w:tbl>
      <w:tblPr>
        <w:tblStyle w:val="CitrixTable1"/>
        <w:tblW w:w="9468" w:type="dxa"/>
        <w:tblLook w:val="04A0" w:firstRow="1" w:lastRow="0" w:firstColumn="1" w:lastColumn="0" w:noHBand="0" w:noVBand="1"/>
        <w:tblPrChange w:id="153" w:author="Author">
          <w:tblPr>
            <w:tblStyle w:val="CitrixTable1"/>
            <w:tblW w:w="9468" w:type="dxa"/>
            <w:tblLook w:val="04A0" w:firstRow="1" w:lastRow="0" w:firstColumn="1" w:lastColumn="0" w:noHBand="0" w:noVBand="1"/>
          </w:tblPr>
        </w:tblPrChange>
      </w:tblPr>
      <w:tblGrid>
        <w:gridCol w:w="2488"/>
        <w:gridCol w:w="2018"/>
        <w:gridCol w:w="4962"/>
        <w:tblGridChange w:id="154">
          <w:tblGrid>
            <w:gridCol w:w="2488"/>
            <w:gridCol w:w="2018"/>
            <w:gridCol w:w="4962"/>
          </w:tblGrid>
        </w:tblGridChange>
      </w:tblGrid>
      <w:tr w:rsidR="006108EB" w:rsidRPr="00105F2F" w14:paraId="26121B28" w14:textId="77777777" w:rsidTr="003D204F">
        <w:trPr>
          <w:cnfStyle w:val="100000000000" w:firstRow="1" w:lastRow="0" w:firstColumn="0" w:lastColumn="0" w:oddVBand="0" w:evenVBand="0" w:oddHBand="0" w:evenHBand="0" w:firstRowFirstColumn="0" w:firstRowLastColumn="0" w:lastRowFirstColumn="0" w:lastRowLastColumn="0"/>
        </w:trPr>
        <w:tc>
          <w:tcPr>
            <w:tcW w:w="2488" w:type="dxa"/>
            <w:tcPrChange w:id="155" w:author="Author">
              <w:tcPr>
                <w:tcW w:w="1397" w:type="dxa"/>
              </w:tcPr>
            </w:tcPrChange>
          </w:tcPr>
          <w:p w14:paraId="72AE9544"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VM Name</w:t>
            </w:r>
          </w:p>
        </w:tc>
        <w:tc>
          <w:tcPr>
            <w:tcW w:w="2018" w:type="dxa"/>
            <w:tcPrChange w:id="156" w:author="Author">
              <w:tcPr>
                <w:tcW w:w="1627" w:type="dxa"/>
              </w:tcPr>
            </w:tcPrChange>
          </w:tcPr>
          <w:p w14:paraId="2EA157E7"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IP Address</w:t>
            </w:r>
          </w:p>
        </w:tc>
        <w:tc>
          <w:tcPr>
            <w:tcW w:w="4962" w:type="dxa"/>
            <w:tcPrChange w:id="157" w:author="Author">
              <w:tcPr>
                <w:tcW w:w="6444" w:type="dxa"/>
              </w:tcPr>
            </w:tcPrChange>
          </w:tcPr>
          <w:p w14:paraId="7EB5F8AE" w14:textId="77777777" w:rsidR="006108EB" w:rsidRPr="002E1CB8" w:rsidRDefault="006108EB" w:rsidP="00AB5A83">
            <w:pPr>
              <w:pStyle w:val="CitrixTableHeading"/>
              <w:cnfStyle w:val="100000000000" w:firstRow="1" w:lastRow="0" w:firstColumn="0" w:lastColumn="0" w:oddVBand="0" w:evenVBand="0" w:oddHBand="0" w:evenHBand="0" w:firstRowFirstColumn="0" w:firstRowLastColumn="0" w:lastRowFirstColumn="0" w:lastRowLastColumn="0"/>
            </w:pPr>
            <w:r>
              <w:t>Description</w:t>
            </w:r>
          </w:p>
        </w:tc>
      </w:tr>
      <w:tr w:rsidR="006108EB" w:rsidRPr="00105F2F" w14:paraId="7F237791" w14:textId="77777777" w:rsidTr="003D204F">
        <w:tc>
          <w:tcPr>
            <w:tcW w:w="2488" w:type="dxa"/>
            <w:tcPrChange w:id="158" w:author="Author">
              <w:tcPr>
                <w:tcW w:w="1397" w:type="dxa"/>
              </w:tcPr>
            </w:tcPrChange>
          </w:tcPr>
          <w:p w14:paraId="1FA88F65" w14:textId="41FBDD52" w:rsidR="006108EB" w:rsidRDefault="0089789E" w:rsidP="00AB5A83">
            <w:pPr>
              <w:pStyle w:val="CitrixTableData"/>
            </w:pPr>
            <w:ins w:id="159" w:author="Author">
              <w:del w:id="160" w:author="Author">
                <w:r w:rsidDel="007C77F0">
                  <w:delText>Contosowvd01dc</w:delText>
                </w:r>
              </w:del>
              <w:proofErr w:type="spellStart"/>
              <w:r w:rsidR="007C77F0">
                <w:t>adVM</w:t>
              </w:r>
            </w:ins>
            <w:proofErr w:type="spellEnd"/>
            <w:del w:id="161" w:author="Author">
              <w:r w:rsidR="006108EB" w:rsidDel="003627CE">
                <w:delText>CTX-XAGOLDEN</w:delText>
              </w:r>
            </w:del>
          </w:p>
        </w:tc>
        <w:tc>
          <w:tcPr>
            <w:tcW w:w="2018" w:type="dxa"/>
            <w:tcPrChange w:id="162" w:author="Author">
              <w:tcPr>
                <w:tcW w:w="1627" w:type="dxa"/>
              </w:tcPr>
            </w:tcPrChange>
          </w:tcPr>
          <w:p w14:paraId="2091E292" w14:textId="29FD2AAB" w:rsidR="006108EB" w:rsidRDefault="006108EB" w:rsidP="00AB5A83">
            <w:pPr>
              <w:pStyle w:val="CitrixTableData"/>
            </w:pPr>
            <w:del w:id="163" w:author="Author">
              <w:r w:rsidDel="00FF4628">
                <w:delText>192.168.0.4</w:delText>
              </w:r>
            </w:del>
            <w:ins w:id="164" w:author="Author">
              <w:r w:rsidR="00FF4628">
                <w:t>10.</w:t>
              </w:r>
              <w:del w:id="165" w:author="Author">
                <w:r w:rsidR="00FF4628" w:rsidDel="002146CB">
                  <w:delText>1</w:delText>
                </w:r>
              </w:del>
              <w:r w:rsidR="00FF4628">
                <w:t>0.</w:t>
              </w:r>
              <w:del w:id="166" w:author="Author">
                <w:r w:rsidR="00FF4628" w:rsidDel="00593CB9">
                  <w:delText>1</w:delText>
                </w:r>
              </w:del>
              <w:r w:rsidR="00593CB9">
                <w:t>0</w:t>
              </w:r>
              <w:r w:rsidR="00FF4628">
                <w:t>.4</w:t>
              </w:r>
            </w:ins>
          </w:p>
        </w:tc>
        <w:tc>
          <w:tcPr>
            <w:tcW w:w="4962" w:type="dxa"/>
            <w:tcPrChange w:id="167" w:author="Author">
              <w:tcPr>
                <w:tcW w:w="6444" w:type="dxa"/>
              </w:tcPr>
            </w:tcPrChange>
          </w:tcPr>
          <w:p w14:paraId="17ADBC74" w14:textId="648DDC7C" w:rsidR="006108EB" w:rsidRDefault="00FF4628" w:rsidP="00AB5A83">
            <w:pPr>
              <w:pStyle w:val="CitrixTableData"/>
            </w:pPr>
            <w:ins w:id="168" w:author="Author">
              <w:r>
                <w:t xml:space="preserve">Domain Controller in Azure for </w:t>
              </w:r>
              <w:del w:id="169" w:author="Author">
                <w:r w:rsidDel="00E346A2">
                  <w:delText>contosowvd</w:delText>
                </w:r>
              </w:del>
              <w:r w:rsidR="00E346A2">
                <w:t>contosowvd01</w:t>
              </w:r>
              <w:r>
                <w:t>.com, DNS Server, AD, AD Sync</w:t>
              </w:r>
              <w:r w:rsidR="00F22FB6">
                <w:t>, Profile Store</w:t>
              </w:r>
            </w:ins>
            <w:del w:id="170" w:author="Author">
              <w:r w:rsidR="006108EB" w:rsidDel="00FF4628">
                <w:delText xml:space="preserve">Windows Server 2016 Citrix XenApp Golden image </w:delText>
              </w:r>
            </w:del>
          </w:p>
        </w:tc>
      </w:tr>
      <w:tr w:rsidR="006108EB" w:rsidRPr="00105F2F" w:rsidDel="003D204F" w14:paraId="7F9A7BB1" w14:textId="3512C474" w:rsidTr="003D204F">
        <w:trPr>
          <w:del w:id="171" w:author="Author"/>
        </w:trPr>
        <w:tc>
          <w:tcPr>
            <w:tcW w:w="2488" w:type="dxa"/>
            <w:tcPrChange w:id="172" w:author="Author">
              <w:tcPr>
                <w:tcW w:w="1397" w:type="dxa"/>
              </w:tcPr>
            </w:tcPrChange>
          </w:tcPr>
          <w:p w14:paraId="0EAEF62E" w14:textId="2150AD26" w:rsidR="006108EB" w:rsidRPr="00105F2F" w:rsidDel="003D204F" w:rsidRDefault="006108EB" w:rsidP="00AB5A83">
            <w:pPr>
              <w:pStyle w:val="CitrixTableData"/>
              <w:rPr>
                <w:del w:id="173" w:author="Author"/>
              </w:rPr>
            </w:pPr>
            <w:del w:id="174" w:author="Author">
              <w:r w:rsidDel="003D204F">
                <w:delText>CTX-DC</w:delText>
              </w:r>
            </w:del>
          </w:p>
        </w:tc>
        <w:tc>
          <w:tcPr>
            <w:tcW w:w="2018" w:type="dxa"/>
            <w:tcPrChange w:id="175" w:author="Author">
              <w:tcPr>
                <w:tcW w:w="1627" w:type="dxa"/>
              </w:tcPr>
            </w:tcPrChange>
          </w:tcPr>
          <w:p w14:paraId="692709F7" w14:textId="060251A2" w:rsidR="006108EB" w:rsidRPr="00105F2F" w:rsidDel="003D204F" w:rsidRDefault="00FF4628" w:rsidP="00AB5A83">
            <w:pPr>
              <w:pStyle w:val="CitrixTableData"/>
              <w:rPr>
                <w:del w:id="176" w:author="Author"/>
              </w:rPr>
            </w:pPr>
            <w:ins w:id="177" w:author="Author">
              <w:del w:id="178" w:author="Author">
                <w:r w:rsidDel="003D204F">
                  <w:delText>10.10.1.5</w:delText>
                </w:r>
              </w:del>
            </w:ins>
            <w:del w:id="179" w:author="Author">
              <w:r w:rsidR="006108EB" w:rsidDel="003D204F">
                <w:delText>192.168.0.5</w:delText>
              </w:r>
            </w:del>
          </w:p>
        </w:tc>
        <w:tc>
          <w:tcPr>
            <w:tcW w:w="4962" w:type="dxa"/>
            <w:tcPrChange w:id="180" w:author="Author">
              <w:tcPr>
                <w:tcW w:w="6444" w:type="dxa"/>
              </w:tcPr>
            </w:tcPrChange>
          </w:tcPr>
          <w:p w14:paraId="19B63EF8" w14:textId="50FDD64A" w:rsidR="006108EB" w:rsidRPr="00105F2F" w:rsidDel="003D204F" w:rsidRDefault="006108EB" w:rsidP="00AB5A83">
            <w:pPr>
              <w:pStyle w:val="CitrixTableData"/>
              <w:rPr>
                <w:del w:id="181" w:author="Author"/>
              </w:rPr>
            </w:pPr>
            <w:del w:id="182" w:author="Author">
              <w:r w:rsidDel="003D204F">
                <w:delText>Domain Controller in Azure for XAonAzure.local, DNS Server</w:delText>
              </w:r>
            </w:del>
          </w:p>
        </w:tc>
      </w:tr>
      <w:tr w:rsidR="006108EB" w:rsidRPr="00105F2F" w:rsidDel="003D204F" w14:paraId="2CFE3BB6" w14:textId="457B7371" w:rsidTr="003D204F">
        <w:trPr>
          <w:del w:id="183" w:author="Author"/>
        </w:trPr>
        <w:tc>
          <w:tcPr>
            <w:tcW w:w="2488" w:type="dxa"/>
            <w:tcPrChange w:id="184" w:author="Author">
              <w:tcPr>
                <w:tcW w:w="1397" w:type="dxa"/>
              </w:tcPr>
            </w:tcPrChange>
          </w:tcPr>
          <w:p w14:paraId="64884011" w14:textId="3149456C" w:rsidR="006108EB" w:rsidDel="003D204F" w:rsidRDefault="006108EB" w:rsidP="00AB5A83">
            <w:pPr>
              <w:pStyle w:val="CitrixTableData"/>
              <w:rPr>
                <w:del w:id="185" w:author="Author"/>
              </w:rPr>
            </w:pPr>
            <w:del w:id="186" w:author="Author">
              <w:r w:rsidDel="003D204F">
                <w:delText>CTX-SF</w:delText>
              </w:r>
            </w:del>
          </w:p>
        </w:tc>
        <w:tc>
          <w:tcPr>
            <w:tcW w:w="2018" w:type="dxa"/>
            <w:tcPrChange w:id="187" w:author="Author">
              <w:tcPr>
                <w:tcW w:w="1627" w:type="dxa"/>
              </w:tcPr>
            </w:tcPrChange>
          </w:tcPr>
          <w:p w14:paraId="5A0EB54D" w14:textId="7DA57D5A" w:rsidR="006108EB" w:rsidDel="003D204F" w:rsidRDefault="00FF4628" w:rsidP="00AB5A83">
            <w:pPr>
              <w:pStyle w:val="CitrixTableData"/>
              <w:rPr>
                <w:del w:id="188" w:author="Author"/>
              </w:rPr>
            </w:pPr>
            <w:ins w:id="189" w:author="Author">
              <w:del w:id="190" w:author="Author">
                <w:r w:rsidDel="003D204F">
                  <w:delText>10.10.1.6</w:delText>
                </w:r>
              </w:del>
            </w:ins>
            <w:del w:id="191" w:author="Author">
              <w:r w:rsidR="006108EB" w:rsidDel="003D204F">
                <w:delText>192.168.0.6</w:delText>
              </w:r>
            </w:del>
          </w:p>
        </w:tc>
        <w:tc>
          <w:tcPr>
            <w:tcW w:w="4962" w:type="dxa"/>
            <w:tcPrChange w:id="192" w:author="Author">
              <w:tcPr>
                <w:tcW w:w="6444" w:type="dxa"/>
              </w:tcPr>
            </w:tcPrChange>
          </w:tcPr>
          <w:p w14:paraId="014E1EBF" w14:textId="7AF288EA" w:rsidR="006108EB" w:rsidDel="003D204F" w:rsidRDefault="006108EB" w:rsidP="00AB5A83">
            <w:pPr>
              <w:pStyle w:val="CitrixTableData"/>
              <w:rPr>
                <w:del w:id="193" w:author="Author"/>
              </w:rPr>
            </w:pPr>
            <w:del w:id="194" w:author="Author">
              <w:r w:rsidDel="003D204F">
                <w:delText>Windows Server 2012 R2 Citrix Store Front in Azure</w:delText>
              </w:r>
            </w:del>
          </w:p>
        </w:tc>
      </w:tr>
      <w:tr w:rsidR="006108EB" w:rsidRPr="00105F2F" w:rsidDel="003D204F" w14:paraId="3B5403C9" w14:textId="76E06692" w:rsidTr="003D204F">
        <w:trPr>
          <w:del w:id="195" w:author="Author"/>
        </w:trPr>
        <w:tc>
          <w:tcPr>
            <w:tcW w:w="2488" w:type="dxa"/>
            <w:tcPrChange w:id="196" w:author="Author">
              <w:tcPr>
                <w:tcW w:w="1397" w:type="dxa"/>
              </w:tcPr>
            </w:tcPrChange>
          </w:tcPr>
          <w:p w14:paraId="3045830C" w14:textId="5E657C6E" w:rsidR="006108EB" w:rsidRPr="00105F2F" w:rsidDel="003D204F" w:rsidRDefault="006108EB" w:rsidP="00AB5A83">
            <w:pPr>
              <w:pStyle w:val="CitrixTableData"/>
              <w:rPr>
                <w:del w:id="197" w:author="Author"/>
              </w:rPr>
            </w:pPr>
            <w:del w:id="198" w:author="Author">
              <w:r w:rsidDel="003D204F">
                <w:delText>CTX-MGMT</w:delText>
              </w:r>
            </w:del>
          </w:p>
        </w:tc>
        <w:tc>
          <w:tcPr>
            <w:tcW w:w="2018" w:type="dxa"/>
            <w:tcPrChange w:id="199" w:author="Author">
              <w:tcPr>
                <w:tcW w:w="1627" w:type="dxa"/>
              </w:tcPr>
            </w:tcPrChange>
          </w:tcPr>
          <w:p w14:paraId="75C11EBD" w14:textId="4AEB4611" w:rsidR="006108EB" w:rsidRPr="00105F2F" w:rsidDel="003D204F" w:rsidRDefault="00FF4628" w:rsidP="00AB5A83">
            <w:pPr>
              <w:pStyle w:val="CitrixTableData"/>
              <w:rPr>
                <w:del w:id="200" w:author="Author"/>
              </w:rPr>
            </w:pPr>
            <w:ins w:id="201" w:author="Author">
              <w:del w:id="202" w:author="Author">
                <w:r w:rsidDel="003D204F">
                  <w:delText>10.10.1.7</w:delText>
                </w:r>
              </w:del>
            </w:ins>
            <w:del w:id="203" w:author="Author">
              <w:r w:rsidR="006108EB" w:rsidDel="003D204F">
                <w:delText>192.168.0.7</w:delText>
              </w:r>
            </w:del>
          </w:p>
        </w:tc>
        <w:tc>
          <w:tcPr>
            <w:tcW w:w="4962" w:type="dxa"/>
            <w:tcPrChange w:id="204" w:author="Author">
              <w:tcPr>
                <w:tcW w:w="6444" w:type="dxa"/>
              </w:tcPr>
            </w:tcPrChange>
          </w:tcPr>
          <w:p w14:paraId="0CC523C6" w14:textId="76CFDF07" w:rsidR="006108EB" w:rsidDel="003D204F" w:rsidRDefault="006108EB" w:rsidP="00AB5A83">
            <w:pPr>
              <w:pStyle w:val="CitrixTableData"/>
              <w:rPr>
                <w:del w:id="205" w:author="Author"/>
              </w:rPr>
            </w:pPr>
            <w:del w:id="206" w:author="Author">
              <w:r w:rsidDel="003D204F">
                <w:delText xml:space="preserve">RDP Jump box in Azure for student environment </w:delText>
              </w:r>
            </w:del>
          </w:p>
          <w:p w14:paraId="01FA1C67" w14:textId="04766250" w:rsidR="006108EB" w:rsidDel="003D204F" w:rsidRDefault="006108EB" w:rsidP="00AB5A83">
            <w:pPr>
              <w:pStyle w:val="CitrixTableData"/>
              <w:rPr>
                <w:del w:id="207" w:author="Author"/>
              </w:rPr>
            </w:pPr>
            <w:del w:id="208" w:author="Author">
              <w:r w:rsidDel="003D204F">
                <w:delText xml:space="preserve">Internet address: </w:delText>
              </w:r>
              <w:r w:rsidR="00F94568" w:rsidDel="003D204F">
                <w:rPr>
                  <w:rStyle w:val="Hyperlink"/>
                </w:rPr>
                <w:fldChar w:fldCharType="begin"/>
              </w:r>
              <w:r w:rsidR="00F94568" w:rsidDel="003D204F">
                <w:rPr>
                  <w:rStyle w:val="Hyperlink"/>
                </w:rPr>
                <w:delInstrText xml:space="preserve"> HYPERLINK "mailto:citrixuserNN@westus.cloudapp.azure.com" </w:delInstrText>
              </w:r>
              <w:r w:rsidR="00F94568" w:rsidDel="003D204F">
                <w:rPr>
                  <w:rStyle w:val="Hyperlink"/>
                </w:rPr>
                <w:fldChar w:fldCharType="separate"/>
              </w:r>
              <w:r w:rsidDel="003D204F">
                <w:rPr>
                  <w:rStyle w:val="Hyperlink"/>
                </w:rPr>
                <w:delText>CitrixUserXX</w:delText>
              </w:r>
              <w:r w:rsidRPr="00396760" w:rsidDel="003D204F">
                <w:rPr>
                  <w:rStyle w:val="Hyperlink"/>
                </w:rPr>
                <w:delText>@westus.cloudapp.azure.com</w:delText>
              </w:r>
              <w:r w:rsidR="00F94568" w:rsidDel="003D204F">
                <w:rPr>
                  <w:rStyle w:val="Hyperlink"/>
                </w:rPr>
                <w:fldChar w:fldCharType="end"/>
              </w:r>
              <w:r w:rsidDel="003D204F">
                <w:delText xml:space="preserve"> </w:delText>
              </w:r>
            </w:del>
          </w:p>
          <w:p w14:paraId="73205B1B" w14:textId="503AB28B" w:rsidR="006108EB" w:rsidRPr="00105F2F" w:rsidDel="003D204F" w:rsidRDefault="006108EB" w:rsidP="00AB5A83">
            <w:pPr>
              <w:pStyle w:val="CitrixTableData"/>
              <w:rPr>
                <w:del w:id="209" w:author="Author"/>
              </w:rPr>
            </w:pPr>
            <w:bookmarkStart w:id="210" w:name="_Hlk510542506"/>
            <w:del w:id="211" w:author="Author">
              <w:r w:rsidDel="003D204F">
                <w:delText xml:space="preserve">Where </w:delText>
              </w:r>
              <w:r w:rsidDel="003D204F">
                <w:rPr>
                  <w:b/>
                </w:rPr>
                <w:delText>XX</w:delText>
              </w:r>
              <w:r w:rsidDel="003D204F">
                <w:delText xml:space="preserve"> represents your assigned student lab number</w:delText>
              </w:r>
              <w:bookmarkEnd w:id="210"/>
            </w:del>
          </w:p>
        </w:tc>
      </w:tr>
      <w:tr w:rsidR="006108EB" w:rsidRPr="00105F2F" w:rsidDel="003D204F" w14:paraId="7E7BF301" w14:textId="17B01726" w:rsidTr="003D204F">
        <w:trPr>
          <w:trHeight w:val="346"/>
          <w:del w:id="212" w:author="Author"/>
          <w:trPrChange w:id="213" w:author="Author">
            <w:trPr>
              <w:trHeight w:val="346"/>
            </w:trPr>
          </w:trPrChange>
        </w:trPr>
        <w:tc>
          <w:tcPr>
            <w:tcW w:w="2488" w:type="dxa"/>
            <w:tcPrChange w:id="214" w:author="Author">
              <w:tcPr>
                <w:tcW w:w="1397" w:type="dxa"/>
              </w:tcPr>
            </w:tcPrChange>
          </w:tcPr>
          <w:p w14:paraId="212212DC" w14:textId="3B9DFDA0" w:rsidR="006108EB" w:rsidDel="003D204F" w:rsidRDefault="006108EB" w:rsidP="00AB5A83">
            <w:pPr>
              <w:pStyle w:val="CitrixTableData"/>
              <w:rPr>
                <w:del w:id="215" w:author="Author"/>
              </w:rPr>
            </w:pPr>
            <w:del w:id="216" w:author="Author">
              <w:r w:rsidDel="003D204F">
                <w:delText>CTX-CC1</w:delText>
              </w:r>
            </w:del>
          </w:p>
        </w:tc>
        <w:tc>
          <w:tcPr>
            <w:tcW w:w="2018" w:type="dxa"/>
            <w:tcPrChange w:id="217" w:author="Author">
              <w:tcPr>
                <w:tcW w:w="1627" w:type="dxa"/>
              </w:tcPr>
            </w:tcPrChange>
          </w:tcPr>
          <w:p w14:paraId="333A376C" w14:textId="7C3C4DD9" w:rsidR="006108EB" w:rsidDel="003D204F" w:rsidRDefault="00FF4628" w:rsidP="00AB5A83">
            <w:pPr>
              <w:pStyle w:val="CitrixTableData"/>
              <w:rPr>
                <w:del w:id="218" w:author="Author"/>
              </w:rPr>
            </w:pPr>
            <w:ins w:id="219" w:author="Author">
              <w:del w:id="220" w:author="Author">
                <w:r w:rsidDel="003D204F">
                  <w:delText>10.10.1.8</w:delText>
                </w:r>
              </w:del>
            </w:ins>
            <w:del w:id="221" w:author="Author">
              <w:r w:rsidR="006108EB" w:rsidDel="003D204F">
                <w:delText>192.168.0.10</w:delText>
              </w:r>
            </w:del>
          </w:p>
        </w:tc>
        <w:tc>
          <w:tcPr>
            <w:tcW w:w="4962" w:type="dxa"/>
            <w:tcPrChange w:id="222" w:author="Author">
              <w:tcPr>
                <w:tcW w:w="6444" w:type="dxa"/>
              </w:tcPr>
            </w:tcPrChange>
          </w:tcPr>
          <w:p w14:paraId="5B6CF83C" w14:textId="3D704912" w:rsidR="006108EB" w:rsidDel="003D204F" w:rsidRDefault="006108EB" w:rsidP="00AB5A83">
            <w:pPr>
              <w:pStyle w:val="CitrixTableData"/>
              <w:rPr>
                <w:del w:id="223" w:author="Author"/>
              </w:rPr>
            </w:pPr>
            <w:del w:id="224" w:author="Author">
              <w:r w:rsidDel="003D204F">
                <w:delText>Windows Server 2012R2 Citrix Cloud Connector in Azure</w:delText>
              </w:r>
            </w:del>
          </w:p>
        </w:tc>
      </w:tr>
      <w:tr w:rsidR="006108EB" w:rsidRPr="00105F2F" w:rsidDel="003D204F" w14:paraId="675CAD23" w14:textId="227AE41F" w:rsidTr="003D204F">
        <w:trPr>
          <w:trHeight w:val="346"/>
          <w:del w:id="225" w:author="Author"/>
          <w:trPrChange w:id="226" w:author="Author">
            <w:trPr>
              <w:trHeight w:val="346"/>
            </w:trPr>
          </w:trPrChange>
        </w:trPr>
        <w:tc>
          <w:tcPr>
            <w:tcW w:w="2488" w:type="dxa"/>
            <w:tcPrChange w:id="227" w:author="Author">
              <w:tcPr>
                <w:tcW w:w="1397" w:type="dxa"/>
              </w:tcPr>
            </w:tcPrChange>
          </w:tcPr>
          <w:p w14:paraId="74266C10" w14:textId="7373A89D" w:rsidR="006108EB" w:rsidDel="003D204F" w:rsidRDefault="006108EB" w:rsidP="00AB5A83">
            <w:pPr>
              <w:pStyle w:val="CitrixTableData"/>
              <w:rPr>
                <w:del w:id="228" w:author="Author"/>
              </w:rPr>
            </w:pPr>
            <w:del w:id="229" w:author="Author">
              <w:r w:rsidDel="003D204F">
                <w:delText>CTX-CC2</w:delText>
              </w:r>
            </w:del>
          </w:p>
        </w:tc>
        <w:tc>
          <w:tcPr>
            <w:tcW w:w="2018" w:type="dxa"/>
            <w:tcPrChange w:id="230" w:author="Author">
              <w:tcPr>
                <w:tcW w:w="1627" w:type="dxa"/>
              </w:tcPr>
            </w:tcPrChange>
          </w:tcPr>
          <w:p w14:paraId="010CA803" w14:textId="7141DCA4" w:rsidR="006108EB" w:rsidDel="003D204F" w:rsidRDefault="00FF4628" w:rsidP="00AB5A83">
            <w:pPr>
              <w:pStyle w:val="CitrixTableData"/>
              <w:rPr>
                <w:del w:id="231" w:author="Author"/>
              </w:rPr>
            </w:pPr>
            <w:ins w:id="232" w:author="Author">
              <w:del w:id="233" w:author="Author">
                <w:r w:rsidDel="003D204F">
                  <w:delText>10.10.1.9</w:delText>
                </w:r>
              </w:del>
            </w:ins>
            <w:del w:id="234" w:author="Author">
              <w:r w:rsidR="006108EB" w:rsidDel="003D204F">
                <w:delText>192.168.0.11</w:delText>
              </w:r>
            </w:del>
          </w:p>
        </w:tc>
        <w:tc>
          <w:tcPr>
            <w:tcW w:w="4962" w:type="dxa"/>
            <w:tcPrChange w:id="235" w:author="Author">
              <w:tcPr>
                <w:tcW w:w="6444" w:type="dxa"/>
              </w:tcPr>
            </w:tcPrChange>
          </w:tcPr>
          <w:p w14:paraId="5D963ADA" w14:textId="3BD62CA1" w:rsidR="006108EB" w:rsidDel="003D204F" w:rsidRDefault="006108EB" w:rsidP="00AB5A83">
            <w:pPr>
              <w:pStyle w:val="CitrixTableData"/>
              <w:rPr>
                <w:del w:id="236" w:author="Author"/>
              </w:rPr>
            </w:pPr>
            <w:del w:id="237" w:author="Author">
              <w:r w:rsidDel="003D204F">
                <w:delText>Windows Server 2012R2 Citrix Cloud Connector in Azure</w:delText>
              </w:r>
            </w:del>
          </w:p>
        </w:tc>
      </w:tr>
      <w:tr w:rsidR="006108EB" w:rsidRPr="00105F2F" w14:paraId="1D4458ED" w14:textId="77777777" w:rsidTr="003D204F">
        <w:tc>
          <w:tcPr>
            <w:tcW w:w="2488" w:type="dxa"/>
            <w:tcPrChange w:id="238" w:author="Author">
              <w:tcPr>
                <w:tcW w:w="1397" w:type="dxa"/>
              </w:tcPr>
            </w:tcPrChange>
          </w:tcPr>
          <w:p w14:paraId="696B0B41" w14:textId="77777777" w:rsidR="006108EB" w:rsidRDefault="006108EB" w:rsidP="00AB5A83">
            <w:pPr>
              <w:pStyle w:val="CitrixTableData"/>
            </w:pPr>
          </w:p>
        </w:tc>
        <w:tc>
          <w:tcPr>
            <w:tcW w:w="2018" w:type="dxa"/>
            <w:tcPrChange w:id="239" w:author="Author">
              <w:tcPr>
                <w:tcW w:w="1627" w:type="dxa"/>
              </w:tcPr>
            </w:tcPrChange>
          </w:tcPr>
          <w:p w14:paraId="4A9B99E6" w14:textId="77777777" w:rsidR="006108EB" w:rsidRDefault="006108EB" w:rsidP="00AB5A83">
            <w:pPr>
              <w:pStyle w:val="CitrixTableData"/>
            </w:pPr>
          </w:p>
        </w:tc>
        <w:tc>
          <w:tcPr>
            <w:tcW w:w="4962" w:type="dxa"/>
            <w:tcPrChange w:id="240" w:author="Author">
              <w:tcPr>
                <w:tcW w:w="6444" w:type="dxa"/>
              </w:tcPr>
            </w:tcPrChange>
          </w:tcPr>
          <w:p w14:paraId="4E6BEBDD" w14:textId="77777777" w:rsidR="006108EB" w:rsidRDefault="006108EB" w:rsidP="00AB5A83">
            <w:pPr>
              <w:pStyle w:val="CitrixTableData"/>
            </w:pPr>
          </w:p>
        </w:tc>
      </w:tr>
    </w:tbl>
    <w:p w14:paraId="62143531" w14:textId="3DA03913" w:rsidR="006108EB" w:rsidRPr="00CF6286" w:rsidDel="00166ECD" w:rsidRDefault="006108EB" w:rsidP="006108EB">
      <w:pPr>
        <w:pStyle w:val="Heading3"/>
        <w:jc w:val="left"/>
        <w:rPr>
          <w:del w:id="241" w:author="Author"/>
        </w:rPr>
      </w:pPr>
      <w:bookmarkStart w:id="242" w:name="_Toc510781987"/>
      <w:del w:id="243" w:author="Author">
        <w:r w:rsidDel="00166ECD">
          <w:delText>Credentials</w:delText>
        </w:r>
        <w:bookmarkEnd w:id="242"/>
        <w:r w:rsidDel="00166ECD">
          <w:delText xml:space="preserve"> </w:delText>
        </w:r>
      </w:del>
    </w:p>
    <w:tbl>
      <w:tblPr>
        <w:tblStyle w:val="CitrixTable1"/>
        <w:tblW w:w="9468" w:type="dxa"/>
        <w:tblLayout w:type="fixed"/>
        <w:tblLook w:val="04A0" w:firstRow="1" w:lastRow="0" w:firstColumn="1" w:lastColumn="0" w:noHBand="0" w:noVBand="1"/>
      </w:tblPr>
      <w:tblGrid>
        <w:gridCol w:w="4065"/>
        <w:gridCol w:w="1641"/>
        <w:gridCol w:w="3762"/>
      </w:tblGrid>
      <w:tr w:rsidR="006108EB" w:rsidRPr="00105F2F" w:rsidDel="00166ECD" w14:paraId="46F26376" w14:textId="76342E8F" w:rsidTr="00883527">
        <w:trPr>
          <w:cnfStyle w:val="100000000000" w:firstRow="1" w:lastRow="0" w:firstColumn="0" w:lastColumn="0" w:oddVBand="0" w:evenVBand="0" w:oddHBand="0" w:evenHBand="0" w:firstRowFirstColumn="0" w:firstRowLastColumn="0" w:lastRowFirstColumn="0" w:lastRowLastColumn="0"/>
          <w:del w:id="244" w:author="Author"/>
        </w:trPr>
        <w:tc>
          <w:tcPr>
            <w:tcW w:w="4065" w:type="dxa"/>
          </w:tcPr>
          <w:p w14:paraId="3C498260" w14:textId="7570351E" w:rsidR="006108EB" w:rsidRPr="002E1CB8" w:rsidDel="00166ECD" w:rsidRDefault="006108EB" w:rsidP="00AB5A83">
            <w:pPr>
              <w:pStyle w:val="CitrixTableHeading"/>
              <w:rPr>
                <w:del w:id="245" w:author="Author"/>
              </w:rPr>
            </w:pPr>
            <w:del w:id="246" w:author="Author">
              <w:r w:rsidDel="00166ECD">
                <w:delText>User Name</w:delText>
              </w:r>
            </w:del>
          </w:p>
        </w:tc>
        <w:tc>
          <w:tcPr>
            <w:tcW w:w="1641" w:type="dxa"/>
          </w:tcPr>
          <w:p w14:paraId="6B1B7417" w14:textId="21079131" w:rsidR="006108EB" w:rsidRPr="002E1CB8" w:rsidDel="00166ECD" w:rsidRDefault="006108EB" w:rsidP="00AB5A83">
            <w:pPr>
              <w:pStyle w:val="CitrixTableHeading"/>
              <w:rPr>
                <w:del w:id="247" w:author="Author"/>
              </w:rPr>
            </w:pPr>
            <w:del w:id="248" w:author="Author">
              <w:r w:rsidDel="00166ECD">
                <w:delText>Password</w:delText>
              </w:r>
            </w:del>
          </w:p>
        </w:tc>
        <w:tc>
          <w:tcPr>
            <w:tcW w:w="3762" w:type="dxa"/>
          </w:tcPr>
          <w:p w14:paraId="174180AE" w14:textId="20BFB94B" w:rsidR="006108EB" w:rsidRPr="002E1CB8" w:rsidDel="00166ECD" w:rsidRDefault="006108EB" w:rsidP="00AB5A83">
            <w:pPr>
              <w:pStyle w:val="CitrixTableHeading"/>
              <w:rPr>
                <w:del w:id="249" w:author="Author"/>
              </w:rPr>
            </w:pPr>
            <w:del w:id="250" w:author="Author">
              <w:r w:rsidDel="00166ECD">
                <w:delText>Description</w:delText>
              </w:r>
            </w:del>
          </w:p>
        </w:tc>
      </w:tr>
      <w:tr w:rsidR="00017C34" w:rsidRPr="00105F2F" w:rsidDel="00166ECD" w14:paraId="25D3E215" w14:textId="30901B8B" w:rsidTr="00883527">
        <w:trPr>
          <w:del w:id="251" w:author="Author"/>
        </w:trPr>
        <w:tc>
          <w:tcPr>
            <w:tcW w:w="4065" w:type="dxa"/>
          </w:tcPr>
          <w:p w14:paraId="4A80C3F4" w14:textId="3B1B8F3A" w:rsidR="00017C34" w:rsidDel="00166ECD" w:rsidRDefault="00017C34" w:rsidP="00017C34">
            <w:pPr>
              <w:rPr>
                <w:ins w:id="252" w:author="Author"/>
                <w:del w:id="253" w:author="Author"/>
                <w:rFonts w:ascii="Calibri" w:hAnsi="Calibri" w:cs="Calibri"/>
                <w:color w:val="0563C1"/>
                <w:sz w:val="22"/>
                <w:u w:val="single"/>
              </w:rPr>
            </w:pPr>
            <w:ins w:id="254" w:author="Author">
              <w:del w:id="255" w:author="Author">
                <w:r w:rsidDel="00166ECD">
                  <w:rPr>
                    <w:rFonts w:ascii="Arial" w:hAnsi="Arial"/>
                    <w:color w:val="63656A"/>
                    <w:sz w:val="18"/>
                    <w:szCs w:val="24"/>
                  </w:rPr>
                  <w:delText>YourMsAlias@microsoft.com</w:delText>
                </w:r>
              </w:del>
            </w:ins>
          </w:p>
          <w:p w14:paraId="5BDE6DF2" w14:textId="563E9989" w:rsidR="00017C34" w:rsidRPr="00105F2F" w:rsidDel="00166ECD" w:rsidRDefault="00017C34" w:rsidP="00017C34">
            <w:pPr>
              <w:pStyle w:val="CitrixTableData"/>
              <w:rPr>
                <w:del w:id="256" w:author="Author"/>
              </w:rPr>
            </w:pPr>
            <w:ins w:id="257" w:author="Author">
              <w:del w:id="258" w:author="Author">
                <w:r w:rsidDel="00166ECD">
                  <w:delText>Contosowvd.com</w:delText>
                </w:r>
              </w:del>
            </w:ins>
            <w:del w:id="259" w:author="Author">
              <w:r w:rsidDel="00166ECD">
                <w:delText>XAonAzure\Ctx-admin</w:delText>
              </w:r>
            </w:del>
            <w:ins w:id="260" w:author="Author">
              <w:del w:id="261" w:author="Author">
                <w:r w:rsidDel="00166ECD">
                  <w:delText>\azadmin</w:delText>
                </w:r>
              </w:del>
            </w:ins>
          </w:p>
        </w:tc>
        <w:tc>
          <w:tcPr>
            <w:tcW w:w="1641" w:type="dxa"/>
          </w:tcPr>
          <w:p w14:paraId="7F2CD313" w14:textId="7DFDD81A" w:rsidR="00017C34" w:rsidRPr="00105F2F" w:rsidDel="00166ECD" w:rsidRDefault="00017C34" w:rsidP="00017C34">
            <w:pPr>
              <w:pStyle w:val="CitrixTableData"/>
              <w:rPr>
                <w:del w:id="262" w:author="Author"/>
              </w:rPr>
            </w:pPr>
            <w:del w:id="263" w:author="Author">
              <w:r w:rsidRPr="003E7DDD" w:rsidDel="00166ECD">
                <w:delText>C1tr1x0n@zure!</w:delText>
              </w:r>
            </w:del>
            <w:ins w:id="264" w:author="Author">
              <w:del w:id="265" w:author="Author">
                <w:r w:rsidDel="00166ECD">
                  <w:delText>WVD@zureL@b</w:delText>
                </w:r>
              </w:del>
            </w:ins>
          </w:p>
        </w:tc>
        <w:tc>
          <w:tcPr>
            <w:tcW w:w="3762" w:type="dxa"/>
          </w:tcPr>
          <w:p w14:paraId="75AA6AE6" w14:textId="6429BEF8" w:rsidR="00017C34" w:rsidRPr="00105F2F" w:rsidDel="00166ECD" w:rsidRDefault="00017C34" w:rsidP="00017C34">
            <w:pPr>
              <w:pStyle w:val="CitrixTableData"/>
              <w:rPr>
                <w:del w:id="266" w:author="Author"/>
              </w:rPr>
            </w:pPr>
            <w:ins w:id="267" w:author="Author">
              <w:del w:id="268" w:author="Author">
                <w:r w:rsidDel="00166ECD">
                  <w:delText>Azure Portal Access for AIRS Subscription</w:delText>
                </w:r>
              </w:del>
            </w:ins>
            <w:del w:id="269" w:author="Author">
              <w:r w:rsidDel="00166ECD">
                <w:delText>Domain Administrator account for AD in Azure</w:delText>
              </w:r>
            </w:del>
          </w:p>
        </w:tc>
      </w:tr>
      <w:tr w:rsidR="00017C34" w:rsidRPr="00105F2F" w:rsidDel="00166ECD" w14:paraId="69E2BBAE" w14:textId="6EB85BE2" w:rsidTr="00883527">
        <w:trPr>
          <w:del w:id="270" w:author="Author"/>
        </w:trPr>
        <w:tc>
          <w:tcPr>
            <w:tcW w:w="4065" w:type="dxa"/>
          </w:tcPr>
          <w:p w14:paraId="4C950217" w14:textId="1D3600D6" w:rsidR="00017C34" w:rsidDel="00166ECD" w:rsidRDefault="00017C34" w:rsidP="00017C34">
            <w:pPr>
              <w:pStyle w:val="CitrixTableData"/>
              <w:rPr>
                <w:del w:id="271" w:author="Author"/>
              </w:rPr>
            </w:pPr>
            <w:del w:id="272" w:author="Author">
              <w:r w:rsidDel="00166ECD">
                <w:delText>ctx-nsvpxadmin</w:delText>
              </w:r>
            </w:del>
          </w:p>
        </w:tc>
        <w:tc>
          <w:tcPr>
            <w:tcW w:w="1641" w:type="dxa"/>
          </w:tcPr>
          <w:p w14:paraId="0B7E0A9E" w14:textId="6CF14788" w:rsidR="00017C34" w:rsidDel="00166ECD" w:rsidRDefault="00017C34" w:rsidP="00017C34">
            <w:pPr>
              <w:pStyle w:val="CitrixTableData"/>
              <w:rPr>
                <w:del w:id="273" w:author="Author"/>
              </w:rPr>
            </w:pPr>
            <w:del w:id="274" w:author="Author">
              <w:r w:rsidRPr="003E7DDD" w:rsidDel="00166ECD">
                <w:delText>C1tr1x0n@zure!</w:delText>
              </w:r>
            </w:del>
          </w:p>
        </w:tc>
        <w:tc>
          <w:tcPr>
            <w:tcW w:w="3762" w:type="dxa"/>
          </w:tcPr>
          <w:p w14:paraId="7D6A1634" w14:textId="0B2D94F6" w:rsidR="00017C34" w:rsidDel="00166ECD" w:rsidRDefault="00017C34" w:rsidP="00017C34">
            <w:pPr>
              <w:pStyle w:val="CitrixTableData"/>
              <w:rPr>
                <w:del w:id="275" w:author="Author"/>
              </w:rPr>
            </w:pPr>
            <w:del w:id="276" w:author="Author">
              <w:r w:rsidDel="00166ECD">
                <w:delText xml:space="preserve">NetScaler in Azure account </w:delText>
              </w:r>
            </w:del>
          </w:p>
        </w:tc>
      </w:tr>
      <w:tr w:rsidR="00017C34" w:rsidRPr="00105F2F" w:rsidDel="00166ECD" w14:paraId="16CCF7F9" w14:textId="550F3179" w:rsidTr="00883527">
        <w:trPr>
          <w:del w:id="277" w:author="Author"/>
        </w:trPr>
        <w:tc>
          <w:tcPr>
            <w:tcW w:w="4065" w:type="dxa"/>
          </w:tcPr>
          <w:p w14:paraId="75BD982F" w14:textId="5E358430" w:rsidR="00017C34" w:rsidRPr="00BE3E4D" w:rsidDel="00166ECD" w:rsidRDefault="00017C34" w:rsidP="00017C34">
            <w:pPr>
              <w:rPr>
                <w:ins w:id="278" w:author="Author"/>
                <w:del w:id="279" w:author="Author"/>
                <w:rFonts w:ascii="Arial" w:hAnsi="Arial"/>
                <w:color w:val="63656A"/>
                <w:sz w:val="18"/>
                <w:szCs w:val="24"/>
              </w:rPr>
            </w:pPr>
            <w:ins w:id="280" w:author="Author">
              <w:del w:id="281" w:author="Author">
                <w:r w:rsidDel="00166ECD">
                  <w:rPr>
                    <w:rFonts w:ascii="Arial" w:hAnsi="Arial"/>
                    <w:color w:val="63656A"/>
                    <w:sz w:val="18"/>
                    <w:szCs w:val="24"/>
                  </w:rPr>
                  <w:delText>YourUserame@Outlook.com</w:delText>
                </w:r>
              </w:del>
            </w:ins>
          </w:p>
          <w:p w14:paraId="3A46E68A" w14:textId="26995FDC" w:rsidR="00017C34" w:rsidDel="00166ECD" w:rsidRDefault="00017C34" w:rsidP="00017C34">
            <w:pPr>
              <w:rPr>
                <w:del w:id="282" w:author="Author"/>
                <w:rFonts w:ascii="Calibri" w:hAnsi="Calibri" w:cs="Calibri"/>
                <w:color w:val="0563C1"/>
                <w:sz w:val="22"/>
                <w:u w:val="single"/>
              </w:rPr>
            </w:pPr>
            <w:del w:id="283" w:author="Author">
              <w:r w:rsidRPr="00BE3E4D" w:rsidDel="00166ECD">
                <w:rPr>
                  <w:rFonts w:ascii="Arial" w:hAnsi="Arial"/>
                  <w:color w:val="63656A"/>
                  <w:sz w:val="18"/>
                  <w:szCs w:val="24"/>
                </w:rPr>
                <w:delText>ctxazXX@xenapponazure.onmicrosoft.co</w:delText>
              </w:r>
              <w:r w:rsidRPr="004F6818" w:rsidDel="00166ECD">
                <w:rPr>
                  <w:rFonts w:ascii="Calibri" w:hAnsi="Calibri" w:cs="Calibri"/>
                  <w:sz w:val="22"/>
                </w:rPr>
                <w:delText>m</w:delText>
              </w:r>
            </w:del>
            <w:ins w:id="284" w:author="Author">
              <w:del w:id="285" w:author="Author">
                <w:r w:rsidDel="00166ECD">
                  <w:rPr>
                    <w:rFonts w:ascii="Arial" w:hAnsi="Arial"/>
                    <w:color w:val="63656A"/>
                    <w:sz w:val="18"/>
                    <w:szCs w:val="24"/>
                  </w:rPr>
                  <w:delText>YourMsAliasMSAlias@microsoft.com</w:delText>
                </w:r>
              </w:del>
            </w:ins>
          </w:p>
          <w:p w14:paraId="4D071E4A" w14:textId="64FF49E5" w:rsidR="00017C34" w:rsidDel="00166ECD" w:rsidRDefault="00017C34" w:rsidP="00017C34">
            <w:pPr>
              <w:pStyle w:val="CitrixTableData"/>
              <w:rPr>
                <w:del w:id="286" w:author="Author"/>
              </w:rPr>
            </w:pPr>
          </w:p>
        </w:tc>
        <w:tc>
          <w:tcPr>
            <w:tcW w:w="1641" w:type="dxa"/>
          </w:tcPr>
          <w:p w14:paraId="2521D4C7" w14:textId="3A7D16D5" w:rsidR="00017C34" w:rsidRPr="009A7C96" w:rsidDel="00166ECD" w:rsidRDefault="00017C34" w:rsidP="00017C34">
            <w:pPr>
              <w:pStyle w:val="CitrixTableData"/>
              <w:rPr>
                <w:del w:id="287" w:author="Author"/>
              </w:rPr>
            </w:pPr>
            <w:del w:id="288" w:author="Author">
              <w:r w:rsidRPr="003E7DDD" w:rsidDel="00166ECD">
                <w:delText>C1tr1x0n@zure!</w:delText>
              </w:r>
            </w:del>
          </w:p>
        </w:tc>
        <w:tc>
          <w:tcPr>
            <w:tcW w:w="3762" w:type="dxa"/>
          </w:tcPr>
          <w:p w14:paraId="1DEC8C3E" w14:textId="30EED286" w:rsidR="00017C34" w:rsidDel="00166ECD" w:rsidRDefault="00017C34" w:rsidP="00017C34">
            <w:pPr>
              <w:pStyle w:val="CitrixTableData"/>
              <w:rPr>
                <w:del w:id="289" w:author="Author"/>
              </w:rPr>
            </w:pPr>
            <w:ins w:id="290" w:author="Author">
              <w:del w:id="291" w:author="Author">
                <w:r w:rsidDel="00166ECD">
                  <w:delText>MSA, Example outlook.com or other personal account for the MSDN Visual Studio Azure $200 monthly credit subscription</w:delText>
                </w:r>
              </w:del>
            </w:ins>
            <w:del w:id="292" w:author="Author">
              <w:r w:rsidDel="00166ECD">
                <w:delText xml:space="preserve">Citrix Cloud account Where </w:delText>
              </w:r>
              <w:r w:rsidDel="00166ECD">
                <w:rPr>
                  <w:b/>
                </w:rPr>
                <w:delText>XX</w:delText>
              </w:r>
              <w:r w:rsidDel="00166ECD">
                <w:delText xml:space="preserve"> represents your assigned student lab number</w:delText>
              </w:r>
            </w:del>
            <w:ins w:id="293" w:author="Author">
              <w:del w:id="294" w:author="Author">
                <w:r w:rsidDel="00166ECD">
                  <w:delText>Azure Portal Access for AIRS Subscription</w:delText>
                </w:r>
              </w:del>
            </w:ins>
          </w:p>
        </w:tc>
      </w:tr>
      <w:tr w:rsidR="00017C34" w:rsidRPr="00105F2F" w:rsidDel="00166ECD" w14:paraId="34E25195" w14:textId="1B816870" w:rsidTr="00883527">
        <w:trPr>
          <w:del w:id="295" w:author="Author"/>
        </w:trPr>
        <w:tc>
          <w:tcPr>
            <w:tcW w:w="4065" w:type="dxa"/>
          </w:tcPr>
          <w:p w14:paraId="5051CFF1" w14:textId="74A5C66F" w:rsidR="00017C34" w:rsidRPr="00BE3E4D" w:rsidDel="00166ECD" w:rsidRDefault="009B01B6" w:rsidP="00017C34">
            <w:pPr>
              <w:rPr>
                <w:del w:id="296" w:author="Author"/>
                <w:rFonts w:ascii="Arial" w:hAnsi="Arial"/>
                <w:color w:val="63656A"/>
                <w:sz w:val="18"/>
                <w:szCs w:val="24"/>
              </w:rPr>
            </w:pPr>
            <w:ins w:id="297" w:author="Author">
              <w:del w:id="298" w:author="Author">
                <w:r w:rsidDel="00166ECD">
                  <w:delText>AAD Acco</w:delText>
                </w:r>
                <w:r w:rsidR="0003612C" w:rsidDel="00166ECD">
                  <w:delText xml:space="preserve">unt on MSDN </w:delText>
                </w:r>
                <w:r w:rsidDel="00166ECD">
                  <w:delText xml:space="preserve">nt </w:delText>
                </w:r>
              </w:del>
            </w:ins>
            <w:del w:id="299" w:author="Author">
              <w:r w:rsidR="00017C34" w:rsidRPr="00BE3E4D" w:rsidDel="00166ECD">
                <w:rPr>
                  <w:rFonts w:ascii="Arial" w:hAnsi="Arial"/>
                  <w:color w:val="63656A"/>
                  <w:sz w:val="18"/>
                  <w:szCs w:val="24"/>
                </w:rPr>
                <w:delText>ctxazXX@xenapponazure.onmicrosoft.com</w:delText>
              </w:r>
            </w:del>
            <w:ins w:id="300" w:author="Author">
              <w:del w:id="301" w:author="Author">
                <w:r w:rsidR="00017C34" w:rsidDel="00166ECD">
                  <w:rPr>
                    <w:rFonts w:ascii="Arial" w:hAnsi="Arial"/>
                    <w:color w:val="63656A"/>
                    <w:sz w:val="18"/>
                    <w:szCs w:val="24"/>
                  </w:rPr>
                  <w:delText>YourUserame@Outlook.com</w:delText>
                </w:r>
              </w:del>
            </w:ins>
          </w:p>
          <w:p w14:paraId="6DA32B23" w14:textId="16BA775A" w:rsidR="00017C34" w:rsidDel="00166ECD" w:rsidRDefault="00017C34" w:rsidP="00017C34">
            <w:pPr>
              <w:pStyle w:val="CitrixTableData"/>
              <w:rPr>
                <w:del w:id="302" w:author="Author"/>
              </w:rPr>
            </w:pPr>
          </w:p>
        </w:tc>
        <w:tc>
          <w:tcPr>
            <w:tcW w:w="1641" w:type="dxa"/>
          </w:tcPr>
          <w:p w14:paraId="27BACEB5" w14:textId="161DAC00" w:rsidR="00017C34" w:rsidRPr="00672306" w:rsidDel="00166ECD" w:rsidRDefault="00017C34" w:rsidP="00017C34">
            <w:pPr>
              <w:pStyle w:val="CitrixTableData"/>
              <w:rPr>
                <w:del w:id="303" w:author="Author"/>
              </w:rPr>
            </w:pPr>
            <w:del w:id="304" w:author="Author">
              <w:r w:rsidRPr="003E7DDD" w:rsidDel="00166ECD">
                <w:delText>C1tr1x0n@zure!</w:delText>
              </w:r>
              <w:r w:rsidDel="00166ECD">
                <w:delText xml:space="preserve">    </w:delText>
              </w:r>
            </w:del>
          </w:p>
        </w:tc>
        <w:tc>
          <w:tcPr>
            <w:tcW w:w="3762" w:type="dxa"/>
          </w:tcPr>
          <w:p w14:paraId="4498CC4C" w14:textId="0C6861ED" w:rsidR="00017C34" w:rsidDel="00166ECD" w:rsidRDefault="0003612C" w:rsidP="00017C34">
            <w:pPr>
              <w:pStyle w:val="CitrixTableData"/>
              <w:rPr>
                <w:del w:id="305" w:author="Author"/>
              </w:rPr>
            </w:pPr>
            <w:ins w:id="306" w:author="Author">
              <w:del w:id="307" w:author="Author">
                <w:r w:rsidDel="00166ECD">
                  <w:delText xml:space="preserve">AAD account </w:delText>
                </w:r>
                <w:r w:rsidR="00DC4677" w:rsidDel="00166ECD">
                  <w:delText xml:space="preserve">form MSDN tenant used to grant access to AIRS subscription </w:delText>
                </w:r>
                <w:r w:rsidR="00017C34" w:rsidDel="00166ECD">
                  <w:delText>MSA, Example outlook.com or other personal account for the MSDN Visual Studio Azure $200 credit subscription</w:delText>
                </w:r>
              </w:del>
            </w:ins>
          </w:p>
        </w:tc>
      </w:tr>
      <w:tr w:rsidR="00017C34" w:rsidRPr="00105F2F" w:rsidDel="00166ECD" w14:paraId="737ECCE2" w14:textId="1D0355EF" w:rsidTr="00883527">
        <w:trPr>
          <w:ins w:id="308" w:author="Author"/>
          <w:del w:id="309" w:author="Author"/>
        </w:trPr>
        <w:tc>
          <w:tcPr>
            <w:tcW w:w="4065" w:type="dxa"/>
          </w:tcPr>
          <w:p w14:paraId="707BD111" w14:textId="4E905206" w:rsidR="00017C34" w:rsidRPr="00BE3E4D" w:rsidDel="00166ECD" w:rsidRDefault="00017C34" w:rsidP="00017C34">
            <w:pPr>
              <w:rPr>
                <w:ins w:id="310" w:author="Author"/>
                <w:del w:id="311" w:author="Author"/>
                <w:rFonts w:ascii="Arial" w:hAnsi="Arial"/>
                <w:color w:val="63656A"/>
                <w:sz w:val="18"/>
                <w:szCs w:val="24"/>
              </w:rPr>
            </w:pPr>
          </w:p>
        </w:tc>
        <w:tc>
          <w:tcPr>
            <w:tcW w:w="1641" w:type="dxa"/>
          </w:tcPr>
          <w:p w14:paraId="5910794D" w14:textId="11A79902" w:rsidR="00017C34" w:rsidRPr="003E7DDD" w:rsidDel="00166ECD" w:rsidRDefault="00017C34" w:rsidP="00017C34">
            <w:pPr>
              <w:pStyle w:val="CitrixTableData"/>
              <w:rPr>
                <w:ins w:id="312" w:author="Author"/>
                <w:del w:id="313" w:author="Author"/>
              </w:rPr>
            </w:pPr>
          </w:p>
        </w:tc>
        <w:tc>
          <w:tcPr>
            <w:tcW w:w="3762" w:type="dxa"/>
          </w:tcPr>
          <w:p w14:paraId="680A7030" w14:textId="65A5999F" w:rsidR="00017C34" w:rsidDel="00166ECD" w:rsidRDefault="00017C34" w:rsidP="00017C34">
            <w:pPr>
              <w:pStyle w:val="CitrixTableData"/>
              <w:rPr>
                <w:ins w:id="314" w:author="Author"/>
                <w:del w:id="315" w:author="Author"/>
              </w:rPr>
            </w:pPr>
          </w:p>
        </w:tc>
      </w:tr>
      <w:tr w:rsidR="00017C34" w:rsidRPr="00105F2F" w:rsidDel="00166ECD" w14:paraId="216A7311" w14:textId="1BEE66A9" w:rsidTr="00883527">
        <w:trPr>
          <w:ins w:id="316" w:author="Author"/>
          <w:del w:id="317" w:author="Author"/>
        </w:trPr>
        <w:tc>
          <w:tcPr>
            <w:tcW w:w="4065" w:type="dxa"/>
          </w:tcPr>
          <w:p w14:paraId="2070E245" w14:textId="5E22B1A0" w:rsidR="00017C34" w:rsidRPr="00BE3E4D" w:rsidDel="00166ECD" w:rsidRDefault="00017C34" w:rsidP="00017C34">
            <w:pPr>
              <w:rPr>
                <w:ins w:id="318" w:author="Author"/>
                <w:del w:id="319" w:author="Author"/>
                <w:rFonts w:ascii="Arial" w:hAnsi="Arial"/>
                <w:color w:val="63656A"/>
                <w:sz w:val="18"/>
                <w:szCs w:val="24"/>
              </w:rPr>
            </w:pPr>
            <w:ins w:id="320" w:author="Author">
              <w:del w:id="321" w:author="Author">
                <w:r w:rsidDel="00166ECD">
                  <w:delText>Contosowvd</w:delText>
                </w:r>
                <w:r w:rsidR="00E346A2" w:rsidDel="00166ECD">
                  <w:delText>Contosowvd01</w:delText>
                </w:r>
                <w:r w:rsidDel="00166ECD">
                  <w:delText>.com\azadmin</w:delText>
                </w:r>
              </w:del>
            </w:ins>
          </w:p>
        </w:tc>
        <w:tc>
          <w:tcPr>
            <w:tcW w:w="1641" w:type="dxa"/>
          </w:tcPr>
          <w:p w14:paraId="25A534F4" w14:textId="48760EFC" w:rsidR="00017C34" w:rsidRPr="003E7DDD" w:rsidDel="00166ECD" w:rsidRDefault="00017C34" w:rsidP="00017C34">
            <w:pPr>
              <w:pStyle w:val="CitrixTableData"/>
              <w:rPr>
                <w:ins w:id="322" w:author="Author"/>
                <w:del w:id="323" w:author="Author"/>
              </w:rPr>
            </w:pPr>
            <w:ins w:id="324" w:author="Author">
              <w:del w:id="325" w:author="Author">
                <w:r w:rsidDel="00166ECD">
                  <w:delText>WVD@zureL@b</w:delText>
                </w:r>
                <w:r w:rsidR="008A55C2" w:rsidDel="00166ECD">
                  <w:delText>!</w:delText>
                </w:r>
                <w:r w:rsidR="00793012" w:rsidDel="00166ECD">
                  <w:delText>WVD@zureL@b2019!</w:delText>
                </w:r>
              </w:del>
            </w:ins>
          </w:p>
        </w:tc>
        <w:tc>
          <w:tcPr>
            <w:tcW w:w="3762" w:type="dxa"/>
          </w:tcPr>
          <w:p w14:paraId="4DED3DD8" w14:textId="59A14C06" w:rsidR="00017C34" w:rsidDel="00166ECD" w:rsidRDefault="00017C34" w:rsidP="00017C34">
            <w:pPr>
              <w:pStyle w:val="CitrixTableData"/>
              <w:rPr>
                <w:ins w:id="326" w:author="Author"/>
                <w:del w:id="327" w:author="Author"/>
              </w:rPr>
            </w:pPr>
            <w:ins w:id="328" w:author="Author">
              <w:del w:id="329" w:author="Author">
                <w:r w:rsidDel="00166ECD">
                  <w:delText>Domain Administrator account for AD in</w:delText>
                </w:r>
                <w:r w:rsidR="00194A2D" w:rsidDel="00166ECD">
                  <w:delText xml:space="preserve">IaaS vm </w:delText>
                </w:r>
                <w:r w:rsidDel="00166ECD">
                  <w:delText xml:space="preserve"> Azure</w:delText>
                </w:r>
                <w:r w:rsidR="00194A2D" w:rsidDel="00166ECD">
                  <w:delText xml:space="preserve"> created by ARM template</w:delText>
                </w:r>
                <w:r w:rsidR="002E7F95" w:rsidDel="00166ECD">
                  <w:delText xml:space="preserve">. </w:delText>
                </w:r>
                <w:r w:rsidR="00F8260F" w:rsidDel="00166ECD">
                  <w:delText>This account also needs to be added to the RDS owners group in AAD.</w:delText>
                </w:r>
              </w:del>
            </w:ins>
          </w:p>
        </w:tc>
      </w:tr>
      <w:tr w:rsidR="00017C34" w:rsidRPr="00105F2F" w:rsidDel="00166ECD" w14:paraId="0E408F3F" w14:textId="6FD547A6" w:rsidTr="00883527">
        <w:trPr>
          <w:ins w:id="330" w:author="Author"/>
          <w:del w:id="331" w:author="Author"/>
        </w:trPr>
        <w:tc>
          <w:tcPr>
            <w:tcW w:w="4065" w:type="dxa"/>
          </w:tcPr>
          <w:p w14:paraId="657FEAEC" w14:textId="7D4AE82C" w:rsidR="00017C34" w:rsidRPr="00BE3E4D" w:rsidDel="00166ECD" w:rsidRDefault="00017C34" w:rsidP="00017C34">
            <w:pPr>
              <w:rPr>
                <w:ins w:id="332" w:author="Author"/>
                <w:del w:id="333" w:author="Author"/>
                <w:rFonts w:ascii="Arial" w:hAnsi="Arial"/>
                <w:color w:val="63656A"/>
                <w:sz w:val="18"/>
                <w:szCs w:val="24"/>
              </w:rPr>
            </w:pPr>
            <w:ins w:id="334" w:author="Author">
              <w:del w:id="335" w:author="Author">
                <w:r w:rsidDel="00166ECD">
                  <w:rPr>
                    <w:rFonts w:ascii="Arial" w:hAnsi="Arial"/>
                    <w:color w:val="63656A"/>
                    <w:sz w:val="18"/>
                    <w:szCs w:val="24"/>
                  </w:rPr>
                  <w:delText>Contoso</w:delText>
                </w:r>
                <w:r w:rsidR="00E97266" w:rsidDel="00166ECD">
                  <w:rPr>
                    <w:rFonts w:ascii="Arial" w:hAnsi="Arial"/>
                    <w:color w:val="63656A"/>
                    <w:sz w:val="18"/>
                    <w:szCs w:val="24"/>
                  </w:rPr>
                  <w:delText>wvd01</w:delText>
                </w:r>
                <w:r w:rsidDel="00166ECD">
                  <w:rPr>
                    <w:rFonts w:ascii="Arial" w:hAnsi="Arial"/>
                    <w:color w:val="63656A"/>
                    <w:sz w:val="18"/>
                    <w:szCs w:val="24"/>
                  </w:rPr>
                  <w:delText>\Bob</w:delText>
                </w:r>
              </w:del>
            </w:ins>
          </w:p>
        </w:tc>
        <w:tc>
          <w:tcPr>
            <w:tcW w:w="1641" w:type="dxa"/>
          </w:tcPr>
          <w:p w14:paraId="776459DD" w14:textId="6592B92F" w:rsidR="00017C34" w:rsidRPr="003E7DDD" w:rsidDel="00166ECD" w:rsidRDefault="00017C34" w:rsidP="00017C34">
            <w:pPr>
              <w:pStyle w:val="CitrixTableData"/>
              <w:rPr>
                <w:ins w:id="336" w:author="Author"/>
                <w:del w:id="337" w:author="Author"/>
              </w:rPr>
            </w:pPr>
            <w:ins w:id="338" w:author="Author">
              <w:del w:id="339" w:author="Author">
                <w:r w:rsidDel="00166ECD">
                  <w:delText>WVD@zureL@b</w:delText>
                </w:r>
                <w:r w:rsidR="008A55C2" w:rsidDel="00166ECD">
                  <w:delText>!</w:delText>
                </w:r>
                <w:r w:rsidR="00793012" w:rsidDel="00166ECD">
                  <w:delText>WVD@zureL@b2019!</w:delText>
                </w:r>
              </w:del>
            </w:ins>
          </w:p>
        </w:tc>
        <w:tc>
          <w:tcPr>
            <w:tcW w:w="3762" w:type="dxa"/>
          </w:tcPr>
          <w:p w14:paraId="5FD87655" w14:textId="213B0255" w:rsidR="00017C34" w:rsidDel="00166ECD" w:rsidRDefault="00017C34" w:rsidP="00017C34">
            <w:pPr>
              <w:pStyle w:val="CitrixTableData"/>
              <w:rPr>
                <w:ins w:id="340" w:author="Author"/>
                <w:del w:id="341" w:author="Author"/>
              </w:rPr>
            </w:pPr>
            <w:ins w:id="342" w:author="Author">
              <w:del w:id="343" w:author="Author">
                <w:r w:rsidDel="00166ECD">
                  <w:delText>Demo user account created in</w:delText>
                </w:r>
                <w:r w:rsidR="00194A2D" w:rsidDel="00166ECD">
                  <w:delText>by</w:delText>
                </w:r>
                <w:r w:rsidDel="00166ECD">
                  <w:delText xml:space="preserve"> the ARM template for AD</w:delText>
                </w:r>
              </w:del>
            </w:ins>
          </w:p>
        </w:tc>
      </w:tr>
      <w:tr w:rsidR="00017C34" w:rsidRPr="00105F2F" w:rsidDel="00166ECD" w14:paraId="570444D7" w14:textId="0E74CAA2" w:rsidTr="00883527">
        <w:trPr>
          <w:del w:id="344" w:author="Author"/>
        </w:trPr>
        <w:tc>
          <w:tcPr>
            <w:tcW w:w="4065" w:type="dxa"/>
          </w:tcPr>
          <w:p w14:paraId="69609007" w14:textId="52E8B8A5" w:rsidR="00017C34" w:rsidDel="00166ECD" w:rsidRDefault="00017C34" w:rsidP="00017C34">
            <w:pPr>
              <w:pStyle w:val="CitrixTableData"/>
              <w:rPr>
                <w:del w:id="345" w:author="Author"/>
              </w:rPr>
            </w:pPr>
            <w:del w:id="346" w:author="Author">
              <w:r w:rsidDel="00166ECD">
                <w:delText>Ctx-adminlocal</w:delText>
              </w:r>
            </w:del>
          </w:p>
        </w:tc>
        <w:tc>
          <w:tcPr>
            <w:tcW w:w="1641" w:type="dxa"/>
          </w:tcPr>
          <w:p w14:paraId="388240A6" w14:textId="6D257FDF" w:rsidR="00017C34" w:rsidRPr="003E7DDD" w:rsidDel="00166ECD" w:rsidRDefault="00017C34" w:rsidP="00017C34">
            <w:pPr>
              <w:pStyle w:val="CitrixTableData"/>
              <w:rPr>
                <w:del w:id="347" w:author="Author"/>
              </w:rPr>
            </w:pPr>
            <w:del w:id="348" w:author="Author">
              <w:r w:rsidRPr="003E7DDD" w:rsidDel="00166ECD">
                <w:delText>C1tr1x0n@zure!</w:delText>
              </w:r>
              <w:r w:rsidDel="00166ECD">
                <w:delText xml:space="preserve">    </w:delText>
              </w:r>
            </w:del>
          </w:p>
        </w:tc>
        <w:tc>
          <w:tcPr>
            <w:tcW w:w="3762" w:type="dxa"/>
          </w:tcPr>
          <w:p w14:paraId="77F6ED8D" w14:textId="7C561BC8" w:rsidR="00017C34" w:rsidDel="00166ECD" w:rsidRDefault="00017C34" w:rsidP="00017C34">
            <w:pPr>
              <w:pStyle w:val="CitrixTableData"/>
              <w:rPr>
                <w:del w:id="349" w:author="Author"/>
              </w:rPr>
            </w:pPr>
            <w:del w:id="350" w:author="Author">
              <w:r w:rsidDel="00166ECD">
                <w:delText>Local administrator account for Windows Server 2016 XenApp machines</w:delText>
              </w:r>
            </w:del>
          </w:p>
        </w:tc>
      </w:tr>
      <w:tr w:rsidR="00017C34" w:rsidRPr="00105F2F" w:rsidDel="00166ECD" w14:paraId="3A576D62" w14:textId="68D41DF5" w:rsidTr="00883527">
        <w:trPr>
          <w:del w:id="351" w:author="Author"/>
        </w:trPr>
        <w:tc>
          <w:tcPr>
            <w:tcW w:w="4065" w:type="dxa"/>
          </w:tcPr>
          <w:p w14:paraId="59D1C771" w14:textId="318E6FCF" w:rsidR="00017C34" w:rsidDel="00166ECD" w:rsidRDefault="00017C34" w:rsidP="00017C34">
            <w:pPr>
              <w:pStyle w:val="CitrixTableData"/>
              <w:rPr>
                <w:del w:id="352" w:author="Author"/>
              </w:rPr>
            </w:pPr>
          </w:p>
        </w:tc>
        <w:tc>
          <w:tcPr>
            <w:tcW w:w="1641" w:type="dxa"/>
          </w:tcPr>
          <w:p w14:paraId="5FDD23FF" w14:textId="40643290" w:rsidR="00017C34" w:rsidDel="00166ECD" w:rsidRDefault="00017C34" w:rsidP="00017C34">
            <w:pPr>
              <w:pStyle w:val="CitrixTableData"/>
              <w:rPr>
                <w:del w:id="353" w:author="Author"/>
              </w:rPr>
            </w:pPr>
          </w:p>
        </w:tc>
        <w:tc>
          <w:tcPr>
            <w:tcW w:w="3762" w:type="dxa"/>
          </w:tcPr>
          <w:p w14:paraId="41BAE7B2" w14:textId="5EF49A66" w:rsidR="00017C34" w:rsidDel="00166ECD" w:rsidRDefault="00017C34" w:rsidP="00017C34">
            <w:pPr>
              <w:pStyle w:val="CitrixTableData"/>
              <w:rPr>
                <w:del w:id="354" w:author="Author"/>
              </w:rPr>
            </w:pPr>
          </w:p>
        </w:tc>
      </w:tr>
    </w:tbl>
    <w:p w14:paraId="5E491779" w14:textId="2C8E3737" w:rsidR="0010797A" w:rsidDel="00166ECD" w:rsidRDefault="0010797A" w:rsidP="0010797A">
      <w:pPr>
        <w:pStyle w:val="Heading2"/>
        <w:rPr>
          <w:del w:id="355" w:author="Author"/>
        </w:rPr>
      </w:pPr>
    </w:p>
    <w:p w14:paraId="00F93969" w14:textId="77777777" w:rsidR="0010797A" w:rsidDel="002856CE" w:rsidRDefault="0010797A" w:rsidP="0010797A">
      <w:pPr>
        <w:pStyle w:val="Heading2"/>
        <w:rPr>
          <w:del w:id="356" w:author="Author"/>
        </w:rPr>
      </w:pPr>
    </w:p>
    <w:p w14:paraId="4A13EEE4" w14:textId="2B4B553D" w:rsidR="0010797A" w:rsidRPr="00A973CD" w:rsidDel="002856CE" w:rsidRDefault="0010797A" w:rsidP="00DE1BFA">
      <w:pPr>
        <w:rPr>
          <w:del w:id="357" w:author="Author"/>
          <w:szCs w:val="20"/>
        </w:rPr>
      </w:pPr>
    </w:p>
    <w:p w14:paraId="6E98E630" w14:textId="6F0A3067" w:rsidR="00A973CD" w:rsidRPr="00F954C8" w:rsidRDefault="00A973CD" w:rsidP="00DE1BFA">
      <w:pPr>
        <w:pStyle w:val="Heading2"/>
      </w:pPr>
      <w:bookmarkStart w:id="358" w:name="_Toc535181943"/>
      <w:r>
        <w:t>Requirements</w:t>
      </w:r>
      <w:ins w:id="359" w:author="Author">
        <w:r w:rsidR="004D6098">
          <w:t xml:space="preserve"> and Notes</w:t>
        </w:r>
      </w:ins>
      <w:bookmarkEnd w:id="358"/>
    </w:p>
    <w:bookmarkEnd w:id="17"/>
    <w:bookmarkEnd w:id="18"/>
    <w:bookmarkEnd w:id="19"/>
    <w:bookmarkEnd w:id="20"/>
    <w:p w14:paraId="1A7BA1D5" w14:textId="5EDC9A1D" w:rsidR="0031553B" w:rsidRDefault="00453E2C" w:rsidP="00DE05D3">
      <w:pPr>
        <w:pStyle w:val="ListParagraph"/>
        <w:ind w:left="0"/>
        <w:rPr>
          <w:ins w:id="360" w:author="Author"/>
          <w:noProof/>
        </w:rPr>
      </w:pPr>
      <w:r>
        <w:rPr>
          <w:noProof/>
        </w:rPr>
        <w:t xml:space="preserve">In </w:t>
      </w:r>
      <w:r w:rsidRPr="00453E2C">
        <w:rPr>
          <w:noProof/>
        </w:rPr>
        <w:t>this</w:t>
      </w:r>
      <w:r>
        <w:rPr>
          <w:noProof/>
        </w:rPr>
        <w:t xml:space="preserve"> lab </w:t>
      </w:r>
      <w:r w:rsidRPr="00453E2C">
        <w:rPr>
          <w:noProof/>
        </w:rPr>
        <w:t>scenario</w:t>
      </w:r>
      <w:r>
        <w:rPr>
          <w:noProof/>
        </w:rPr>
        <w:t xml:space="preserve">, attendees will be </w:t>
      </w:r>
      <w:r w:rsidR="00466D92">
        <w:rPr>
          <w:noProof/>
        </w:rPr>
        <w:t xml:space="preserve">provided an overview of </w:t>
      </w:r>
      <w:ins w:id="361" w:author="Author">
        <w:r w:rsidR="00056315">
          <w:rPr>
            <w:noProof/>
          </w:rPr>
          <w:t xml:space="preserve">the Windows Virtual Desktop Preview </w:t>
        </w:r>
      </w:ins>
      <w:del w:id="362" w:author="Author">
        <w:r w:rsidR="00466D92" w:rsidDel="00056315">
          <w:rPr>
            <w:noProof/>
          </w:rPr>
          <w:delText>the Citrix Cloud and</w:delText>
        </w:r>
      </w:del>
      <w:ins w:id="363" w:author="Author">
        <w:r w:rsidR="00056315">
          <w:rPr>
            <w:noProof/>
          </w:rPr>
          <w:t>on</w:t>
        </w:r>
      </w:ins>
      <w:r w:rsidR="00466D92">
        <w:rPr>
          <w:noProof/>
        </w:rPr>
        <w:t xml:space="preserve"> Microsoft Azure platform</w:t>
      </w:r>
      <w:del w:id="364" w:author="Author">
        <w:r w:rsidR="00466D92" w:rsidDel="00056315">
          <w:rPr>
            <w:noProof/>
          </w:rPr>
          <w:delText>s</w:delText>
        </w:r>
      </w:del>
      <w:r w:rsidR="00466D92">
        <w:rPr>
          <w:noProof/>
        </w:rPr>
        <w:t>.</w:t>
      </w:r>
      <w:r>
        <w:rPr>
          <w:noProof/>
        </w:rPr>
        <w:t xml:space="preserve"> </w:t>
      </w:r>
      <w:del w:id="365" w:author="Author">
        <w:r w:rsidR="0031553B" w:rsidDel="002856CE">
          <w:rPr>
            <w:noProof/>
          </w:rPr>
          <w:delText>Requirements are as follows</w:delText>
        </w:r>
      </w:del>
      <w:ins w:id="366" w:author="Author">
        <w:del w:id="367" w:author="Author">
          <w:r w:rsidR="00056315" w:rsidDel="002856CE">
            <w:rPr>
              <w:noProof/>
            </w:rPr>
            <w:delText xml:space="preserve"> based on the solution diagram</w:delText>
          </w:r>
          <w:r w:rsidR="00CF24B0" w:rsidDel="002856CE">
            <w:rPr>
              <w:noProof/>
            </w:rPr>
            <w:delText xml:space="preserve"> previously</w:delText>
          </w:r>
          <w:r w:rsidR="006F5EA2" w:rsidDel="002856CE">
            <w:rPr>
              <w:noProof/>
            </w:rPr>
            <w:delText xml:space="preserve">. Note that this lab is desgined using the WVD preview service </w:delText>
          </w:r>
          <w:r w:rsidR="00952579" w:rsidDel="002856CE">
            <w:rPr>
              <w:noProof/>
            </w:rPr>
            <w:delText>and will</w:delText>
          </w:r>
          <w:r w:rsidR="005A6A6D" w:rsidDel="002856CE">
            <w:rPr>
              <w:noProof/>
            </w:rPr>
            <w:delText xml:space="preserve"> change after the service becomes GA in 2019.</w:delText>
          </w:r>
          <w:r w:rsidR="00952579" w:rsidDel="002856CE">
            <w:rPr>
              <w:noProof/>
            </w:rPr>
            <w:delText xml:space="preserve"> </w:delText>
          </w:r>
          <w:r w:rsidR="00952579" w:rsidDel="005A6A6D">
            <w:rPr>
              <w:noProof/>
            </w:rPr>
            <w:delText xml:space="preserve">not ne the final </w:delText>
          </w:r>
        </w:del>
      </w:ins>
      <w:del w:id="368" w:author="Author">
        <w:r w:rsidR="0031553B" w:rsidDel="006F5EA2">
          <w:rPr>
            <w:noProof/>
          </w:rPr>
          <w:delText>:</w:delText>
        </w:r>
      </w:del>
    </w:p>
    <w:p w14:paraId="5CE8577F" w14:textId="77777777" w:rsidR="005A6A6D" w:rsidRPr="0031553B" w:rsidRDefault="005A6A6D" w:rsidP="00DE05D3">
      <w:pPr>
        <w:pStyle w:val="ListParagraph"/>
        <w:ind w:left="0"/>
        <w:rPr>
          <w:szCs w:val="20"/>
        </w:rPr>
      </w:pPr>
    </w:p>
    <w:p w14:paraId="2F0A7A1C" w14:textId="6FD7602C" w:rsidR="00EF058F" w:rsidRPr="009B39DB" w:rsidDel="00501C62" w:rsidRDefault="00EF058F" w:rsidP="00F070E6">
      <w:pPr>
        <w:pStyle w:val="ListParagraph"/>
        <w:numPr>
          <w:ilvl w:val="0"/>
          <w:numId w:val="1"/>
        </w:numPr>
        <w:rPr>
          <w:ins w:id="369" w:author="Author"/>
          <w:del w:id="370" w:author="Author"/>
          <w:noProof/>
        </w:rPr>
      </w:pPr>
      <w:ins w:id="371" w:author="Author">
        <w:del w:id="372" w:author="Author">
          <w:r w:rsidRPr="009B39DB" w:rsidDel="00501C62">
            <w:rPr>
              <w:noProof/>
              <w:rPrChange w:id="373" w:author="Author">
                <w:rPr>
                  <w:szCs w:val="20"/>
                </w:rPr>
              </w:rPrChange>
            </w:rPr>
            <w:delText xml:space="preserve">CSP end customer </w:delText>
          </w:r>
        </w:del>
      </w:ins>
    </w:p>
    <w:p w14:paraId="37451787" w14:textId="3BC3E32C" w:rsidR="0031553B" w:rsidRPr="009B39DB" w:rsidRDefault="00413D53" w:rsidP="00F070E6">
      <w:pPr>
        <w:pStyle w:val="ListParagraph"/>
        <w:numPr>
          <w:ilvl w:val="0"/>
          <w:numId w:val="1"/>
        </w:numPr>
        <w:rPr>
          <w:noProof/>
          <w:rPrChange w:id="374" w:author="Author">
            <w:rPr>
              <w:szCs w:val="20"/>
            </w:rPr>
          </w:rPrChange>
        </w:rPr>
      </w:pPr>
      <w:del w:id="375" w:author="Author">
        <w:r w:rsidDel="00EC60E1">
          <w:rPr>
            <w:noProof/>
          </w:rPr>
          <w:delText xml:space="preserve">Citrix Cloud account </w:delText>
        </w:r>
        <w:r w:rsidRPr="00413D53" w:rsidDel="00EC60E1">
          <w:rPr>
            <w:noProof/>
          </w:rPr>
          <w:delText>provided</w:delText>
        </w:r>
        <w:r w:rsidDel="00EC60E1">
          <w:rPr>
            <w:noProof/>
          </w:rPr>
          <w:delText xml:space="preserve"> to each attendee during this lab</w:delText>
        </w:r>
      </w:del>
      <w:ins w:id="376" w:author="Author">
        <w:r w:rsidR="00EC60E1">
          <w:rPr>
            <w:noProof/>
          </w:rPr>
          <w:t xml:space="preserve">Microsoft Azure </w:t>
        </w:r>
        <w:r w:rsidR="00056315">
          <w:rPr>
            <w:noProof/>
          </w:rPr>
          <w:t xml:space="preserve">Subscription </w:t>
        </w:r>
        <w:del w:id="377" w:author="Author">
          <w:r w:rsidR="00FE2E6E" w:rsidDel="00D609BF">
            <w:rPr>
              <w:noProof/>
            </w:rPr>
            <w:delText>(</w:delText>
          </w:r>
          <w:r w:rsidR="00FE2E6E" w:rsidRPr="009B39DB" w:rsidDel="00D609BF">
            <w:rPr>
              <w:noProof/>
            </w:rPr>
            <w:delText>AIRS</w:delText>
          </w:r>
          <w:r w:rsidR="00FE2E6E" w:rsidDel="00D609BF">
            <w:rPr>
              <w:noProof/>
            </w:rPr>
            <w:delText xml:space="preserve">) </w:delText>
          </w:r>
          <w:r w:rsidR="00056315" w:rsidDel="00D609BF">
            <w:rPr>
              <w:noProof/>
            </w:rPr>
            <w:delText>tied (AIRS)</w:delText>
          </w:r>
          <w:r w:rsidR="00AC3043" w:rsidDel="00D609BF">
            <w:rPr>
              <w:noProof/>
            </w:rPr>
            <w:delText xml:space="preserve"> ID</w:delText>
          </w:r>
        </w:del>
        <w:r w:rsidR="009B39DB">
          <w:rPr>
            <w:noProof/>
          </w:rPr>
          <w:t>-</w:t>
        </w:r>
        <w:r w:rsidR="009B5662">
          <w:rPr>
            <w:noProof/>
          </w:rPr>
          <w:t xml:space="preserve"> </w:t>
        </w:r>
        <w:r w:rsidR="009B5662" w:rsidRPr="009B5662">
          <w:rPr>
            <w:b/>
            <w:noProof/>
            <w:rPrChange w:id="378" w:author="Author">
              <w:rPr>
                <w:noProof/>
              </w:rPr>
            </w:rPrChange>
          </w:rPr>
          <w:t>7eebb4d6-6d24-4c04-8540-1b2170f854b8</w:t>
        </w:r>
        <w:r w:rsidR="009B5662" w:rsidRPr="009B5662" w:rsidDel="009B39DB">
          <w:rPr>
            <w:noProof/>
          </w:rPr>
          <w:t xml:space="preserve"> </w:t>
        </w:r>
        <w:del w:id="379" w:author="Author">
          <w:r w:rsidR="00501C62" w:rsidDel="009B39DB">
            <w:rPr>
              <w:noProof/>
            </w:rPr>
            <w:delText>(CSP)</w:delText>
          </w:r>
        </w:del>
      </w:ins>
    </w:p>
    <w:p w14:paraId="6C551200" w14:textId="27CA3E8A" w:rsidR="00F070E6" w:rsidRPr="009B39DB" w:rsidDel="00D609BF" w:rsidRDefault="0031553B" w:rsidP="00F070E6">
      <w:pPr>
        <w:pStyle w:val="ListParagraph"/>
        <w:numPr>
          <w:ilvl w:val="0"/>
          <w:numId w:val="1"/>
        </w:numPr>
        <w:rPr>
          <w:del w:id="380" w:author="Author"/>
          <w:noProof/>
          <w:rPrChange w:id="381" w:author="Author">
            <w:rPr>
              <w:del w:id="382" w:author="Author"/>
              <w:szCs w:val="20"/>
            </w:rPr>
          </w:rPrChange>
        </w:rPr>
      </w:pPr>
      <w:del w:id="383" w:author="Author">
        <w:r w:rsidDel="00D609BF">
          <w:rPr>
            <w:noProof/>
          </w:rPr>
          <w:delText xml:space="preserve">Azure subscription </w:delText>
        </w:r>
        <w:r w:rsidRPr="0031553B" w:rsidDel="00D609BF">
          <w:rPr>
            <w:noProof/>
          </w:rPr>
          <w:delText>provided</w:delText>
        </w:r>
        <w:r w:rsidDel="00D609BF">
          <w:rPr>
            <w:noProof/>
          </w:rPr>
          <w:delText xml:space="preserve"> to each attendee</w:delText>
        </w:r>
        <w:r w:rsidR="00413D53" w:rsidDel="00D609BF">
          <w:rPr>
            <w:noProof/>
          </w:rPr>
          <w:delText xml:space="preserve"> during this lab</w:delText>
        </w:r>
      </w:del>
      <w:ins w:id="384" w:author="Author">
        <w:del w:id="385" w:author="Author">
          <w:r w:rsidR="00056315" w:rsidDel="00D609BF">
            <w:rPr>
              <w:noProof/>
            </w:rPr>
            <w:delText xml:space="preserve">Microsoft Azure </w:delText>
          </w:r>
          <w:r w:rsidR="00A8443A" w:rsidDel="00D609BF">
            <w:rPr>
              <w:noProof/>
            </w:rPr>
            <w:delText xml:space="preserve">MSDN </w:delText>
          </w:r>
          <w:r w:rsidR="00056315" w:rsidDel="00D609BF">
            <w:rPr>
              <w:noProof/>
            </w:rPr>
            <w:delText>Subscription tied to MSA</w:delText>
          </w:r>
          <w:r w:rsidR="00722434" w:rsidDel="00D609BF">
            <w:rPr>
              <w:noProof/>
            </w:rPr>
            <w:delText xml:space="preserve"> or new AAD tenant</w:delText>
          </w:r>
          <w:r w:rsidR="00FE2E6E" w:rsidDel="00D609BF">
            <w:rPr>
              <w:noProof/>
            </w:rPr>
            <w:delText>Global Admin</w:delText>
          </w:r>
        </w:del>
      </w:ins>
    </w:p>
    <w:p w14:paraId="2B6068BC" w14:textId="588D9455" w:rsidR="0031553B" w:rsidRDefault="0031553B" w:rsidP="00F070E6">
      <w:pPr>
        <w:pStyle w:val="ListParagraph"/>
        <w:numPr>
          <w:ilvl w:val="0"/>
          <w:numId w:val="1"/>
        </w:numPr>
        <w:rPr>
          <w:ins w:id="386" w:author="Author"/>
          <w:noProof/>
        </w:rPr>
      </w:pPr>
      <w:del w:id="387" w:author="Author">
        <w:r w:rsidRPr="009B39DB" w:rsidDel="00A8443A">
          <w:rPr>
            <w:noProof/>
            <w:rPrChange w:id="388" w:author="Author">
              <w:rPr>
                <w:szCs w:val="20"/>
              </w:rPr>
            </w:rPrChange>
          </w:rPr>
          <w:delText>Previous RDS or Citrix experience with deploying or administering Citrix on-premise</w:delText>
        </w:r>
      </w:del>
      <w:ins w:id="389" w:author="Author">
        <w:r w:rsidR="00A8443A" w:rsidRPr="009B39DB">
          <w:rPr>
            <w:noProof/>
            <w:rPrChange w:id="390" w:author="Author">
              <w:rPr>
                <w:szCs w:val="20"/>
              </w:rPr>
            </w:rPrChange>
          </w:rPr>
          <w:t>Azure AD</w:t>
        </w:r>
        <w:r w:rsidR="00A74FF1" w:rsidRPr="009B39DB">
          <w:rPr>
            <w:noProof/>
            <w:rPrChange w:id="391" w:author="Author">
              <w:rPr>
                <w:szCs w:val="20"/>
              </w:rPr>
            </w:rPrChange>
          </w:rPr>
          <w:t xml:space="preserve"> tenant </w:t>
        </w:r>
        <w:r w:rsidR="009B5662">
          <w:rPr>
            <w:noProof/>
          </w:rPr>
          <w:t xml:space="preserve">- </w:t>
        </w:r>
        <w:r w:rsidR="009B5662" w:rsidRPr="009B5662">
          <w:rPr>
            <w:b/>
            <w:noProof/>
            <w:rPrChange w:id="392" w:author="Author">
              <w:rPr>
                <w:noProof/>
              </w:rPr>
            </w:rPrChange>
          </w:rPr>
          <w:t>f56f50fa-f3a0-4039-8a0c-4cdc327cc9d9</w:t>
        </w:r>
        <w:del w:id="393" w:author="Author">
          <w:r w:rsidR="00A74FF1" w:rsidRPr="009B39DB" w:rsidDel="00D609BF">
            <w:rPr>
              <w:noProof/>
              <w:rPrChange w:id="394" w:author="Author">
                <w:rPr>
                  <w:szCs w:val="20"/>
                </w:rPr>
              </w:rPrChange>
            </w:rPr>
            <w:delText xml:space="preserve">in the MSDN subscription  </w:delText>
          </w:r>
        </w:del>
      </w:ins>
    </w:p>
    <w:p w14:paraId="4A8053F9" w14:textId="3F5F5B23" w:rsidR="009B5662" w:rsidRPr="009B39DB" w:rsidRDefault="009B5662" w:rsidP="00F070E6">
      <w:pPr>
        <w:pStyle w:val="ListParagraph"/>
        <w:numPr>
          <w:ilvl w:val="0"/>
          <w:numId w:val="1"/>
        </w:numPr>
        <w:rPr>
          <w:noProof/>
          <w:rPrChange w:id="395" w:author="Author">
            <w:rPr>
              <w:szCs w:val="20"/>
            </w:rPr>
          </w:rPrChange>
        </w:rPr>
      </w:pPr>
      <w:ins w:id="396" w:author="Author">
        <w:r>
          <w:rPr>
            <w:noProof/>
          </w:rPr>
          <w:t xml:space="preserve">Domain name - </w:t>
        </w:r>
        <w:r w:rsidRPr="009B5662">
          <w:rPr>
            <w:b/>
            <w:noProof/>
            <w:rPrChange w:id="397" w:author="Author">
              <w:rPr>
                <w:noProof/>
              </w:rPr>
            </w:rPrChange>
          </w:rPr>
          <w:t>wvdbootcamp.onmicrosoft.com</w:t>
        </w:r>
      </w:ins>
    </w:p>
    <w:p w14:paraId="2FF5A6C4" w14:textId="77777777" w:rsidR="005D0EF4" w:rsidRDefault="00E7443D" w:rsidP="00F070E6">
      <w:pPr>
        <w:pStyle w:val="ListParagraph"/>
        <w:numPr>
          <w:ilvl w:val="0"/>
          <w:numId w:val="1"/>
        </w:numPr>
        <w:rPr>
          <w:ins w:id="398" w:author="Author"/>
          <w:noProof/>
        </w:rPr>
      </w:pPr>
      <w:ins w:id="399" w:author="Author">
        <w:r w:rsidRPr="009B39DB">
          <w:rPr>
            <w:noProof/>
            <w:rPrChange w:id="400" w:author="Author">
              <w:rPr>
                <w:szCs w:val="20"/>
              </w:rPr>
            </w:rPrChange>
          </w:rPr>
          <w:t xml:space="preserve">WVD </w:t>
        </w:r>
        <w:del w:id="401" w:author="Author">
          <w:r w:rsidRPr="009B39DB" w:rsidDel="005D0EF4">
            <w:rPr>
              <w:noProof/>
              <w:rPrChange w:id="402" w:author="Author">
                <w:rPr>
                  <w:szCs w:val="20"/>
                </w:rPr>
              </w:rPrChange>
            </w:rPr>
            <w:delText>tenant</w:delText>
          </w:r>
        </w:del>
        <w:r w:rsidR="005D0EF4">
          <w:rPr>
            <w:noProof/>
          </w:rPr>
          <w:t>configuration</w:t>
        </w:r>
        <w:del w:id="403" w:author="Author">
          <w:r w:rsidRPr="009B39DB" w:rsidDel="005D0EF4">
            <w:rPr>
              <w:noProof/>
              <w:rPrChange w:id="404" w:author="Author">
                <w:rPr>
                  <w:szCs w:val="20"/>
                </w:rPr>
              </w:rPrChange>
            </w:rPr>
            <w:delText xml:space="preserve"> </w:delText>
          </w:r>
        </w:del>
      </w:ins>
    </w:p>
    <w:p w14:paraId="00238C3A" w14:textId="54489638" w:rsidR="0031553B" w:rsidRDefault="005D0EF4" w:rsidP="005D0EF4">
      <w:pPr>
        <w:pStyle w:val="ListParagraph"/>
        <w:numPr>
          <w:ilvl w:val="1"/>
          <w:numId w:val="1"/>
        </w:numPr>
        <w:rPr>
          <w:ins w:id="405" w:author="Author"/>
          <w:noProof/>
        </w:rPr>
      </w:pPr>
      <w:ins w:id="406" w:author="Author">
        <w:r>
          <w:rPr>
            <w:noProof/>
          </w:rPr>
          <w:t xml:space="preserve">WVD Tenant - </w:t>
        </w:r>
        <w:r w:rsidRPr="005D0EF4">
          <w:rPr>
            <w:b/>
            <w:noProof/>
            <w:rPrChange w:id="407" w:author="Author">
              <w:rPr>
                <w:noProof/>
              </w:rPr>
            </w:rPrChange>
          </w:rPr>
          <w:t>WVDBootcamp</w:t>
        </w:r>
        <w:r>
          <w:rPr>
            <w:noProof/>
          </w:rPr>
          <w:t xml:space="preserve"> </w:t>
        </w:r>
        <w:del w:id="408" w:author="Author">
          <w:r w:rsidR="00E7443D" w:rsidRPr="009B39DB" w:rsidDel="00D609BF">
            <w:rPr>
              <w:noProof/>
              <w:rPrChange w:id="409" w:author="Author">
                <w:rPr>
                  <w:szCs w:val="20"/>
                </w:rPr>
              </w:rPrChange>
            </w:rPr>
            <w:delText>in the MSDN subscription</w:delText>
          </w:r>
          <w:r w:rsidR="00421AB5" w:rsidRPr="009B39DB" w:rsidDel="00D609BF">
            <w:rPr>
              <w:noProof/>
              <w:rPrChange w:id="410" w:author="Author">
                <w:rPr>
                  <w:szCs w:val="20"/>
                </w:rPr>
              </w:rPrChange>
            </w:rPr>
            <w:delText>A</w:delText>
          </w:r>
        </w:del>
      </w:ins>
      <w:del w:id="411" w:author="Author">
        <w:r w:rsidR="0031553B" w:rsidRPr="009B39DB" w:rsidDel="00D609BF">
          <w:rPr>
            <w:noProof/>
            <w:rPrChange w:id="412" w:author="Author">
              <w:rPr>
                <w:szCs w:val="20"/>
              </w:rPr>
            </w:rPrChange>
          </w:rPr>
          <w:delText xml:space="preserve">Azure administration </w:delText>
        </w:r>
      </w:del>
    </w:p>
    <w:p w14:paraId="7FB7C505" w14:textId="40DCB13B" w:rsidR="005D0EF4" w:rsidRPr="009B39DB" w:rsidRDefault="005D0EF4">
      <w:pPr>
        <w:pStyle w:val="ListParagraph"/>
        <w:numPr>
          <w:ilvl w:val="1"/>
          <w:numId w:val="1"/>
        </w:numPr>
        <w:rPr>
          <w:ins w:id="413" w:author="Author"/>
          <w:noProof/>
          <w:rPrChange w:id="414" w:author="Author">
            <w:rPr>
              <w:ins w:id="415" w:author="Author"/>
              <w:szCs w:val="20"/>
            </w:rPr>
          </w:rPrChange>
        </w:rPr>
        <w:pPrChange w:id="416" w:author="Author">
          <w:pPr>
            <w:pStyle w:val="ListParagraph"/>
            <w:numPr>
              <w:numId w:val="1"/>
            </w:numPr>
            <w:ind w:left="810" w:hanging="360"/>
          </w:pPr>
        </w:pPrChange>
      </w:pPr>
      <w:ins w:id="417" w:author="Author">
        <w:r>
          <w:rPr>
            <w:noProof/>
          </w:rPr>
          <w:t xml:space="preserve">WVD Tenant Group - </w:t>
        </w:r>
        <w:r w:rsidR="00442634" w:rsidRPr="00442634">
          <w:rPr>
            <w:b/>
            <w:noProof/>
            <w:rPrChange w:id="418" w:author="Author">
              <w:rPr>
                <w:noProof/>
              </w:rPr>
            </w:rPrChange>
          </w:rPr>
          <w:t>WVDValidation</w:t>
        </w:r>
      </w:ins>
    </w:p>
    <w:p w14:paraId="2BB5C5E8" w14:textId="4E4A417B" w:rsidR="00EE17E0" w:rsidRDefault="00CC7054" w:rsidP="00F070E6">
      <w:pPr>
        <w:pStyle w:val="ListParagraph"/>
        <w:numPr>
          <w:ilvl w:val="0"/>
          <w:numId w:val="1"/>
        </w:numPr>
        <w:rPr>
          <w:ins w:id="419" w:author="Author"/>
          <w:szCs w:val="20"/>
        </w:rPr>
      </w:pPr>
      <w:ins w:id="420" w:author="Author">
        <w:del w:id="421" w:author="Author">
          <w:r w:rsidDel="00D609BF">
            <w:rPr>
              <w:szCs w:val="20"/>
            </w:rPr>
            <w:delText xml:space="preserve">IaaS </w:delText>
          </w:r>
          <w:r w:rsidR="00EE17E0" w:rsidDel="00D609BF">
            <w:rPr>
              <w:szCs w:val="20"/>
            </w:rPr>
            <w:delText>Domain Controller in AIRS subscription</w:delText>
          </w:r>
        </w:del>
        <w:r w:rsidR="00D609BF">
          <w:rPr>
            <w:szCs w:val="20"/>
          </w:rPr>
          <w:t xml:space="preserve">Domain controller virtual machine </w:t>
        </w:r>
        <w:r w:rsidR="00442634">
          <w:rPr>
            <w:szCs w:val="20"/>
          </w:rPr>
          <w:t xml:space="preserve">– </w:t>
        </w:r>
        <w:r w:rsidR="00442634" w:rsidRPr="00442634">
          <w:rPr>
            <w:b/>
            <w:szCs w:val="20"/>
            <w:rPrChange w:id="422" w:author="Author">
              <w:rPr>
                <w:szCs w:val="20"/>
              </w:rPr>
            </w:rPrChange>
          </w:rPr>
          <w:t>10.0.0.4</w:t>
        </w:r>
        <w:r w:rsidR="0062036B">
          <w:rPr>
            <w:b/>
            <w:szCs w:val="20"/>
          </w:rPr>
          <w:t xml:space="preserve"> / 104.43.252.181</w:t>
        </w:r>
      </w:ins>
    </w:p>
    <w:p w14:paraId="1F8A2B45" w14:textId="50A245E3" w:rsidR="003737AC" w:rsidRPr="003737AC" w:rsidRDefault="00D609BF" w:rsidP="003737AC">
      <w:pPr>
        <w:pStyle w:val="ListParagraph"/>
        <w:numPr>
          <w:ilvl w:val="1"/>
          <w:numId w:val="1"/>
        </w:numPr>
        <w:rPr>
          <w:ins w:id="423" w:author="Author"/>
          <w:szCs w:val="20"/>
        </w:rPr>
      </w:pPr>
      <w:ins w:id="424" w:author="Author">
        <w:r>
          <w:rPr>
            <w:szCs w:val="20"/>
          </w:rPr>
          <w:t xml:space="preserve">Azure AD Connector </w:t>
        </w:r>
        <w:r w:rsidR="007C77F0">
          <w:rPr>
            <w:szCs w:val="20"/>
          </w:rPr>
          <w:t xml:space="preserve">installed and configured </w:t>
        </w:r>
      </w:ins>
    </w:p>
    <w:p w14:paraId="58E6F8CB" w14:textId="4AB98C80" w:rsidR="00A208F1" w:rsidDel="00E13736" w:rsidRDefault="00E13736" w:rsidP="00F070E6">
      <w:pPr>
        <w:pStyle w:val="ListParagraph"/>
        <w:numPr>
          <w:ilvl w:val="0"/>
          <w:numId w:val="1"/>
        </w:numPr>
        <w:rPr>
          <w:del w:id="425" w:author="Author"/>
          <w:szCs w:val="20"/>
        </w:rPr>
      </w:pPr>
      <w:ins w:id="426" w:author="Author">
        <w:r>
          <w:rPr>
            <w:szCs w:val="20"/>
          </w:rPr>
          <w:lastRenderedPageBreak/>
          <w:t>Win 10 MS master image</w:t>
        </w:r>
        <w:r>
          <w:rPr>
            <w:szCs w:val="20"/>
          </w:rPr>
          <w:tab/>
        </w:r>
        <w:del w:id="427" w:author="Author">
          <w:r w:rsidR="00A208F1" w:rsidDel="00D609BF">
            <w:rPr>
              <w:szCs w:val="20"/>
            </w:rPr>
            <w:delText xml:space="preserve">Vnet and Resource Group in the MS AIRS subscription which can </w:delText>
          </w:r>
          <w:r w:rsidR="00EE17E0" w:rsidDel="00D609BF">
            <w:rPr>
              <w:szCs w:val="20"/>
            </w:rPr>
            <w:delText>talk to AD DC</w:delText>
          </w:r>
        </w:del>
      </w:ins>
    </w:p>
    <w:p w14:paraId="4B4FF98B" w14:textId="77777777" w:rsidR="00E13736" w:rsidRDefault="00E13736" w:rsidP="00F070E6">
      <w:pPr>
        <w:pStyle w:val="ListParagraph"/>
        <w:numPr>
          <w:ilvl w:val="0"/>
          <w:numId w:val="1"/>
        </w:numPr>
        <w:rPr>
          <w:ins w:id="428" w:author="Author"/>
          <w:szCs w:val="20"/>
        </w:rPr>
      </w:pPr>
    </w:p>
    <w:p w14:paraId="30F4E3D5" w14:textId="06D10A59" w:rsidR="00CC7054" w:rsidRPr="00E13736" w:rsidRDefault="00CC7054" w:rsidP="00E13736">
      <w:pPr>
        <w:pStyle w:val="ListParagraph"/>
        <w:numPr>
          <w:ilvl w:val="1"/>
          <w:numId w:val="1"/>
        </w:numPr>
        <w:rPr>
          <w:ins w:id="429" w:author="Author"/>
          <w:szCs w:val="20"/>
          <w:rPrChange w:id="430" w:author="Author">
            <w:rPr>
              <w:ins w:id="431" w:author="Author"/>
              <w:b/>
              <w:szCs w:val="20"/>
            </w:rPr>
          </w:rPrChange>
        </w:rPr>
      </w:pPr>
      <w:ins w:id="432" w:author="Author">
        <w:r>
          <w:rPr>
            <w:szCs w:val="20"/>
          </w:rPr>
          <w:t xml:space="preserve">Storage account </w:t>
        </w:r>
        <w:del w:id="433" w:author="Author">
          <w:r w:rsidDel="00D609BF">
            <w:rPr>
              <w:szCs w:val="20"/>
            </w:rPr>
            <w:delText xml:space="preserve">to </w:delText>
          </w:r>
          <w:r w:rsidR="00D609BF" w:rsidDel="00E13736">
            <w:rPr>
              <w:szCs w:val="20"/>
            </w:rPr>
            <w:delText xml:space="preserve">with </w:delText>
          </w:r>
          <w:r w:rsidDel="00E13736">
            <w:rPr>
              <w:szCs w:val="20"/>
            </w:rPr>
            <w:delText xml:space="preserve">copy Windows 10 Multi-session </w:delText>
          </w:r>
          <w:r w:rsidR="00E65273" w:rsidDel="00E13736">
            <w:rPr>
              <w:szCs w:val="20"/>
            </w:rPr>
            <w:delText xml:space="preserve">custom </w:delText>
          </w:r>
          <w:r w:rsidDel="00E13736">
            <w:rPr>
              <w:szCs w:val="20"/>
            </w:rPr>
            <w:delText xml:space="preserve">vhd </w:delText>
          </w:r>
          <w:r w:rsidR="00E65273" w:rsidDel="00E13736">
            <w:rPr>
              <w:szCs w:val="20"/>
            </w:rPr>
            <w:delText>image</w:delText>
          </w:r>
          <w:r w:rsidDel="00E13736">
            <w:rPr>
              <w:szCs w:val="20"/>
            </w:rPr>
            <w:delText>to</w:delText>
          </w:r>
          <w:r w:rsidR="00897253" w:rsidDel="00E13736">
            <w:rPr>
              <w:szCs w:val="20"/>
            </w:rPr>
            <w:delText xml:space="preserve"> </w:delText>
          </w:r>
          <w:r w:rsidR="0062036B" w:rsidDel="00E13736">
            <w:rPr>
              <w:szCs w:val="20"/>
            </w:rPr>
            <w:delText xml:space="preserve">- </w:delText>
          </w:r>
        </w:del>
        <w:r w:rsidR="00E13736">
          <w:rPr>
            <w:szCs w:val="20"/>
          </w:rPr>
          <w:t xml:space="preserve">- </w:t>
        </w:r>
        <w:r w:rsidR="00E13736" w:rsidRPr="00E13736">
          <w:rPr>
            <w:b/>
            <w:szCs w:val="20"/>
            <w:rPrChange w:id="434" w:author="Author">
              <w:rPr>
                <w:szCs w:val="20"/>
              </w:rPr>
            </w:rPrChange>
          </w:rPr>
          <w:t>win10wvdimg</w:t>
        </w:r>
      </w:ins>
    </w:p>
    <w:p w14:paraId="1C86B3E7" w14:textId="39FF65DA" w:rsidR="00E13736" w:rsidRPr="007E0112" w:rsidRDefault="00E13736" w:rsidP="00E13736">
      <w:pPr>
        <w:pStyle w:val="ListParagraph"/>
        <w:numPr>
          <w:ilvl w:val="1"/>
          <w:numId w:val="1"/>
        </w:numPr>
        <w:rPr>
          <w:ins w:id="435" w:author="Author"/>
          <w:szCs w:val="20"/>
          <w:rPrChange w:id="436" w:author="Author">
            <w:rPr>
              <w:ins w:id="437" w:author="Author"/>
              <w:b/>
              <w:szCs w:val="20"/>
            </w:rPr>
          </w:rPrChange>
        </w:rPr>
      </w:pPr>
      <w:ins w:id="438" w:author="Author">
        <w:r>
          <w:rPr>
            <w:szCs w:val="20"/>
          </w:rPr>
          <w:t xml:space="preserve">Blob </w:t>
        </w:r>
        <w:del w:id="439" w:author="Author">
          <w:r w:rsidDel="007E0112">
            <w:rPr>
              <w:szCs w:val="20"/>
            </w:rPr>
            <w:delText>-</w:delText>
          </w:r>
        </w:del>
        <w:r w:rsidR="007E0112">
          <w:rPr>
            <w:szCs w:val="20"/>
          </w:rPr>
          <w:t>–</w:t>
        </w:r>
        <w:r>
          <w:rPr>
            <w:szCs w:val="20"/>
          </w:rPr>
          <w:t xml:space="preserve"> </w:t>
        </w:r>
        <w:r w:rsidRPr="00E13736">
          <w:rPr>
            <w:b/>
            <w:szCs w:val="20"/>
            <w:rPrChange w:id="440" w:author="Author">
              <w:rPr>
                <w:szCs w:val="20"/>
              </w:rPr>
            </w:rPrChange>
          </w:rPr>
          <w:t>image</w:t>
        </w:r>
      </w:ins>
    </w:p>
    <w:p w14:paraId="4815C3BC" w14:textId="50D73A1C" w:rsidR="007E0112" w:rsidRDefault="007E0112">
      <w:pPr>
        <w:pStyle w:val="ListParagraph"/>
        <w:numPr>
          <w:ilvl w:val="1"/>
          <w:numId w:val="1"/>
        </w:numPr>
        <w:rPr>
          <w:ins w:id="441" w:author="Author"/>
          <w:szCs w:val="20"/>
        </w:rPr>
        <w:pPrChange w:id="442" w:author="Author">
          <w:pPr>
            <w:pStyle w:val="ListParagraph"/>
            <w:numPr>
              <w:numId w:val="1"/>
            </w:numPr>
            <w:ind w:left="810" w:hanging="360"/>
          </w:pPr>
        </w:pPrChange>
      </w:pPr>
      <w:ins w:id="443" w:author="Author">
        <w:r>
          <w:rPr>
            <w:szCs w:val="20"/>
          </w:rPr>
          <w:t xml:space="preserve">VHD - </w:t>
        </w:r>
        <w:r w:rsidRPr="007E0112">
          <w:rPr>
            <w:b/>
            <w:szCs w:val="20"/>
            <w:rPrChange w:id="444" w:author="Author">
              <w:rPr>
                <w:szCs w:val="20"/>
              </w:rPr>
            </w:rPrChange>
          </w:rPr>
          <w:t>https://win10wvdimg.blob.core.windows.net/image/17763.17.amd64fre.rs5_release_svc_im_wvd.181212-1700_client_serverrdsh_en-us_vl.vhd</w:t>
        </w:r>
      </w:ins>
    </w:p>
    <w:p w14:paraId="0FC8462D" w14:textId="348F584B" w:rsidR="002927D5" w:rsidDel="006A336D" w:rsidRDefault="002927D5" w:rsidP="00F070E6">
      <w:pPr>
        <w:pStyle w:val="ListParagraph"/>
        <w:numPr>
          <w:ilvl w:val="0"/>
          <w:numId w:val="1"/>
        </w:numPr>
        <w:rPr>
          <w:ins w:id="445" w:author="Author"/>
          <w:del w:id="446" w:author="Author"/>
          <w:szCs w:val="20"/>
        </w:rPr>
      </w:pPr>
      <w:ins w:id="447" w:author="Author">
        <w:del w:id="448" w:author="Author">
          <w:r w:rsidDel="006A336D">
            <w:rPr>
              <w:szCs w:val="20"/>
            </w:rPr>
            <w:delText>Access to public</w:delText>
          </w:r>
          <w:r w:rsidR="00E779F4" w:rsidDel="006A336D">
            <w:rPr>
              <w:szCs w:val="20"/>
            </w:rPr>
            <w:delText xml:space="preserve"> root</w:delText>
          </w:r>
          <w:r w:rsidDel="006A336D">
            <w:rPr>
              <w:szCs w:val="20"/>
            </w:rPr>
            <w:delText xml:space="preserve"> domain name </w:delText>
          </w:r>
          <w:r w:rsidR="0051126D" w:rsidDel="006A336D">
            <w:rPr>
              <w:szCs w:val="20"/>
            </w:rPr>
            <w:delText xml:space="preserve">or sub domain </w:delText>
          </w:r>
          <w:r w:rsidR="00CF27D5" w:rsidDel="006A336D">
            <w:rPr>
              <w:szCs w:val="20"/>
            </w:rPr>
            <w:delText xml:space="preserve">for AAAD </w:delText>
          </w:r>
          <w:r w:rsidDel="006A336D">
            <w:rPr>
              <w:szCs w:val="20"/>
            </w:rPr>
            <w:delText>registrar</w:delText>
          </w:r>
          <w:r w:rsidR="0077212E" w:rsidDel="006A336D">
            <w:rPr>
              <w:szCs w:val="20"/>
            </w:rPr>
            <w:delText xml:space="preserve"> for Custom Domain</w:delText>
          </w:r>
          <w:r w:rsidR="00E779F4" w:rsidDel="006A336D">
            <w:rPr>
              <w:szCs w:val="20"/>
            </w:rPr>
            <w:delText xml:space="preserve"> for AAD or access to sub</w:delText>
          </w:r>
          <w:r w:rsidDel="006A336D">
            <w:rPr>
              <w:szCs w:val="20"/>
            </w:rPr>
            <w:delText xml:space="preserve"> i.e. GoDaddy</w:delText>
          </w:r>
          <w:r w:rsidR="00722434" w:rsidDel="006A336D">
            <w:rPr>
              <w:szCs w:val="20"/>
            </w:rPr>
            <w:delText xml:space="preserve"> </w:delText>
          </w:r>
          <w:r w:rsidDel="006A336D">
            <w:rPr>
              <w:szCs w:val="20"/>
            </w:rPr>
            <w:delText xml:space="preserve"> </w:delText>
          </w:r>
        </w:del>
      </w:ins>
    </w:p>
    <w:p w14:paraId="12199870" w14:textId="0070E8A4" w:rsidR="004A73B4" w:rsidRPr="003737AC" w:rsidRDefault="00A751D8" w:rsidP="004A73B4">
      <w:pPr>
        <w:pStyle w:val="ListParagraph"/>
        <w:numPr>
          <w:ilvl w:val="0"/>
          <w:numId w:val="1"/>
        </w:numPr>
        <w:rPr>
          <w:ins w:id="449" w:author="Author"/>
          <w:szCs w:val="20"/>
          <w:rPrChange w:id="450" w:author="Author">
            <w:rPr>
              <w:ins w:id="451" w:author="Author"/>
              <w:b/>
              <w:szCs w:val="20"/>
            </w:rPr>
          </w:rPrChange>
        </w:rPr>
      </w:pPr>
      <w:ins w:id="452" w:author="Author">
        <w:del w:id="453" w:author="Author">
          <w:r w:rsidDel="002856CE">
            <w:rPr>
              <w:szCs w:val="20"/>
            </w:rPr>
            <w:fldChar w:fldCharType="begin"/>
          </w:r>
          <w:r w:rsidDel="002856CE">
            <w:rPr>
              <w:szCs w:val="20"/>
            </w:rPr>
            <w:delInstrText xml:space="preserve"> HYPERLINK "https://forms.office.com/Pages/ResponsePage.aspx?id=v4j5cvGGr0GRqy180BHbR70hBmza7sVLt7EckvQ66RVUNVpDNjI1RTRCTlg5S0U3UVQxTzRZSEM2UC4u" </w:delInstrText>
          </w:r>
          <w:r w:rsidDel="002856CE">
            <w:rPr>
              <w:szCs w:val="20"/>
            </w:rPr>
            <w:fldChar w:fldCharType="separate"/>
          </w:r>
          <w:r w:rsidR="004E7323" w:rsidRPr="002856CE" w:rsidDel="002856CE">
            <w:rPr>
              <w:rPrChange w:id="454" w:author="Author">
                <w:rPr>
                  <w:rStyle w:val="Hyperlink"/>
                  <w:szCs w:val="20"/>
                </w:rPr>
              </w:rPrChange>
            </w:rPr>
            <w:delText>Whitelist</w:delText>
          </w:r>
          <w:r w:rsidDel="002856CE">
            <w:rPr>
              <w:szCs w:val="20"/>
            </w:rPr>
            <w:fldChar w:fldCharType="end"/>
          </w:r>
        </w:del>
        <w:r w:rsidR="002856CE" w:rsidRPr="002856CE">
          <w:rPr>
            <w:rPrChange w:id="455" w:author="Author">
              <w:rPr>
                <w:rStyle w:val="Hyperlink"/>
                <w:szCs w:val="20"/>
              </w:rPr>
            </w:rPrChange>
          </w:rPr>
          <w:t>Whitelist</w:t>
        </w:r>
        <w:r w:rsidR="004E7323">
          <w:rPr>
            <w:szCs w:val="20"/>
          </w:rPr>
          <w:t xml:space="preserve"> </w:t>
        </w:r>
        <w:del w:id="456" w:author="Author">
          <w:r w:rsidR="004E7323" w:rsidDel="006A336D">
            <w:rPr>
              <w:szCs w:val="20"/>
            </w:rPr>
            <w:delText xml:space="preserve">of internal AIRS subscription </w:delText>
          </w:r>
          <w:r w:rsidDel="006A336D">
            <w:rPr>
              <w:szCs w:val="20"/>
            </w:rPr>
            <w:delText>for WVD service</w:delText>
          </w:r>
        </w:del>
        <w:r w:rsidR="006A336D">
          <w:rPr>
            <w:szCs w:val="20"/>
          </w:rPr>
          <w:t xml:space="preserve">subscription for Marketplace entry </w:t>
        </w:r>
        <w:r w:rsidR="007A1132">
          <w:rPr>
            <w:szCs w:val="20"/>
          </w:rPr>
          <w:t xml:space="preserve">- </w:t>
        </w:r>
        <w:r w:rsidR="007A1132" w:rsidRPr="007A1132">
          <w:rPr>
            <w:b/>
            <w:szCs w:val="20"/>
            <w:rPrChange w:id="457" w:author="Author">
              <w:rPr>
                <w:szCs w:val="20"/>
              </w:rPr>
            </w:rPrChange>
          </w:rPr>
          <w:t>Windows Virtual Desktop- Provision host pool (Staged)</w:t>
        </w:r>
      </w:ins>
    </w:p>
    <w:p w14:paraId="7E55FAD9" w14:textId="3FE793BC" w:rsidR="0050680E" w:rsidRDefault="00740E7E" w:rsidP="00F070E6">
      <w:pPr>
        <w:pStyle w:val="ListParagraph"/>
        <w:numPr>
          <w:ilvl w:val="0"/>
          <w:numId w:val="1"/>
        </w:numPr>
        <w:rPr>
          <w:szCs w:val="20"/>
        </w:rPr>
      </w:pPr>
      <w:ins w:id="458" w:author="Author">
        <w:r>
          <w:rPr>
            <w:szCs w:val="20"/>
          </w:rPr>
          <w:t xml:space="preserve">Profiles share </w:t>
        </w:r>
        <w:r w:rsidR="009C01A7">
          <w:rPr>
            <w:szCs w:val="20"/>
          </w:rPr>
          <w:t xml:space="preserve">- </w:t>
        </w:r>
        <w:r w:rsidR="009C01A7" w:rsidRPr="009C01A7">
          <w:rPr>
            <w:b/>
            <w:szCs w:val="20"/>
            <w:rPrChange w:id="459" w:author="Author">
              <w:rPr>
                <w:szCs w:val="20"/>
              </w:rPr>
            </w:rPrChange>
          </w:rPr>
          <w:t>\\advm\profiles</w:t>
        </w:r>
      </w:ins>
    </w:p>
    <w:p w14:paraId="1E1CCB18" w14:textId="357CB1A9" w:rsidR="00E73394" w:rsidRPr="007608F6" w:rsidRDefault="00A53FE6" w:rsidP="00F070E6">
      <w:pPr>
        <w:pStyle w:val="ListParagraph"/>
        <w:numPr>
          <w:ilvl w:val="0"/>
          <w:numId w:val="1"/>
        </w:numPr>
        <w:rPr>
          <w:szCs w:val="20"/>
        </w:rPr>
      </w:pPr>
      <w:r>
        <w:rPr>
          <w:szCs w:val="20"/>
        </w:rPr>
        <w:t>Additional URL</w:t>
      </w:r>
    </w:p>
    <w:tbl>
      <w:tblPr>
        <w:tblStyle w:val="CitrixTable"/>
        <w:tblW w:w="0" w:type="auto"/>
        <w:jc w:val="left"/>
        <w:tblInd w:w="760" w:type="dxa"/>
        <w:tblLook w:val="04A0" w:firstRow="1" w:lastRow="0" w:firstColumn="1" w:lastColumn="0" w:noHBand="0" w:noVBand="1"/>
        <w:tblCaption w:val=""/>
        <w:tblDescription w:val=""/>
      </w:tblPr>
      <w:tblGrid>
        <w:gridCol w:w="2945"/>
        <w:gridCol w:w="2667"/>
      </w:tblGrid>
      <w:tr w:rsidR="00A53FE6" w:rsidRPr="00A53FE6" w14:paraId="39D5F9B8" w14:textId="77777777" w:rsidTr="00A53FE6">
        <w:trPr>
          <w:cnfStyle w:val="100000000000" w:firstRow="1" w:lastRow="0" w:firstColumn="0" w:lastColumn="0" w:oddVBand="0" w:evenVBand="0" w:oddHBand="0" w:evenHBand="0" w:firstRowFirstColumn="0" w:firstRowLastColumn="0" w:lastRowFirstColumn="0" w:lastRowLastColumn="0"/>
          <w:jc w:val="left"/>
        </w:trPr>
        <w:tc>
          <w:tcPr>
            <w:tcW w:w="2945" w:type="dxa"/>
          </w:tcPr>
          <w:p w14:paraId="52C964E3" w14:textId="20D22B1B" w:rsidR="00A53FE6" w:rsidRPr="00A53FE6" w:rsidRDefault="00A53FE6" w:rsidP="00A53FE6">
            <w:pPr>
              <w:spacing w:after="0"/>
              <w:rPr>
                <w:rFonts w:ascii="Calibri" w:eastAsia="Times New Roman" w:hAnsi="Calibri" w:cs="Calibri"/>
                <w:b/>
                <w:bCs/>
                <w:sz w:val="22"/>
              </w:rPr>
            </w:pPr>
            <w:r>
              <w:rPr>
                <w:rFonts w:ascii="Calibri" w:eastAsia="Times New Roman" w:hAnsi="Calibri" w:cs="Calibri"/>
                <w:b/>
                <w:bCs/>
                <w:sz w:val="22"/>
              </w:rPr>
              <w:t xml:space="preserve">Description </w:t>
            </w:r>
          </w:p>
        </w:tc>
        <w:tc>
          <w:tcPr>
            <w:tcW w:w="2667" w:type="dxa"/>
          </w:tcPr>
          <w:p w14:paraId="13302A5D" w14:textId="7086EDFE" w:rsidR="00A53FE6" w:rsidRPr="00A53FE6" w:rsidRDefault="00A53FE6" w:rsidP="00A53FE6">
            <w:pPr>
              <w:spacing w:after="0"/>
              <w:rPr>
                <w:rFonts w:eastAsia="Times New Roman" w:cs="Segoe UI"/>
                <w:b/>
                <w:bCs/>
              </w:rPr>
            </w:pPr>
            <w:r>
              <w:rPr>
                <w:rFonts w:eastAsia="Times New Roman" w:cs="Segoe UI"/>
                <w:b/>
                <w:bCs/>
              </w:rPr>
              <w:t>Vanity URL</w:t>
            </w:r>
          </w:p>
        </w:tc>
      </w:tr>
      <w:tr w:rsidR="00A53FE6" w:rsidRPr="00A53FE6" w14:paraId="3EE9B665"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5A73C208" w14:textId="77777777" w:rsidR="00A53FE6" w:rsidRPr="00A53FE6" w:rsidRDefault="00A53FE6" w:rsidP="00A53FE6">
            <w:pPr>
              <w:spacing w:after="0"/>
              <w:rPr>
                <w:rFonts w:ascii="Calibri" w:eastAsia="Times New Roman" w:hAnsi="Calibri" w:cs="Calibri"/>
                <w:sz w:val="22"/>
              </w:rPr>
            </w:pPr>
            <w:proofErr w:type="spellStart"/>
            <w:r w:rsidRPr="00A53FE6">
              <w:rPr>
                <w:rFonts w:ascii="Calibri" w:eastAsia="Times New Roman" w:hAnsi="Calibri" w:cs="Calibri"/>
                <w:b/>
                <w:bCs/>
                <w:sz w:val="22"/>
              </w:rPr>
              <w:t>Github</w:t>
            </w:r>
            <w:proofErr w:type="spellEnd"/>
            <w:r w:rsidRPr="00A53FE6">
              <w:rPr>
                <w:rFonts w:ascii="Calibri" w:eastAsia="Times New Roman" w:hAnsi="Calibri" w:cs="Calibri"/>
                <w:b/>
                <w:bCs/>
                <w:sz w:val="22"/>
              </w:rPr>
              <w:t xml:space="preserve"> template</w:t>
            </w:r>
          </w:p>
        </w:tc>
        <w:tc>
          <w:tcPr>
            <w:tcW w:w="2667" w:type="dxa"/>
            <w:hideMark/>
          </w:tcPr>
          <w:p w14:paraId="25E78BC4" w14:textId="77777777" w:rsidR="00A53FE6" w:rsidRPr="00A53FE6" w:rsidRDefault="00A53FE6" w:rsidP="00A53FE6">
            <w:pPr>
              <w:spacing w:after="0"/>
              <w:rPr>
                <w:rFonts w:eastAsia="Times New Roman" w:cs="Segoe UI"/>
              </w:rPr>
            </w:pPr>
            <w:r w:rsidRPr="00A53FE6">
              <w:rPr>
                <w:rFonts w:eastAsia="Times New Roman" w:cs="Segoe UI"/>
                <w:b/>
                <w:bCs/>
              </w:rPr>
              <w:t>Aka.ms/</w:t>
            </w:r>
            <w:proofErr w:type="spellStart"/>
            <w:r w:rsidRPr="00A53FE6">
              <w:rPr>
                <w:rFonts w:eastAsia="Times New Roman" w:cs="Segoe UI"/>
                <w:b/>
                <w:bCs/>
              </w:rPr>
              <w:t>WVDHostPool</w:t>
            </w:r>
            <w:proofErr w:type="spellEnd"/>
          </w:p>
        </w:tc>
      </w:tr>
      <w:tr w:rsidR="00A53FE6" w:rsidRPr="00A53FE6" w14:paraId="1508875B"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hideMark/>
          </w:tcPr>
          <w:p w14:paraId="27071284"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Web client</w:t>
            </w:r>
          </w:p>
        </w:tc>
        <w:tc>
          <w:tcPr>
            <w:tcW w:w="2667" w:type="dxa"/>
            <w:hideMark/>
          </w:tcPr>
          <w:p w14:paraId="555E12EA" w14:textId="77777777" w:rsidR="00A53FE6" w:rsidRPr="00A53FE6" w:rsidRDefault="00A53FE6" w:rsidP="00A53FE6">
            <w:pPr>
              <w:spacing w:after="0"/>
              <w:rPr>
                <w:rFonts w:eastAsia="Times New Roman" w:cs="Segoe UI"/>
              </w:rPr>
            </w:pPr>
            <w:r w:rsidRPr="00A53FE6">
              <w:rPr>
                <w:rFonts w:eastAsia="Times New Roman" w:cs="Segoe UI"/>
                <w:b/>
                <w:bCs/>
              </w:rPr>
              <w:t>Aka.ms/</w:t>
            </w:r>
            <w:proofErr w:type="spellStart"/>
            <w:r w:rsidRPr="00A53FE6">
              <w:rPr>
                <w:rFonts w:eastAsia="Times New Roman" w:cs="Segoe UI"/>
                <w:b/>
                <w:bCs/>
              </w:rPr>
              <w:t>WVDWeb</w:t>
            </w:r>
            <w:proofErr w:type="spellEnd"/>
          </w:p>
        </w:tc>
      </w:tr>
      <w:tr w:rsidR="00A53FE6" w:rsidRPr="00A53FE6" w14:paraId="041D6DEE"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033D7A90"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bits</w:t>
            </w:r>
          </w:p>
        </w:tc>
        <w:tc>
          <w:tcPr>
            <w:tcW w:w="2667" w:type="dxa"/>
            <w:hideMark/>
          </w:tcPr>
          <w:p w14:paraId="6893AB3F" w14:textId="77777777" w:rsidR="00A53FE6" w:rsidRPr="00A53FE6" w:rsidRDefault="00A53FE6" w:rsidP="00A53FE6">
            <w:pPr>
              <w:spacing w:after="0"/>
              <w:rPr>
                <w:rFonts w:eastAsia="Times New Roman" w:cs="Segoe UI"/>
              </w:rPr>
            </w:pPr>
            <w:r w:rsidRPr="00A53FE6">
              <w:rPr>
                <w:rFonts w:eastAsia="Times New Roman" w:cs="Segoe UI"/>
                <w:b/>
                <w:bCs/>
              </w:rPr>
              <w:t>Aka.ms/WVDBits</w:t>
            </w:r>
          </w:p>
        </w:tc>
      </w:tr>
      <w:tr w:rsidR="00A53FE6" w:rsidRPr="00A53FE6" w14:paraId="38CA2406"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hideMark/>
          </w:tcPr>
          <w:p w14:paraId="780EE600"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master image guidance</w:t>
            </w:r>
          </w:p>
        </w:tc>
        <w:tc>
          <w:tcPr>
            <w:tcW w:w="2667" w:type="dxa"/>
            <w:hideMark/>
          </w:tcPr>
          <w:p w14:paraId="6E9A8416"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Aka.ms/</w:t>
            </w:r>
            <w:proofErr w:type="spellStart"/>
            <w:r w:rsidRPr="00A53FE6">
              <w:rPr>
                <w:rFonts w:ascii="Calibri" w:eastAsia="Times New Roman" w:hAnsi="Calibri" w:cs="Calibri"/>
                <w:b/>
                <w:bCs/>
                <w:sz w:val="22"/>
              </w:rPr>
              <w:t>WVDMasterImage</w:t>
            </w:r>
            <w:proofErr w:type="spellEnd"/>
          </w:p>
        </w:tc>
      </w:tr>
      <w:tr w:rsidR="00A53FE6" w:rsidRPr="00A53FE6" w14:paraId="4BAE2A3A" w14:textId="77777777" w:rsidTr="00A53FE6">
        <w:trPr>
          <w:cnfStyle w:val="000000100000" w:firstRow="0" w:lastRow="0" w:firstColumn="0" w:lastColumn="0" w:oddVBand="0" w:evenVBand="0" w:oddHBand="1" w:evenHBand="0" w:firstRowFirstColumn="0" w:firstRowLastColumn="0" w:lastRowFirstColumn="0" w:lastRowLastColumn="0"/>
          <w:jc w:val="left"/>
        </w:trPr>
        <w:tc>
          <w:tcPr>
            <w:tcW w:w="2945" w:type="dxa"/>
            <w:hideMark/>
          </w:tcPr>
          <w:p w14:paraId="3DD4C08A"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WVD OOB client</w:t>
            </w:r>
          </w:p>
        </w:tc>
        <w:tc>
          <w:tcPr>
            <w:tcW w:w="2667" w:type="dxa"/>
            <w:hideMark/>
          </w:tcPr>
          <w:p w14:paraId="25EB371D" w14:textId="77777777" w:rsidR="00A53FE6" w:rsidRPr="00A53FE6" w:rsidRDefault="00A53FE6" w:rsidP="00A53FE6">
            <w:pPr>
              <w:spacing w:after="0"/>
              <w:rPr>
                <w:rFonts w:ascii="Calibri" w:eastAsia="Times New Roman" w:hAnsi="Calibri" w:cs="Calibri"/>
                <w:sz w:val="22"/>
              </w:rPr>
            </w:pPr>
            <w:r w:rsidRPr="00A53FE6">
              <w:rPr>
                <w:rFonts w:ascii="Calibri" w:eastAsia="Times New Roman" w:hAnsi="Calibri" w:cs="Calibri"/>
                <w:b/>
                <w:bCs/>
                <w:sz w:val="22"/>
              </w:rPr>
              <w:t>Aka.ms/</w:t>
            </w:r>
            <w:proofErr w:type="spellStart"/>
            <w:r w:rsidRPr="00A53FE6">
              <w:rPr>
                <w:rFonts w:ascii="Calibri" w:eastAsia="Times New Roman" w:hAnsi="Calibri" w:cs="Calibri"/>
                <w:b/>
                <w:bCs/>
                <w:sz w:val="22"/>
              </w:rPr>
              <w:t>WVDObb</w:t>
            </w:r>
            <w:proofErr w:type="spellEnd"/>
          </w:p>
        </w:tc>
      </w:tr>
      <w:tr w:rsidR="006D491A" w:rsidRPr="00A53FE6" w14:paraId="26DBC556" w14:textId="77777777" w:rsidTr="00A53FE6">
        <w:trPr>
          <w:cnfStyle w:val="000000010000" w:firstRow="0" w:lastRow="0" w:firstColumn="0" w:lastColumn="0" w:oddVBand="0" w:evenVBand="0" w:oddHBand="0" w:evenHBand="1" w:firstRowFirstColumn="0" w:firstRowLastColumn="0" w:lastRowFirstColumn="0" w:lastRowLastColumn="0"/>
          <w:jc w:val="left"/>
        </w:trPr>
        <w:tc>
          <w:tcPr>
            <w:tcW w:w="2945" w:type="dxa"/>
          </w:tcPr>
          <w:p w14:paraId="77395BF2" w14:textId="5FF67B62" w:rsidR="006D491A" w:rsidRPr="00A53FE6" w:rsidRDefault="007A668A" w:rsidP="00A53FE6">
            <w:pPr>
              <w:spacing w:after="0"/>
              <w:rPr>
                <w:rFonts w:ascii="Calibri" w:eastAsia="Times New Roman" w:hAnsi="Calibri" w:cs="Calibri"/>
                <w:b/>
                <w:bCs/>
                <w:sz w:val="22"/>
              </w:rPr>
            </w:pPr>
            <w:r>
              <w:rPr>
                <w:rFonts w:ascii="Calibri" w:eastAsia="Times New Roman" w:hAnsi="Calibri" w:cs="Calibri"/>
                <w:b/>
                <w:bCs/>
                <w:sz w:val="22"/>
              </w:rPr>
              <w:t xml:space="preserve">WVD </w:t>
            </w:r>
            <w:r w:rsidR="000B160E">
              <w:rPr>
                <w:rFonts w:ascii="Calibri" w:eastAsia="Times New Roman" w:hAnsi="Calibri" w:cs="Calibri"/>
                <w:b/>
                <w:bCs/>
                <w:sz w:val="22"/>
              </w:rPr>
              <w:t>Bootcamp document</w:t>
            </w:r>
            <w:bookmarkStart w:id="460" w:name="_GoBack"/>
            <w:bookmarkEnd w:id="460"/>
          </w:p>
        </w:tc>
        <w:tc>
          <w:tcPr>
            <w:tcW w:w="2667" w:type="dxa"/>
          </w:tcPr>
          <w:p w14:paraId="6E895DAE" w14:textId="5300422C" w:rsidR="006D491A" w:rsidRPr="00A53FE6" w:rsidRDefault="000B160E" w:rsidP="00A53FE6">
            <w:pPr>
              <w:spacing w:after="0"/>
              <w:rPr>
                <w:rFonts w:ascii="Calibri" w:eastAsia="Times New Roman" w:hAnsi="Calibri" w:cs="Calibri"/>
                <w:b/>
                <w:bCs/>
                <w:sz w:val="22"/>
              </w:rPr>
            </w:pPr>
            <w:r>
              <w:rPr>
                <w:rFonts w:ascii="Calibri" w:eastAsia="Times New Roman" w:hAnsi="Calibri" w:cs="Calibri"/>
                <w:b/>
                <w:bCs/>
                <w:sz w:val="22"/>
              </w:rPr>
              <w:t>Aka.ms/</w:t>
            </w:r>
            <w:proofErr w:type="spellStart"/>
            <w:r>
              <w:rPr>
                <w:rFonts w:ascii="Calibri" w:eastAsia="Times New Roman" w:hAnsi="Calibri" w:cs="Calibri"/>
                <w:b/>
                <w:bCs/>
                <w:sz w:val="22"/>
              </w:rPr>
              <w:t>WVDdoc</w:t>
            </w:r>
            <w:proofErr w:type="spellEnd"/>
          </w:p>
        </w:tc>
      </w:tr>
    </w:tbl>
    <w:p w14:paraId="3E3C0CB8" w14:textId="77777777" w:rsidR="00A53FE6" w:rsidRPr="007608F6" w:rsidRDefault="00A53FE6" w:rsidP="00A53FE6">
      <w:pPr>
        <w:pStyle w:val="ListParagraph"/>
        <w:ind w:left="1440"/>
        <w:rPr>
          <w:ins w:id="461" w:author="Author"/>
          <w:szCs w:val="20"/>
        </w:rPr>
      </w:pPr>
    </w:p>
    <w:p w14:paraId="0C37BBC2" w14:textId="0BA74694" w:rsidR="00A777D3" w:rsidRPr="00F070E6" w:rsidDel="002856CE" w:rsidRDefault="00A777D3" w:rsidP="00F070E6">
      <w:pPr>
        <w:pStyle w:val="ListParagraph"/>
        <w:numPr>
          <w:ilvl w:val="0"/>
          <w:numId w:val="1"/>
        </w:numPr>
        <w:rPr>
          <w:del w:id="462" w:author="Author"/>
          <w:szCs w:val="20"/>
        </w:rPr>
      </w:pPr>
      <w:ins w:id="463" w:author="Author">
        <w:del w:id="464" w:author="Author">
          <w:r w:rsidDel="002856CE">
            <w:rPr>
              <w:szCs w:val="20"/>
            </w:rPr>
            <w:delText>Access to MS Global VPN</w:delText>
          </w:r>
          <w:r w:rsidR="00385693" w:rsidDel="002856CE">
            <w:rPr>
              <w:szCs w:val="20"/>
            </w:rPr>
            <w:delText xml:space="preserve"> to download bits</w:delText>
          </w:r>
        </w:del>
      </w:ins>
    </w:p>
    <w:p w14:paraId="60D44F52" w14:textId="477D46AF" w:rsidR="00745F44" w:rsidRDefault="00745F44">
      <w:pPr>
        <w:rPr>
          <w:rFonts w:asciiTheme="minorHAnsi" w:eastAsia="Times New Roman" w:hAnsiTheme="minorHAnsi" w:cstheme="minorHAnsi"/>
          <w:iCs/>
          <w:color w:val="0078D7" w:themeColor="accent1"/>
          <w:sz w:val="28"/>
        </w:rPr>
      </w:pPr>
      <w:r>
        <w:br w:type="page"/>
      </w:r>
    </w:p>
    <w:p w14:paraId="5B2DDF0E" w14:textId="314957DE" w:rsidR="00230494" w:rsidRDefault="00E222AF" w:rsidP="00230494">
      <w:pPr>
        <w:pStyle w:val="Heading2"/>
        <w:rPr>
          <w:ins w:id="465" w:author="Author"/>
        </w:rPr>
      </w:pPr>
      <w:bookmarkStart w:id="466" w:name="_Toc535181944"/>
      <w:ins w:id="467" w:author="Author">
        <w:r>
          <w:lastRenderedPageBreak/>
          <w:t xml:space="preserve">Entries for </w:t>
        </w:r>
        <w:r w:rsidR="00230494">
          <w:t xml:space="preserve">Azure Marketplace </w:t>
        </w:r>
        <w:r>
          <w:t>template</w:t>
        </w:r>
        <w:bookmarkEnd w:id="466"/>
        <w:r>
          <w:t xml:space="preserve"> </w:t>
        </w:r>
        <w:del w:id="468" w:author="Author">
          <w:r w:rsidR="00230494" w:rsidDel="00E222AF">
            <w:delText xml:space="preserve"> </w:delText>
          </w:r>
        </w:del>
      </w:ins>
    </w:p>
    <w:tbl>
      <w:tblPr>
        <w:tblStyle w:val="CitrixTable"/>
        <w:tblW w:w="0" w:type="auto"/>
        <w:tblLayout w:type="fixed"/>
        <w:tblLook w:val="04A0" w:firstRow="1" w:lastRow="0" w:firstColumn="1" w:lastColumn="0" w:noHBand="0" w:noVBand="1"/>
        <w:tblCaption w:val=""/>
        <w:tblDescription w:val=""/>
        <w:tblPrChange w:id="469" w:author="Author">
          <w:tblPr>
            <w:tblW w:w="1366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PrChange>
      </w:tblPr>
      <w:tblGrid>
        <w:gridCol w:w="1942"/>
        <w:gridCol w:w="1530"/>
        <w:gridCol w:w="4009"/>
        <w:gridCol w:w="3309"/>
        <w:tblGridChange w:id="470">
          <w:tblGrid>
            <w:gridCol w:w="2097"/>
            <w:gridCol w:w="1474"/>
            <w:gridCol w:w="4928"/>
            <w:gridCol w:w="5162"/>
          </w:tblGrid>
        </w:tblGridChange>
      </w:tblGrid>
      <w:tr w:rsidR="00FD51D5" w14:paraId="512BD604" w14:textId="77777777" w:rsidTr="005B166C">
        <w:trPr>
          <w:cnfStyle w:val="100000000000" w:firstRow="1" w:lastRow="0" w:firstColumn="0" w:lastColumn="0" w:oddVBand="0" w:evenVBand="0" w:oddHBand="0" w:evenHBand="0" w:firstRowFirstColumn="0" w:firstRowLastColumn="0" w:lastRowFirstColumn="0" w:lastRowLastColumn="0"/>
          <w:ins w:id="471" w:author="Author"/>
        </w:trPr>
        <w:tc>
          <w:tcPr>
            <w:tcW w:w="1942" w:type="dxa"/>
            <w:hideMark/>
            <w:tcPrChange w:id="472"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063BF51"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3" w:author="Author"/>
                <w:rFonts w:ascii="Calibri" w:hAnsi="Calibri" w:cs="Calibri"/>
                <w:sz w:val="22"/>
                <w:szCs w:val="22"/>
              </w:rPr>
            </w:pPr>
            <w:ins w:id="474" w:author="Author">
              <w:r>
                <w:rPr>
                  <w:rFonts w:ascii="Calibri" w:hAnsi="Calibri" w:cs="Calibri"/>
                  <w:sz w:val="22"/>
                  <w:szCs w:val="22"/>
                </w:rPr>
                <w:t> </w:t>
              </w:r>
            </w:ins>
          </w:p>
        </w:tc>
        <w:tc>
          <w:tcPr>
            <w:tcW w:w="1530" w:type="dxa"/>
            <w:hideMark/>
            <w:tcPrChange w:id="475"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DAF57CD"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6" w:author="Author"/>
                <w:rFonts w:ascii="Calibri" w:hAnsi="Calibri" w:cs="Calibri"/>
                <w:sz w:val="22"/>
                <w:szCs w:val="22"/>
              </w:rPr>
            </w:pPr>
            <w:ins w:id="477" w:author="Author">
              <w:r>
                <w:rPr>
                  <w:rFonts w:ascii="Calibri" w:hAnsi="Calibri" w:cs="Calibri"/>
                  <w:b/>
                  <w:bCs/>
                  <w:sz w:val="22"/>
                  <w:szCs w:val="22"/>
                </w:rPr>
                <w:t>Field</w:t>
              </w:r>
            </w:ins>
          </w:p>
        </w:tc>
        <w:tc>
          <w:tcPr>
            <w:tcW w:w="4009" w:type="dxa"/>
            <w:hideMark/>
            <w:tcPrChange w:id="478"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C810FD"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79" w:author="Author"/>
                <w:rFonts w:ascii="Calibri" w:hAnsi="Calibri" w:cs="Calibri"/>
                <w:sz w:val="22"/>
                <w:szCs w:val="22"/>
              </w:rPr>
            </w:pPr>
            <w:ins w:id="480" w:author="Author">
              <w:r>
                <w:rPr>
                  <w:rFonts w:ascii="Calibri" w:hAnsi="Calibri" w:cs="Calibri"/>
                  <w:b/>
                  <w:bCs/>
                  <w:sz w:val="22"/>
                  <w:szCs w:val="22"/>
                </w:rPr>
                <w:t>Value</w:t>
              </w:r>
            </w:ins>
          </w:p>
        </w:tc>
        <w:tc>
          <w:tcPr>
            <w:tcW w:w="3309" w:type="dxa"/>
            <w:hideMark/>
            <w:tcPrChange w:id="48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840989F" w14:textId="77777777" w:rsidR="00FD51D5" w:rsidRDefault="00FD51D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ins w:id="482" w:author="Author"/>
                <w:rFonts w:ascii="Calibri" w:hAnsi="Calibri" w:cs="Calibri"/>
                <w:sz w:val="22"/>
                <w:szCs w:val="22"/>
              </w:rPr>
            </w:pPr>
            <w:ins w:id="483" w:author="Author">
              <w:r>
                <w:rPr>
                  <w:rFonts w:ascii="Calibri" w:hAnsi="Calibri" w:cs="Calibri"/>
                  <w:b/>
                  <w:bCs/>
                  <w:sz w:val="22"/>
                  <w:szCs w:val="22"/>
                </w:rPr>
                <w:t>Notes</w:t>
              </w:r>
            </w:ins>
          </w:p>
        </w:tc>
      </w:tr>
      <w:tr w:rsidR="00FD51D5" w14:paraId="1532401D" w14:textId="77777777" w:rsidTr="005B166C">
        <w:trPr>
          <w:cnfStyle w:val="000000100000" w:firstRow="0" w:lastRow="0" w:firstColumn="0" w:lastColumn="0" w:oddVBand="0" w:evenVBand="0" w:oddHBand="1" w:evenHBand="0" w:firstRowFirstColumn="0" w:firstRowLastColumn="0" w:lastRowFirstColumn="0" w:lastRowLastColumn="0"/>
          <w:ins w:id="484" w:author="Author"/>
        </w:trPr>
        <w:tc>
          <w:tcPr>
            <w:tcW w:w="1942" w:type="dxa"/>
            <w:hideMark/>
            <w:tcPrChange w:id="48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9BE318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86" w:author="Author"/>
                <w:rFonts w:ascii="Calibri" w:hAnsi="Calibri" w:cs="Calibri"/>
                <w:sz w:val="22"/>
                <w:szCs w:val="22"/>
              </w:rPr>
            </w:pPr>
            <w:ins w:id="487" w:author="Author">
              <w:r>
                <w:rPr>
                  <w:rFonts w:ascii="Calibri" w:hAnsi="Calibri" w:cs="Calibri"/>
                  <w:b/>
                  <w:bCs/>
                  <w:sz w:val="22"/>
                  <w:szCs w:val="22"/>
                </w:rPr>
                <w:t>Blade 1: Basics</w:t>
              </w:r>
            </w:ins>
          </w:p>
        </w:tc>
        <w:tc>
          <w:tcPr>
            <w:tcW w:w="1530" w:type="dxa"/>
            <w:hideMark/>
            <w:tcPrChange w:id="48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07E7B88"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89" w:author="Author"/>
                <w:rFonts w:ascii="Calibri" w:hAnsi="Calibri" w:cs="Calibri"/>
                <w:sz w:val="22"/>
                <w:szCs w:val="22"/>
              </w:rPr>
            </w:pPr>
            <w:proofErr w:type="spellStart"/>
            <w:ins w:id="490" w:author="Author">
              <w:r>
                <w:rPr>
                  <w:rFonts w:ascii="Calibri" w:hAnsi="Calibri" w:cs="Calibri"/>
                  <w:sz w:val="22"/>
                  <w:szCs w:val="22"/>
                </w:rPr>
                <w:t>Hostpool</w:t>
              </w:r>
              <w:proofErr w:type="spellEnd"/>
              <w:r>
                <w:rPr>
                  <w:rFonts w:ascii="Calibri" w:hAnsi="Calibri" w:cs="Calibri"/>
                  <w:sz w:val="22"/>
                  <w:szCs w:val="22"/>
                </w:rPr>
                <w:t xml:space="preserve"> name</w:t>
              </w:r>
            </w:ins>
          </w:p>
        </w:tc>
        <w:tc>
          <w:tcPr>
            <w:tcW w:w="4009" w:type="dxa"/>
            <w:hideMark/>
            <w:tcPrChange w:id="49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F55DD6E"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92" w:author="Author"/>
                <w:rFonts w:ascii="Calibri" w:hAnsi="Calibri" w:cs="Calibri"/>
                <w:sz w:val="22"/>
                <w:szCs w:val="22"/>
              </w:rPr>
            </w:pPr>
            <w:ins w:id="493" w:author="Author">
              <w:r>
                <w:rPr>
                  <w:rFonts w:ascii="Calibri" w:hAnsi="Calibri" w:cs="Calibri"/>
                  <w:sz w:val="22"/>
                  <w:szCs w:val="22"/>
                </w:rPr>
                <w:t>&lt;alias&gt;HP</w:t>
              </w:r>
            </w:ins>
          </w:p>
        </w:tc>
        <w:tc>
          <w:tcPr>
            <w:tcW w:w="3309" w:type="dxa"/>
            <w:hideMark/>
            <w:tcPrChange w:id="49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C1CBAA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495" w:author="Author"/>
                <w:rFonts w:ascii="Calibri" w:hAnsi="Calibri" w:cs="Calibri"/>
                <w:sz w:val="22"/>
                <w:szCs w:val="22"/>
              </w:rPr>
            </w:pPr>
            <w:ins w:id="496" w:author="Author">
              <w:r>
                <w:rPr>
                  <w:rFonts w:ascii="Calibri" w:hAnsi="Calibri" w:cs="Calibri"/>
                  <w:sz w:val="22"/>
                  <w:szCs w:val="22"/>
                </w:rPr>
                <w:t> </w:t>
              </w:r>
            </w:ins>
          </w:p>
        </w:tc>
      </w:tr>
      <w:tr w:rsidR="00FD51D5" w14:paraId="2AB396A2" w14:textId="77777777" w:rsidTr="005B166C">
        <w:trPr>
          <w:cnfStyle w:val="000000010000" w:firstRow="0" w:lastRow="0" w:firstColumn="0" w:lastColumn="0" w:oddVBand="0" w:evenVBand="0" w:oddHBand="0" w:evenHBand="1" w:firstRowFirstColumn="0" w:firstRowLastColumn="0" w:lastRowFirstColumn="0" w:lastRowLastColumn="0"/>
          <w:ins w:id="497" w:author="Author"/>
        </w:trPr>
        <w:tc>
          <w:tcPr>
            <w:tcW w:w="1942" w:type="dxa"/>
            <w:hideMark/>
            <w:tcPrChange w:id="49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3D25407"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499" w:author="Author"/>
                <w:rFonts w:ascii="Calibri" w:hAnsi="Calibri" w:cs="Calibri"/>
                <w:sz w:val="22"/>
                <w:szCs w:val="22"/>
              </w:rPr>
            </w:pPr>
            <w:ins w:id="500" w:author="Author">
              <w:r>
                <w:rPr>
                  <w:rFonts w:ascii="Calibri" w:hAnsi="Calibri" w:cs="Calibri"/>
                  <w:sz w:val="22"/>
                  <w:szCs w:val="22"/>
                </w:rPr>
                <w:t> </w:t>
              </w:r>
            </w:ins>
          </w:p>
        </w:tc>
        <w:tc>
          <w:tcPr>
            <w:tcW w:w="1530" w:type="dxa"/>
            <w:hideMark/>
            <w:tcPrChange w:id="50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6EE72E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2" w:author="Author"/>
                <w:rFonts w:ascii="Calibri" w:hAnsi="Calibri" w:cs="Calibri"/>
                <w:sz w:val="22"/>
                <w:szCs w:val="22"/>
              </w:rPr>
            </w:pPr>
            <w:ins w:id="503" w:author="Author">
              <w:r>
                <w:rPr>
                  <w:rFonts w:ascii="Calibri" w:hAnsi="Calibri" w:cs="Calibri"/>
                  <w:sz w:val="22"/>
                  <w:szCs w:val="22"/>
                </w:rPr>
                <w:t>WVD Region</w:t>
              </w:r>
            </w:ins>
          </w:p>
        </w:tc>
        <w:tc>
          <w:tcPr>
            <w:tcW w:w="4009" w:type="dxa"/>
            <w:hideMark/>
            <w:tcPrChange w:id="50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4BBB488"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5" w:author="Author"/>
                <w:rFonts w:ascii="Calibri" w:hAnsi="Calibri" w:cs="Calibri"/>
                <w:sz w:val="22"/>
                <w:szCs w:val="22"/>
              </w:rPr>
            </w:pPr>
            <w:ins w:id="506" w:author="Author">
              <w:r>
                <w:rPr>
                  <w:rFonts w:ascii="Calibri" w:hAnsi="Calibri" w:cs="Calibri"/>
                  <w:sz w:val="22"/>
                  <w:szCs w:val="22"/>
                </w:rPr>
                <w:t>East US 2</w:t>
              </w:r>
            </w:ins>
          </w:p>
        </w:tc>
        <w:tc>
          <w:tcPr>
            <w:tcW w:w="3309" w:type="dxa"/>
            <w:hideMark/>
            <w:tcPrChange w:id="50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009955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08" w:author="Author"/>
                <w:rFonts w:ascii="Calibri" w:hAnsi="Calibri" w:cs="Calibri"/>
                <w:sz w:val="22"/>
                <w:szCs w:val="22"/>
              </w:rPr>
            </w:pPr>
            <w:ins w:id="509" w:author="Author">
              <w:r>
                <w:rPr>
                  <w:rFonts w:ascii="Calibri" w:hAnsi="Calibri" w:cs="Calibri"/>
                  <w:sz w:val="22"/>
                  <w:szCs w:val="22"/>
                </w:rPr>
                <w:t>Only option</w:t>
              </w:r>
            </w:ins>
          </w:p>
        </w:tc>
      </w:tr>
      <w:tr w:rsidR="00FD51D5" w14:paraId="173190E2" w14:textId="77777777" w:rsidTr="005B166C">
        <w:trPr>
          <w:cnfStyle w:val="000000100000" w:firstRow="0" w:lastRow="0" w:firstColumn="0" w:lastColumn="0" w:oddVBand="0" w:evenVBand="0" w:oddHBand="1" w:evenHBand="0" w:firstRowFirstColumn="0" w:firstRowLastColumn="0" w:lastRowFirstColumn="0" w:lastRowLastColumn="0"/>
          <w:ins w:id="510" w:author="Author"/>
        </w:trPr>
        <w:tc>
          <w:tcPr>
            <w:tcW w:w="1942" w:type="dxa"/>
            <w:hideMark/>
            <w:tcPrChange w:id="51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A67EC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2" w:author="Author"/>
                <w:rFonts w:ascii="Calibri" w:hAnsi="Calibri" w:cs="Calibri"/>
                <w:sz w:val="22"/>
                <w:szCs w:val="22"/>
              </w:rPr>
            </w:pPr>
            <w:ins w:id="513" w:author="Author">
              <w:r>
                <w:rPr>
                  <w:rFonts w:ascii="Calibri" w:hAnsi="Calibri" w:cs="Calibri"/>
                  <w:sz w:val="22"/>
                  <w:szCs w:val="22"/>
                </w:rPr>
                <w:t> </w:t>
              </w:r>
            </w:ins>
          </w:p>
        </w:tc>
        <w:tc>
          <w:tcPr>
            <w:tcW w:w="1530" w:type="dxa"/>
            <w:hideMark/>
            <w:tcPrChange w:id="51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C5A351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5" w:author="Author"/>
                <w:rFonts w:ascii="Calibri" w:hAnsi="Calibri" w:cs="Calibri"/>
                <w:sz w:val="22"/>
                <w:szCs w:val="22"/>
              </w:rPr>
            </w:pPr>
            <w:ins w:id="516" w:author="Author">
              <w:r>
                <w:rPr>
                  <w:rFonts w:ascii="Calibri" w:hAnsi="Calibri" w:cs="Calibri"/>
                  <w:sz w:val="22"/>
                  <w:szCs w:val="22"/>
                </w:rPr>
                <w:t>Subscription</w:t>
              </w:r>
            </w:ins>
          </w:p>
        </w:tc>
        <w:tc>
          <w:tcPr>
            <w:tcW w:w="4009" w:type="dxa"/>
            <w:hideMark/>
            <w:tcPrChange w:id="51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BB29D6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18" w:author="Author"/>
                <w:rFonts w:ascii="Calibri" w:hAnsi="Calibri" w:cs="Calibri"/>
                <w:sz w:val="22"/>
                <w:szCs w:val="22"/>
              </w:rPr>
            </w:pPr>
            <w:ins w:id="519" w:author="Author">
              <w:r>
                <w:rPr>
                  <w:rFonts w:ascii="Calibri" w:hAnsi="Calibri" w:cs="Calibri"/>
                  <w:sz w:val="22"/>
                  <w:szCs w:val="22"/>
                </w:rPr>
                <w:t>Microsoft Azure</w:t>
              </w:r>
            </w:ins>
          </w:p>
        </w:tc>
        <w:tc>
          <w:tcPr>
            <w:tcW w:w="3309" w:type="dxa"/>
            <w:hideMark/>
            <w:tcPrChange w:id="520"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E4E26C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21" w:author="Author"/>
                <w:rFonts w:ascii="Calibri" w:hAnsi="Calibri" w:cs="Calibri"/>
                <w:sz w:val="22"/>
                <w:szCs w:val="22"/>
              </w:rPr>
            </w:pPr>
            <w:ins w:id="522" w:author="Author">
              <w:r>
                <w:rPr>
                  <w:rFonts w:ascii="Calibri" w:hAnsi="Calibri" w:cs="Calibri"/>
                  <w:sz w:val="22"/>
                  <w:szCs w:val="22"/>
                </w:rPr>
                <w:t>Only option</w:t>
              </w:r>
            </w:ins>
          </w:p>
        </w:tc>
      </w:tr>
      <w:tr w:rsidR="00FD51D5" w14:paraId="37A21578" w14:textId="77777777" w:rsidTr="005B166C">
        <w:trPr>
          <w:cnfStyle w:val="000000010000" w:firstRow="0" w:lastRow="0" w:firstColumn="0" w:lastColumn="0" w:oddVBand="0" w:evenVBand="0" w:oddHBand="0" w:evenHBand="1" w:firstRowFirstColumn="0" w:firstRowLastColumn="0" w:lastRowFirstColumn="0" w:lastRowLastColumn="0"/>
          <w:ins w:id="523" w:author="Author"/>
        </w:trPr>
        <w:tc>
          <w:tcPr>
            <w:tcW w:w="1942" w:type="dxa"/>
            <w:hideMark/>
            <w:tcPrChange w:id="524"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38FEEC3"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25" w:author="Author"/>
                <w:rFonts w:ascii="Calibri" w:hAnsi="Calibri" w:cs="Calibri"/>
                <w:sz w:val="22"/>
                <w:szCs w:val="22"/>
              </w:rPr>
            </w:pPr>
            <w:ins w:id="526" w:author="Author">
              <w:r>
                <w:rPr>
                  <w:rFonts w:ascii="Calibri" w:hAnsi="Calibri" w:cs="Calibri"/>
                  <w:sz w:val="22"/>
                  <w:szCs w:val="22"/>
                </w:rPr>
                <w:t> </w:t>
              </w:r>
            </w:ins>
          </w:p>
        </w:tc>
        <w:tc>
          <w:tcPr>
            <w:tcW w:w="1530" w:type="dxa"/>
            <w:hideMark/>
            <w:tcPrChange w:id="527"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3C7A5A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28" w:author="Author"/>
                <w:rFonts w:ascii="Calibri" w:hAnsi="Calibri" w:cs="Calibri"/>
                <w:sz w:val="22"/>
                <w:szCs w:val="22"/>
              </w:rPr>
            </w:pPr>
            <w:ins w:id="529" w:author="Author">
              <w:r>
                <w:rPr>
                  <w:rFonts w:ascii="Calibri" w:hAnsi="Calibri" w:cs="Calibri"/>
                  <w:sz w:val="22"/>
                  <w:szCs w:val="22"/>
                </w:rPr>
                <w:t>Resource group</w:t>
              </w:r>
            </w:ins>
          </w:p>
        </w:tc>
        <w:tc>
          <w:tcPr>
            <w:tcW w:w="4009" w:type="dxa"/>
            <w:hideMark/>
            <w:tcPrChange w:id="530"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D2BBAD6"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31" w:author="Author"/>
                <w:rFonts w:ascii="Calibri" w:hAnsi="Calibri" w:cs="Calibri"/>
                <w:sz w:val="22"/>
                <w:szCs w:val="22"/>
              </w:rPr>
            </w:pPr>
            <w:ins w:id="532" w:author="Author">
              <w:r>
                <w:rPr>
                  <w:rFonts w:ascii="Calibri" w:hAnsi="Calibri" w:cs="Calibri"/>
                  <w:sz w:val="22"/>
                  <w:szCs w:val="22"/>
                </w:rPr>
                <w:t>&lt;alias&gt;RG</w:t>
              </w:r>
            </w:ins>
          </w:p>
        </w:tc>
        <w:tc>
          <w:tcPr>
            <w:tcW w:w="3309" w:type="dxa"/>
            <w:hideMark/>
            <w:tcPrChange w:id="533"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1AB672D"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34" w:author="Author"/>
                <w:rFonts w:ascii="Calibri" w:hAnsi="Calibri" w:cs="Calibri"/>
                <w:sz w:val="22"/>
                <w:szCs w:val="22"/>
              </w:rPr>
            </w:pPr>
            <w:ins w:id="535" w:author="Author">
              <w:r>
                <w:rPr>
                  <w:rFonts w:ascii="Calibri" w:hAnsi="Calibri" w:cs="Calibri"/>
                  <w:sz w:val="22"/>
                  <w:szCs w:val="22"/>
                </w:rPr>
                <w:t> </w:t>
              </w:r>
            </w:ins>
          </w:p>
        </w:tc>
      </w:tr>
      <w:tr w:rsidR="00FD51D5" w14:paraId="34C7ED9D" w14:textId="77777777" w:rsidTr="005B166C">
        <w:trPr>
          <w:cnfStyle w:val="000000100000" w:firstRow="0" w:lastRow="0" w:firstColumn="0" w:lastColumn="0" w:oddVBand="0" w:evenVBand="0" w:oddHBand="1" w:evenHBand="0" w:firstRowFirstColumn="0" w:firstRowLastColumn="0" w:lastRowFirstColumn="0" w:lastRowLastColumn="0"/>
          <w:ins w:id="536" w:author="Author"/>
        </w:trPr>
        <w:tc>
          <w:tcPr>
            <w:tcW w:w="1942" w:type="dxa"/>
            <w:hideMark/>
            <w:tcPrChange w:id="537"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01E7A8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38" w:author="Author"/>
                <w:rFonts w:ascii="Calibri" w:hAnsi="Calibri" w:cs="Calibri"/>
                <w:sz w:val="22"/>
                <w:szCs w:val="22"/>
              </w:rPr>
            </w:pPr>
            <w:ins w:id="539" w:author="Author">
              <w:r>
                <w:rPr>
                  <w:rFonts w:ascii="Calibri" w:hAnsi="Calibri" w:cs="Calibri"/>
                  <w:sz w:val="22"/>
                  <w:szCs w:val="22"/>
                </w:rPr>
                <w:t> </w:t>
              </w:r>
            </w:ins>
          </w:p>
        </w:tc>
        <w:tc>
          <w:tcPr>
            <w:tcW w:w="1530" w:type="dxa"/>
            <w:hideMark/>
            <w:tcPrChange w:id="540"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C506AE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1" w:author="Author"/>
                <w:rFonts w:ascii="Calibri" w:hAnsi="Calibri" w:cs="Calibri"/>
                <w:sz w:val="22"/>
                <w:szCs w:val="22"/>
              </w:rPr>
            </w:pPr>
            <w:ins w:id="542" w:author="Author">
              <w:r>
                <w:rPr>
                  <w:rFonts w:ascii="Calibri" w:hAnsi="Calibri" w:cs="Calibri"/>
                  <w:sz w:val="22"/>
                  <w:szCs w:val="22"/>
                </w:rPr>
                <w:t>Location</w:t>
              </w:r>
            </w:ins>
          </w:p>
        </w:tc>
        <w:tc>
          <w:tcPr>
            <w:tcW w:w="4009" w:type="dxa"/>
            <w:hideMark/>
            <w:tcPrChange w:id="543"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4213D0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4" w:author="Author"/>
                <w:rFonts w:ascii="Calibri" w:hAnsi="Calibri" w:cs="Calibri"/>
                <w:sz w:val="22"/>
                <w:szCs w:val="22"/>
              </w:rPr>
            </w:pPr>
            <w:ins w:id="545" w:author="Author">
              <w:r>
                <w:rPr>
                  <w:rFonts w:ascii="Calibri" w:hAnsi="Calibri" w:cs="Calibri"/>
                  <w:sz w:val="22"/>
                  <w:szCs w:val="22"/>
                </w:rPr>
                <w:t>Central US</w:t>
              </w:r>
            </w:ins>
          </w:p>
        </w:tc>
        <w:tc>
          <w:tcPr>
            <w:tcW w:w="3309" w:type="dxa"/>
            <w:hideMark/>
            <w:tcPrChange w:id="546"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A2E7EED"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47" w:author="Author"/>
                <w:rFonts w:ascii="Calibri" w:hAnsi="Calibri" w:cs="Calibri"/>
                <w:sz w:val="22"/>
                <w:szCs w:val="22"/>
              </w:rPr>
            </w:pPr>
            <w:ins w:id="548" w:author="Author">
              <w:r>
                <w:rPr>
                  <w:rFonts w:ascii="Calibri" w:hAnsi="Calibri" w:cs="Calibri"/>
                  <w:sz w:val="22"/>
                  <w:szCs w:val="22"/>
                </w:rPr>
                <w:t>Mandatory location for the bootcamp</w:t>
              </w:r>
            </w:ins>
          </w:p>
        </w:tc>
      </w:tr>
      <w:tr w:rsidR="00FD51D5" w14:paraId="088DFF07" w14:textId="77777777" w:rsidTr="005B166C">
        <w:trPr>
          <w:cnfStyle w:val="000000010000" w:firstRow="0" w:lastRow="0" w:firstColumn="0" w:lastColumn="0" w:oddVBand="0" w:evenVBand="0" w:oddHBand="0" w:evenHBand="1" w:firstRowFirstColumn="0" w:firstRowLastColumn="0" w:lastRowFirstColumn="0" w:lastRowLastColumn="0"/>
          <w:ins w:id="549" w:author="Author"/>
        </w:trPr>
        <w:tc>
          <w:tcPr>
            <w:tcW w:w="1942" w:type="dxa"/>
            <w:hideMark/>
            <w:tcPrChange w:id="550"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4F37D9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1" w:author="Author"/>
                <w:rFonts w:ascii="Calibri" w:hAnsi="Calibri" w:cs="Calibri"/>
                <w:sz w:val="22"/>
                <w:szCs w:val="22"/>
              </w:rPr>
            </w:pPr>
            <w:ins w:id="552" w:author="Author">
              <w:r>
                <w:rPr>
                  <w:rFonts w:ascii="Calibri" w:hAnsi="Calibri" w:cs="Calibri"/>
                  <w:b/>
                  <w:bCs/>
                  <w:sz w:val="22"/>
                  <w:szCs w:val="22"/>
                </w:rPr>
                <w:t>Blade 2: Configure number of VMs based on profile usage</w:t>
              </w:r>
            </w:ins>
          </w:p>
        </w:tc>
        <w:tc>
          <w:tcPr>
            <w:tcW w:w="1530" w:type="dxa"/>
            <w:hideMark/>
            <w:tcPrChange w:id="553"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C271195"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4" w:author="Author"/>
                <w:rFonts w:ascii="Calibri" w:hAnsi="Calibri" w:cs="Calibri"/>
                <w:sz w:val="22"/>
                <w:szCs w:val="22"/>
              </w:rPr>
            </w:pPr>
            <w:ins w:id="555" w:author="Author">
              <w:r>
                <w:rPr>
                  <w:rFonts w:ascii="Calibri" w:hAnsi="Calibri" w:cs="Calibri"/>
                  <w:sz w:val="22"/>
                  <w:szCs w:val="22"/>
                </w:rPr>
                <w:t>Total users</w:t>
              </w:r>
            </w:ins>
          </w:p>
        </w:tc>
        <w:tc>
          <w:tcPr>
            <w:tcW w:w="4009" w:type="dxa"/>
            <w:hideMark/>
            <w:tcPrChange w:id="556"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1DA4C48"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57" w:author="Author"/>
                <w:rFonts w:ascii="Calibri" w:hAnsi="Calibri" w:cs="Calibri"/>
                <w:sz w:val="22"/>
                <w:szCs w:val="22"/>
              </w:rPr>
            </w:pPr>
            <w:ins w:id="558" w:author="Author">
              <w:r>
                <w:rPr>
                  <w:rFonts w:ascii="Calibri" w:hAnsi="Calibri" w:cs="Calibri"/>
                  <w:sz w:val="22"/>
                  <w:szCs w:val="22"/>
                </w:rPr>
                <w:t>5</w:t>
              </w:r>
            </w:ins>
          </w:p>
        </w:tc>
        <w:tc>
          <w:tcPr>
            <w:tcW w:w="3309" w:type="dxa"/>
            <w:hideMark/>
            <w:tcPrChange w:id="559"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EAD471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60" w:author="Author"/>
                <w:rFonts w:ascii="Calibri" w:hAnsi="Calibri" w:cs="Calibri"/>
                <w:sz w:val="22"/>
                <w:szCs w:val="22"/>
              </w:rPr>
            </w:pPr>
            <w:ins w:id="561" w:author="Author">
              <w:r>
                <w:rPr>
                  <w:rFonts w:ascii="Calibri" w:hAnsi="Calibri" w:cs="Calibri"/>
                  <w:sz w:val="22"/>
                  <w:szCs w:val="22"/>
                </w:rPr>
                <w:t> </w:t>
              </w:r>
            </w:ins>
          </w:p>
        </w:tc>
      </w:tr>
      <w:tr w:rsidR="00FD51D5" w14:paraId="658C9E57" w14:textId="77777777" w:rsidTr="005B166C">
        <w:trPr>
          <w:cnfStyle w:val="000000100000" w:firstRow="0" w:lastRow="0" w:firstColumn="0" w:lastColumn="0" w:oddVBand="0" w:evenVBand="0" w:oddHBand="1" w:evenHBand="0" w:firstRowFirstColumn="0" w:firstRowLastColumn="0" w:lastRowFirstColumn="0" w:lastRowLastColumn="0"/>
          <w:ins w:id="562" w:author="Author"/>
        </w:trPr>
        <w:tc>
          <w:tcPr>
            <w:tcW w:w="1942" w:type="dxa"/>
            <w:hideMark/>
            <w:tcPrChange w:id="563"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7D5AC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64" w:author="Author"/>
                <w:rFonts w:ascii="Calibri" w:hAnsi="Calibri" w:cs="Calibri"/>
                <w:sz w:val="22"/>
                <w:szCs w:val="22"/>
              </w:rPr>
            </w:pPr>
            <w:ins w:id="565" w:author="Author">
              <w:r>
                <w:rPr>
                  <w:rFonts w:ascii="Calibri" w:hAnsi="Calibri" w:cs="Calibri"/>
                  <w:sz w:val="22"/>
                  <w:szCs w:val="22"/>
                </w:rPr>
                <w:t> </w:t>
              </w:r>
            </w:ins>
          </w:p>
        </w:tc>
        <w:tc>
          <w:tcPr>
            <w:tcW w:w="1530" w:type="dxa"/>
            <w:hideMark/>
            <w:tcPrChange w:id="566"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1056B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67" w:author="Author"/>
                <w:rFonts w:ascii="Calibri" w:hAnsi="Calibri" w:cs="Calibri"/>
                <w:sz w:val="22"/>
                <w:szCs w:val="22"/>
              </w:rPr>
            </w:pPr>
            <w:ins w:id="568" w:author="Author">
              <w:r>
                <w:rPr>
                  <w:rFonts w:ascii="Calibri" w:hAnsi="Calibri" w:cs="Calibri"/>
                  <w:sz w:val="22"/>
                  <w:szCs w:val="22"/>
                </w:rPr>
                <w:t>Virtual machine size</w:t>
              </w:r>
            </w:ins>
          </w:p>
        </w:tc>
        <w:tc>
          <w:tcPr>
            <w:tcW w:w="4009" w:type="dxa"/>
            <w:hideMark/>
            <w:tcPrChange w:id="569"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BDB7CD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70" w:author="Author"/>
                <w:rFonts w:ascii="Calibri" w:hAnsi="Calibri" w:cs="Calibri"/>
                <w:sz w:val="22"/>
                <w:szCs w:val="22"/>
              </w:rPr>
            </w:pPr>
            <w:ins w:id="571" w:author="Author">
              <w:r>
                <w:rPr>
                  <w:rFonts w:ascii="Calibri" w:hAnsi="Calibri" w:cs="Calibri"/>
                  <w:sz w:val="22"/>
                  <w:szCs w:val="22"/>
                </w:rPr>
                <w:t>Standard B1ms</w:t>
              </w:r>
            </w:ins>
          </w:p>
        </w:tc>
        <w:tc>
          <w:tcPr>
            <w:tcW w:w="3309" w:type="dxa"/>
            <w:hideMark/>
            <w:tcPrChange w:id="572"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E509C6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73" w:author="Author"/>
                <w:rFonts w:ascii="Calibri" w:hAnsi="Calibri" w:cs="Calibri"/>
                <w:sz w:val="22"/>
                <w:szCs w:val="22"/>
              </w:rPr>
            </w:pPr>
            <w:ins w:id="574" w:author="Author">
              <w:r>
                <w:rPr>
                  <w:rFonts w:ascii="Calibri" w:hAnsi="Calibri" w:cs="Calibri"/>
                  <w:sz w:val="22"/>
                  <w:szCs w:val="22"/>
                </w:rPr>
                <w:t> </w:t>
              </w:r>
            </w:ins>
          </w:p>
        </w:tc>
      </w:tr>
      <w:tr w:rsidR="00FD51D5" w14:paraId="4A744FA2" w14:textId="77777777" w:rsidTr="005B166C">
        <w:trPr>
          <w:cnfStyle w:val="000000010000" w:firstRow="0" w:lastRow="0" w:firstColumn="0" w:lastColumn="0" w:oddVBand="0" w:evenVBand="0" w:oddHBand="0" w:evenHBand="1" w:firstRowFirstColumn="0" w:firstRowLastColumn="0" w:lastRowFirstColumn="0" w:lastRowLastColumn="0"/>
          <w:ins w:id="575" w:author="Author"/>
        </w:trPr>
        <w:tc>
          <w:tcPr>
            <w:tcW w:w="1942" w:type="dxa"/>
            <w:hideMark/>
            <w:tcPrChange w:id="576"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EA34CA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77" w:author="Author"/>
                <w:rFonts w:ascii="Calibri" w:hAnsi="Calibri" w:cs="Calibri"/>
                <w:sz w:val="22"/>
                <w:szCs w:val="22"/>
              </w:rPr>
            </w:pPr>
            <w:ins w:id="578" w:author="Author">
              <w:r>
                <w:rPr>
                  <w:rFonts w:ascii="Calibri" w:hAnsi="Calibri" w:cs="Calibri"/>
                  <w:sz w:val="22"/>
                  <w:szCs w:val="22"/>
                </w:rPr>
                <w:t> </w:t>
              </w:r>
            </w:ins>
          </w:p>
        </w:tc>
        <w:tc>
          <w:tcPr>
            <w:tcW w:w="1530" w:type="dxa"/>
            <w:hideMark/>
            <w:tcPrChange w:id="579"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9C10687"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0" w:author="Author"/>
                <w:rFonts w:ascii="Calibri" w:hAnsi="Calibri" w:cs="Calibri"/>
                <w:sz w:val="22"/>
                <w:szCs w:val="22"/>
              </w:rPr>
            </w:pPr>
            <w:ins w:id="581" w:author="Author">
              <w:r>
                <w:rPr>
                  <w:rFonts w:ascii="Calibri" w:hAnsi="Calibri" w:cs="Calibri"/>
                  <w:sz w:val="22"/>
                  <w:szCs w:val="22"/>
                </w:rPr>
                <w:t>Virtual machine name prefix</w:t>
              </w:r>
            </w:ins>
          </w:p>
        </w:tc>
        <w:tc>
          <w:tcPr>
            <w:tcW w:w="4009" w:type="dxa"/>
            <w:hideMark/>
            <w:tcPrChange w:id="582"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D242AA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3" w:author="Author"/>
                <w:rFonts w:ascii="Calibri" w:hAnsi="Calibri" w:cs="Calibri"/>
                <w:sz w:val="22"/>
                <w:szCs w:val="22"/>
              </w:rPr>
            </w:pPr>
            <w:ins w:id="584" w:author="Author">
              <w:r>
                <w:rPr>
                  <w:rFonts w:ascii="Calibri" w:hAnsi="Calibri" w:cs="Calibri"/>
                  <w:sz w:val="22"/>
                  <w:szCs w:val="22"/>
                </w:rPr>
                <w:t>&lt;alias&gt;Host</w:t>
              </w:r>
            </w:ins>
          </w:p>
        </w:tc>
        <w:tc>
          <w:tcPr>
            <w:tcW w:w="3309" w:type="dxa"/>
            <w:hideMark/>
            <w:tcPrChange w:id="585"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F86338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586" w:author="Author"/>
                <w:rFonts w:ascii="Calibri" w:hAnsi="Calibri" w:cs="Calibri"/>
                <w:sz w:val="22"/>
                <w:szCs w:val="22"/>
              </w:rPr>
            </w:pPr>
            <w:ins w:id="587" w:author="Author">
              <w:r>
                <w:rPr>
                  <w:rFonts w:ascii="Calibri" w:hAnsi="Calibri" w:cs="Calibri"/>
                  <w:sz w:val="22"/>
                  <w:szCs w:val="22"/>
                </w:rPr>
                <w:t> </w:t>
              </w:r>
            </w:ins>
          </w:p>
        </w:tc>
      </w:tr>
      <w:tr w:rsidR="00FD51D5" w14:paraId="7CC639C7" w14:textId="77777777" w:rsidTr="005B166C">
        <w:trPr>
          <w:cnfStyle w:val="000000100000" w:firstRow="0" w:lastRow="0" w:firstColumn="0" w:lastColumn="0" w:oddVBand="0" w:evenVBand="0" w:oddHBand="1" w:evenHBand="0" w:firstRowFirstColumn="0" w:firstRowLastColumn="0" w:lastRowFirstColumn="0" w:lastRowLastColumn="0"/>
          <w:ins w:id="588" w:author="Author"/>
        </w:trPr>
        <w:tc>
          <w:tcPr>
            <w:tcW w:w="1942" w:type="dxa"/>
            <w:hideMark/>
            <w:tcPrChange w:id="589"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B1FE88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0" w:author="Author"/>
                <w:rFonts w:ascii="Calibri" w:hAnsi="Calibri" w:cs="Calibri"/>
                <w:sz w:val="22"/>
                <w:szCs w:val="22"/>
              </w:rPr>
            </w:pPr>
            <w:ins w:id="591" w:author="Author">
              <w:r>
                <w:rPr>
                  <w:rFonts w:ascii="Calibri" w:hAnsi="Calibri" w:cs="Calibri"/>
                  <w:b/>
                  <w:bCs/>
                  <w:sz w:val="22"/>
                  <w:szCs w:val="22"/>
                </w:rPr>
                <w:t>Blade 3: configure the VMs for Azure</w:t>
              </w:r>
            </w:ins>
          </w:p>
        </w:tc>
        <w:tc>
          <w:tcPr>
            <w:tcW w:w="1530" w:type="dxa"/>
            <w:hideMark/>
            <w:tcPrChange w:id="592"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2281B05"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3" w:author="Author"/>
                <w:rFonts w:ascii="Calibri" w:hAnsi="Calibri" w:cs="Calibri"/>
                <w:sz w:val="22"/>
                <w:szCs w:val="22"/>
              </w:rPr>
            </w:pPr>
            <w:ins w:id="594" w:author="Author">
              <w:r>
                <w:rPr>
                  <w:rFonts w:ascii="Calibri" w:hAnsi="Calibri" w:cs="Calibri"/>
                  <w:sz w:val="22"/>
                  <w:szCs w:val="22"/>
                </w:rPr>
                <w:t>Custom VHD</w:t>
              </w:r>
            </w:ins>
          </w:p>
        </w:tc>
        <w:tc>
          <w:tcPr>
            <w:tcW w:w="4009" w:type="dxa"/>
            <w:hideMark/>
            <w:tcPrChange w:id="595"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91076D1" w14:textId="6F9426C6" w:rsidR="005B166C"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6" w:author="Author"/>
                <w:rFonts w:ascii="Calibri" w:hAnsi="Calibri" w:cs="Calibri"/>
                <w:sz w:val="22"/>
                <w:szCs w:val="22"/>
              </w:rPr>
            </w:pPr>
            <w:ins w:id="597" w:author="Author">
              <w:r>
                <w:rPr>
                  <w:rFonts w:ascii="Calibri" w:hAnsi="Calibri" w:cs="Calibri"/>
                  <w:sz w:val="22"/>
                  <w:szCs w:val="22"/>
                </w:rPr>
                <w:t> </w:t>
              </w:r>
              <w:r w:rsidR="005B166C">
                <w:rPr>
                  <w:rFonts w:ascii="Calibri" w:hAnsi="Calibri" w:cs="Calibri"/>
                  <w:sz w:val="22"/>
                  <w:szCs w:val="22"/>
                </w:rPr>
                <w:fldChar w:fldCharType="begin"/>
              </w:r>
              <w:r w:rsidR="005B166C">
                <w:rPr>
                  <w:rFonts w:ascii="Calibri" w:hAnsi="Calibri" w:cs="Calibri"/>
                  <w:sz w:val="22"/>
                  <w:szCs w:val="22"/>
                </w:rPr>
                <w:instrText xml:space="preserve"> HYPERLINK "https://win10wvdimg.blob.core.windows.net/image/17763.17.amd64fre.rs5_release_svc_im_wvd.181212-1700_client_serverrdsh_en-us_vl.vhd" </w:instrText>
              </w:r>
              <w:r w:rsidR="005B166C">
                <w:rPr>
                  <w:rFonts w:ascii="Calibri" w:hAnsi="Calibri" w:cs="Calibri"/>
                  <w:sz w:val="22"/>
                  <w:szCs w:val="22"/>
                </w:rPr>
                <w:fldChar w:fldCharType="separate"/>
              </w:r>
              <w:r w:rsidR="005B166C">
                <w:rPr>
                  <w:rStyle w:val="Hyperlink"/>
                  <w:rFonts w:ascii="Calibri" w:eastAsiaTheme="majorEastAsia" w:hAnsi="Calibri" w:cs="Calibri"/>
                  <w:sz w:val="22"/>
                  <w:szCs w:val="22"/>
                </w:rPr>
                <w:t>https://win10wvdimg.blob.core.windows.net/image/17763.17.amd64fre.rs5_release_svc_im_wvd.181212-1700_client_serverrdsh_en-us_vl.vhd</w:t>
              </w:r>
              <w:r w:rsidR="005B166C">
                <w:rPr>
                  <w:rFonts w:ascii="Calibri" w:hAnsi="Calibri" w:cs="Calibri"/>
                  <w:sz w:val="22"/>
                  <w:szCs w:val="22"/>
                </w:rPr>
                <w:fldChar w:fldCharType="end"/>
              </w:r>
            </w:ins>
          </w:p>
          <w:p w14:paraId="17A16D74" w14:textId="5FF4AFFD" w:rsidR="005B166C" w:rsidRDefault="005B166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598" w:author="Author"/>
                <w:rFonts w:ascii="Calibri" w:hAnsi="Calibri" w:cs="Calibri"/>
                <w:sz w:val="22"/>
                <w:szCs w:val="22"/>
              </w:rPr>
            </w:pPr>
          </w:p>
        </w:tc>
        <w:tc>
          <w:tcPr>
            <w:tcW w:w="3309" w:type="dxa"/>
            <w:hideMark/>
            <w:tcPrChange w:id="599"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6F0BE6E" w14:textId="2B16C53C"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00" w:author="Author"/>
                <w:rFonts w:ascii="Calibri" w:hAnsi="Calibri" w:cs="Calibri"/>
                <w:sz w:val="22"/>
                <w:szCs w:val="22"/>
              </w:rPr>
            </w:pPr>
            <w:ins w:id="601" w:author="Author">
              <w:r>
                <w:rPr>
                  <w:rFonts w:ascii="Calibri" w:hAnsi="Calibri" w:cs="Calibri"/>
                  <w:sz w:val="22"/>
                  <w:szCs w:val="22"/>
                </w:rPr>
                <w:t> </w:t>
              </w:r>
              <w:r w:rsidR="005B166C">
                <w:rPr>
                  <w:rFonts w:ascii="Calibri" w:hAnsi="Calibri" w:cs="Calibri"/>
                  <w:sz w:val="22"/>
                  <w:szCs w:val="22"/>
                </w:rPr>
                <w:t>Select</w:t>
              </w:r>
            </w:ins>
          </w:p>
        </w:tc>
      </w:tr>
      <w:tr w:rsidR="00FD51D5" w14:paraId="1964D645" w14:textId="77777777" w:rsidTr="005B166C">
        <w:trPr>
          <w:cnfStyle w:val="000000010000" w:firstRow="0" w:lastRow="0" w:firstColumn="0" w:lastColumn="0" w:oddVBand="0" w:evenVBand="0" w:oddHBand="0" w:evenHBand="1" w:firstRowFirstColumn="0" w:firstRowLastColumn="0" w:lastRowFirstColumn="0" w:lastRowLastColumn="0"/>
          <w:ins w:id="602" w:author="Author"/>
        </w:trPr>
        <w:tc>
          <w:tcPr>
            <w:tcW w:w="1942" w:type="dxa"/>
            <w:hideMark/>
            <w:tcPrChange w:id="603"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BA393D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04" w:author="Author"/>
                <w:rFonts w:ascii="Calibri" w:hAnsi="Calibri" w:cs="Calibri"/>
                <w:sz w:val="22"/>
                <w:szCs w:val="22"/>
              </w:rPr>
            </w:pPr>
            <w:ins w:id="605" w:author="Author">
              <w:r>
                <w:rPr>
                  <w:rFonts w:ascii="Calibri" w:hAnsi="Calibri" w:cs="Calibri"/>
                  <w:sz w:val="22"/>
                  <w:szCs w:val="22"/>
                </w:rPr>
                <w:t> </w:t>
              </w:r>
            </w:ins>
          </w:p>
        </w:tc>
        <w:tc>
          <w:tcPr>
            <w:tcW w:w="1530" w:type="dxa"/>
            <w:hideMark/>
            <w:tcPrChange w:id="606"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D6C2F79"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07" w:author="Author"/>
                <w:rFonts w:ascii="Calibri" w:hAnsi="Calibri" w:cs="Calibri"/>
                <w:sz w:val="22"/>
                <w:szCs w:val="22"/>
              </w:rPr>
            </w:pPr>
            <w:proofErr w:type="spellStart"/>
            <w:ins w:id="608" w:author="Author">
              <w:r>
                <w:rPr>
                  <w:rFonts w:ascii="Calibri" w:hAnsi="Calibri" w:cs="Calibri"/>
                  <w:sz w:val="22"/>
                  <w:szCs w:val="22"/>
                </w:rPr>
                <w:t>ImageURI</w:t>
              </w:r>
              <w:proofErr w:type="spellEnd"/>
            </w:ins>
          </w:p>
        </w:tc>
        <w:tc>
          <w:tcPr>
            <w:tcW w:w="4009" w:type="dxa"/>
            <w:hideMark/>
            <w:tcPrChange w:id="609"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A65F28D" w14:textId="64BFC9FD"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10" w:author="Author"/>
                <w:rFonts w:ascii="Calibri" w:hAnsi="Calibri" w:cs="Calibri"/>
                <w:sz w:val="22"/>
                <w:szCs w:val="22"/>
              </w:rPr>
            </w:pPr>
          </w:p>
        </w:tc>
        <w:tc>
          <w:tcPr>
            <w:tcW w:w="3309" w:type="dxa"/>
            <w:hideMark/>
            <w:tcPrChange w:id="61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416CA8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12" w:author="Author"/>
                <w:rFonts w:ascii="Calibri" w:hAnsi="Calibri" w:cs="Calibri"/>
                <w:sz w:val="22"/>
                <w:szCs w:val="22"/>
              </w:rPr>
            </w:pPr>
            <w:ins w:id="613" w:author="Author">
              <w:r>
                <w:rPr>
                  <w:rFonts w:ascii="Calibri" w:hAnsi="Calibri" w:cs="Calibri"/>
                  <w:sz w:val="22"/>
                  <w:szCs w:val="22"/>
                </w:rPr>
                <w:t> </w:t>
              </w:r>
            </w:ins>
          </w:p>
        </w:tc>
      </w:tr>
      <w:tr w:rsidR="00FD51D5" w14:paraId="5ACAB021" w14:textId="77777777" w:rsidTr="005B166C">
        <w:trPr>
          <w:cnfStyle w:val="000000100000" w:firstRow="0" w:lastRow="0" w:firstColumn="0" w:lastColumn="0" w:oddVBand="0" w:evenVBand="0" w:oddHBand="1" w:evenHBand="0" w:firstRowFirstColumn="0" w:firstRowLastColumn="0" w:lastRowFirstColumn="0" w:lastRowLastColumn="0"/>
          <w:ins w:id="614" w:author="Author"/>
        </w:trPr>
        <w:tc>
          <w:tcPr>
            <w:tcW w:w="1942" w:type="dxa"/>
            <w:hideMark/>
            <w:tcPrChange w:id="61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7CC92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16" w:author="Author"/>
                <w:rFonts w:ascii="Calibri" w:hAnsi="Calibri" w:cs="Calibri"/>
                <w:sz w:val="22"/>
                <w:szCs w:val="22"/>
              </w:rPr>
            </w:pPr>
            <w:ins w:id="617" w:author="Author">
              <w:r>
                <w:rPr>
                  <w:rFonts w:ascii="Calibri" w:hAnsi="Calibri" w:cs="Calibri"/>
                  <w:sz w:val="22"/>
                  <w:szCs w:val="22"/>
                </w:rPr>
                <w:t> </w:t>
              </w:r>
            </w:ins>
          </w:p>
        </w:tc>
        <w:tc>
          <w:tcPr>
            <w:tcW w:w="1530" w:type="dxa"/>
            <w:hideMark/>
            <w:tcPrChange w:id="61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A3D4D22"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19" w:author="Author"/>
                <w:rFonts w:ascii="Calibri" w:hAnsi="Calibri" w:cs="Calibri"/>
                <w:sz w:val="22"/>
                <w:szCs w:val="22"/>
              </w:rPr>
            </w:pPr>
            <w:ins w:id="620" w:author="Author">
              <w:r>
                <w:rPr>
                  <w:rFonts w:ascii="Calibri" w:hAnsi="Calibri" w:cs="Calibri"/>
                  <w:sz w:val="22"/>
                  <w:szCs w:val="22"/>
                </w:rPr>
                <w:t>Disk type</w:t>
              </w:r>
            </w:ins>
          </w:p>
        </w:tc>
        <w:tc>
          <w:tcPr>
            <w:tcW w:w="4009" w:type="dxa"/>
            <w:hideMark/>
            <w:tcPrChange w:id="62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C4F023"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22" w:author="Author"/>
                <w:rFonts w:ascii="Calibri" w:hAnsi="Calibri" w:cs="Calibri"/>
                <w:sz w:val="22"/>
                <w:szCs w:val="22"/>
              </w:rPr>
            </w:pPr>
            <w:ins w:id="623" w:author="Author">
              <w:r>
                <w:rPr>
                  <w:rFonts w:ascii="Calibri" w:hAnsi="Calibri" w:cs="Calibri"/>
                  <w:sz w:val="22"/>
                  <w:szCs w:val="22"/>
                </w:rPr>
                <w:t>SSD</w:t>
              </w:r>
            </w:ins>
          </w:p>
        </w:tc>
        <w:tc>
          <w:tcPr>
            <w:tcW w:w="3309" w:type="dxa"/>
            <w:hideMark/>
            <w:tcPrChange w:id="62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3D3FF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25" w:author="Author"/>
                <w:rFonts w:ascii="Calibri" w:hAnsi="Calibri" w:cs="Calibri"/>
                <w:sz w:val="22"/>
                <w:szCs w:val="22"/>
              </w:rPr>
            </w:pPr>
            <w:ins w:id="626" w:author="Author">
              <w:r>
                <w:rPr>
                  <w:rFonts w:ascii="Calibri" w:hAnsi="Calibri" w:cs="Calibri"/>
                  <w:sz w:val="22"/>
                  <w:szCs w:val="22"/>
                </w:rPr>
                <w:t> </w:t>
              </w:r>
            </w:ins>
          </w:p>
        </w:tc>
      </w:tr>
      <w:tr w:rsidR="00FD51D5" w14:paraId="36362C5A" w14:textId="77777777" w:rsidTr="005B166C">
        <w:trPr>
          <w:cnfStyle w:val="000000010000" w:firstRow="0" w:lastRow="0" w:firstColumn="0" w:lastColumn="0" w:oddVBand="0" w:evenVBand="0" w:oddHBand="0" w:evenHBand="1" w:firstRowFirstColumn="0" w:firstRowLastColumn="0" w:lastRowFirstColumn="0" w:lastRowLastColumn="0"/>
          <w:ins w:id="627" w:author="Author"/>
        </w:trPr>
        <w:tc>
          <w:tcPr>
            <w:tcW w:w="1942" w:type="dxa"/>
            <w:hideMark/>
            <w:tcPrChange w:id="62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CD3C8F1"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29" w:author="Author"/>
                <w:rFonts w:ascii="Calibri" w:hAnsi="Calibri" w:cs="Calibri"/>
                <w:sz w:val="22"/>
                <w:szCs w:val="22"/>
              </w:rPr>
            </w:pPr>
            <w:ins w:id="630" w:author="Author">
              <w:r>
                <w:rPr>
                  <w:rFonts w:ascii="Calibri" w:hAnsi="Calibri" w:cs="Calibri"/>
                  <w:sz w:val="22"/>
                  <w:szCs w:val="22"/>
                </w:rPr>
                <w:t> </w:t>
              </w:r>
            </w:ins>
          </w:p>
        </w:tc>
        <w:tc>
          <w:tcPr>
            <w:tcW w:w="1530" w:type="dxa"/>
            <w:hideMark/>
            <w:tcPrChange w:id="63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3D08F0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2" w:author="Author"/>
                <w:rFonts w:ascii="Calibri" w:hAnsi="Calibri" w:cs="Calibri"/>
                <w:sz w:val="22"/>
                <w:szCs w:val="22"/>
              </w:rPr>
            </w:pPr>
            <w:ins w:id="633" w:author="Author">
              <w:r>
                <w:rPr>
                  <w:rFonts w:ascii="Calibri" w:hAnsi="Calibri" w:cs="Calibri"/>
                  <w:sz w:val="22"/>
                  <w:szCs w:val="22"/>
                </w:rPr>
                <w:t>Domain UPN</w:t>
              </w:r>
            </w:ins>
          </w:p>
        </w:tc>
        <w:tc>
          <w:tcPr>
            <w:tcW w:w="4009" w:type="dxa"/>
            <w:hideMark/>
            <w:tcPrChange w:id="63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30CED32"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5" w:author="Author"/>
                <w:rFonts w:ascii="Calibri" w:hAnsi="Calibri" w:cs="Calibri"/>
                <w:sz w:val="22"/>
                <w:szCs w:val="22"/>
              </w:rPr>
            </w:pPr>
            <w:ins w:id="636" w:author="Author">
              <w:r>
                <w:rPr>
                  <w:rFonts w:ascii="Calibri" w:hAnsi="Calibri" w:cs="Calibri"/>
                  <w:sz w:val="22"/>
                  <w:szCs w:val="22"/>
                </w:rPr>
                <w:t>userXXX@wvdbootcamp.onmicrosoft.com</w:t>
              </w:r>
            </w:ins>
          </w:p>
        </w:tc>
        <w:tc>
          <w:tcPr>
            <w:tcW w:w="3309" w:type="dxa"/>
            <w:hideMark/>
            <w:tcPrChange w:id="63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1F45A3A"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38" w:author="Author"/>
                <w:rFonts w:ascii="Calibri" w:hAnsi="Calibri" w:cs="Calibri"/>
                <w:sz w:val="22"/>
                <w:szCs w:val="22"/>
              </w:rPr>
            </w:pPr>
            <w:ins w:id="639" w:author="Author">
              <w:r>
                <w:rPr>
                  <w:rFonts w:ascii="Calibri" w:hAnsi="Calibri" w:cs="Calibri"/>
                  <w:sz w:val="22"/>
                  <w:szCs w:val="22"/>
                </w:rPr>
                <w:t>Assigned domain admin</w:t>
              </w:r>
            </w:ins>
          </w:p>
        </w:tc>
      </w:tr>
      <w:tr w:rsidR="00FD51D5" w14:paraId="6445F8AB" w14:textId="77777777" w:rsidTr="005B166C">
        <w:trPr>
          <w:cnfStyle w:val="000000100000" w:firstRow="0" w:lastRow="0" w:firstColumn="0" w:lastColumn="0" w:oddVBand="0" w:evenVBand="0" w:oddHBand="1" w:evenHBand="0" w:firstRowFirstColumn="0" w:firstRowLastColumn="0" w:lastRowFirstColumn="0" w:lastRowLastColumn="0"/>
          <w:ins w:id="640" w:author="Author"/>
        </w:trPr>
        <w:tc>
          <w:tcPr>
            <w:tcW w:w="1942" w:type="dxa"/>
            <w:hideMark/>
            <w:tcPrChange w:id="64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7505BE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2" w:author="Author"/>
                <w:rFonts w:ascii="Calibri" w:hAnsi="Calibri" w:cs="Calibri"/>
                <w:sz w:val="22"/>
                <w:szCs w:val="22"/>
              </w:rPr>
            </w:pPr>
            <w:ins w:id="643" w:author="Author">
              <w:r>
                <w:rPr>
                  <w:rFonts w:ascii="Calibri" w:hAnsi="Calibri" w:cs="Calibri"/>
                  <w:sz w:val="22"/>
                  <w:szCs w:val="22"/>
                </w:rPr>
                <w:t> </w:t>
              </w:r>
            </w:ins>
          </w:p>
        </w:tc>
        <w:tc>
          <w:tcPr>
            <w:tcW w:w="1530" w:type="dxa"/>
            <w:hideMark/>
            <w:tcPrChange w:id="64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0E2734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5" w:author="Author"/>
                <w:rFonts w:ascii="Calibri" w:hAnsi="Calibri" w:cs="Calibri"/>
                <w:sz w:val="22"/>
                <w:szCs w:val="22"/>
              </w:rPr>
            </w:pPr>
            <w:ins w:id="646" w:author="Author">
              <w:r>
                <w:rPr>
                  <w:rFonts w:ascii="Calibri" w:hAnsi="Calibri" w:cs="Calibri"/>
                  <w:sz w:val="22"/>
                  <w:szCs w:val="22"/>
                </w:rPr>
                <w:t xml:space="preserve">Use managed disks </w:t>
              </w:r>
            </w:ins>
          </w:p>
        </w:tc>
        <w:tc>
          <w:tcPr>
            <w:tcW w:w="4009" w:type="dxa"/>
            <w:hideMark/>
            <w:tcPrChange w:id="64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6D33C6" w14:textId="66696230" w:rsidR="00FD51D5" w:rsidRDefault="005B166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48" w:author="Author"/>
                <w:rFonts w:ascii="Calibri" w:hAnsi="Calibri" w:cs="Calibri"/>
                <w:sz w:val="22"/>
                <w:szCs w:val="22"/>
              </w:rPr>
            </w:pPr>
            <w:ins w:id="649" w:author="Author">
              <w:r>
                <w:rPr>
                  <w:rFonts w:ascii="Calibri" w:hAnsi="Calibri" w:cs="Calibri"/>
                  <w:sz w:val="22"/>
                  <w:szCs w:val="22"/>
                </w:rPr>
                <w:t>Yes</w:t>
              </w:r>
              <w:del w:id="650" w:author="Author">
                <w:r w:rsidR="00FD51D5" w:rsidDel="005B166C">
                  <w:rPr>
                    <w:rFonts w:ascii="Calibri" w:hAnsi="Calibri" w:cs="Calibri"/>
                    <w:sz w:val="22"/>
                    <w:szCs w:val="22"/>
                  </w:rPr>
                  <w:delText>Yes</w:delText>
                </w:r>
              </w:del>
            </w:ins>
          </w:p>
        </w:tc>
        <w:tc>
          <w:tcPr>
            <w:tcW w:w="3309" w:type="dxa"/>
            <w:hideMark/>
            <w:tcPrChange w:id="65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A68099F" w14:textId="5AE1AFD9"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52" w:author="Author"/>
                <w:rFonts w:ascii="Calibri" w:hAnsi="Calibri" w:cs="Calibri"/>
                <w:sz w:val="22"/>
                <w:szCs w:val="22"/>
              </w:rPr>
            </w:pPr>
            <w:ins w:id="653" w:author="Author">
              <w:del w:id="654" w:author="Author">
                <w:r w:rsidDel="005B166C">
                  <w:rPr>
                    <w:rFonts w:ascii="Calibri" w:hAnsi="Calibri" w:cs="Calibri"/>
                    <w:sz w:val="22"/>
                    <w:szCs w:val="22"/>
                  </w:rPr>
                  <w:delText> </w:delText>
                </w:r>
              </w:del>
              <w:r w:rsidR="005B166C">
                <w:rPr>
                  <w:rFonts w:ascii="Calibri" w:hAnsi="Calibri" w:cs="Calibri"/>
                  <w:sz w:val="22"/>
                  <w:szCs w:val="22"/>
                </w:rPr>
                <w:t>Select</w:t>
              </w:r>
            </w:ins>
          </w:p>
        </w:tc>
      </w:tr>
      <w:tr w:rsidR="00FD51D5" w14:paraId="53DAA4C7" w14:textId="77777777" w:rsidTr="005B166C">
        <w:trPr>
          <w:cnfStyle w:val="000000010000" w:firstRow="0" w:lastRow="0" w:firstColumn="0" w:lastColumn="0" w:oddVBand="0" w:evenVBand="0" w:oddHBand="0" w:evenHBand="1" w:firstRowFirstColumn="0" w:firstRowLastColumn="0" w:lastRowFirstColumn="0" w:lastRowLastColumn="0"/>
          <w:ins w:id="655" w:author="Author"/>
        </w:trPr>
        <w:tc>
          <w:tcPr>
            <w:tcW w:w="1942" w:type="dxa"/>
            <w:hideMark/>
            <w:tcPrChange w:id="656"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B61A524"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57" w:author="Author"/>
                <w:rFonts w:ascii="Calibri" w:hAnsi="Calibri" w:cs="Calibri"/>
                <w:sz w:val="22"/>
                <w:szCs w:val="22"/>
              </w:rPr>
            </w:pPr>
            <w:ins w:id="658" w:author="Author">
              <w:r>
                <w:rPr>
                  <w:rFonts w:ascii="Calibri" w:hAnsi="Calibri" w:cs="Calibri"/>
                  <w:sz w:val="22"/>
                  <w:szCs w:val="22"/>
                </w:rPr>
                <w:t> </w:t>
              </w:r>
            </w:ins>
          </w:p>
        </w:tc>
        <w:tc>
          <w:tcPr>
            <w:tcW w:w="1530" w:type="dxa"/>
            <w:hideMark/>
            <w:tcPrChange w:id="659"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C093AE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0" w:author="Author"/>
                <w:rFonts w:ascii="Calibri" w:hAnsi="Calibri" w:cs="Calibri"/>
                <w:sz w:val="22"/>
                <w:szCs w:val="22"/>
              </w:rPr>
            </w:pPr>
            <w:ins w:id="661" w:author="Author">
              <w:r>
                <w:rPr>
                  <w:rFonts w:ascii="Calibri" w:hAnsi="Calibri" w:cs="Calibri"/>
                  <w:sz w:val="22"/>
                  <w:szCs w:val="22"/>
                </w:rPr>
                <w:t>Virtual network</w:t>
              </w:r>
            </w:ins>
          </w:p>
        </w:tc>
        <w:tc>
          <w:tcPr>
            <w:tcW w:w="4009" w:type="dxa"/>
            <w:hideMark/>
            <w:tcPrChange w:id="662"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926A92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3" w:author="Author"/>
                <w:rFonts w:ascii="Calibri" w:hAnsi="Calibri" w:cs="Calibri"/>
                <w:sz w:val="22"/>
                <w:szCs w:val="22"/>
              </w:rPr>
            </w:pPr>
            <w:proofErr w:type="spellStart"/>
            <w:ins w:id="664" w:author="Author">
              <w:r>
                <w:rPr>
                  <w:rFonts w:ascii="Calibri" w:hAnsi="Calibri" w:cs="Calibri"/>
                  <w:sz w:val="22"/>
                  <w:szCs w:val="22"/>
                </w:rPr>
                <w:t>adVNET</w:t>
              </w:r>
              <w:proofErr w:type="spellEnd"/>
            </w:ins>
          </w:p>
        </w:tc>
        <w:tc>
          <w:tcPr>
            <w:tcW w:w="3309" w:type="dxa"/>
            <w:hideMark/>
            <w:tcPrChange w:id="665"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B35390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66" w:author="Author"/>
                <w:rFonts w:ascii="Calibri" w:hAnsi="Calibri" w:cs="Calibri"/>
                <w:sz w:val="22"/>
                <w:szCs w:val="22"/>
              </w:rPr>
            </w:pPr>
            <w:ins w:id="667" w:author="Author">
              <w:r>
                <w:rPr>
                  <w:rFonts w:ascii="Calibri" w:hAnsi="Calibri" w:cs="Calibri"/>
                  <w:sz w:val="22"/>
                  <w:szCs w:val="22"/>
                </w:rPr>
                <w:t> </w:t>
              </w:r>
            </w:ins>
          </w:p>
        </w:tc>
      </w:tr>
      <w:tr w:rsidR="00FD51D5" w14:paraId="01703D17" w14:textId="77777777" w:rsidTr="005B166C">
        <w:trPr>
          <w:cnfStyle w:val="000000100000" w:firstRow="0" w:lastRow="0" w:firstColumn="0" w:lastColumn="0" w:oddVBand="0" w:evenVBand="0" w:oddHBand="1" w:evenHBand="0" w:firstRowFirstColumn="0" w:firstRowLastColumn="0" w:lastRowFirstColumn="0" w:lastRowLastColumn="0"/>
          <w:ins w:id="668" w:author="Author"/>
        </w:trPr>
        <w:tc>
          <w:tcPr>
            <w:tcW w:w="1942" w:type="dxa"/>
            <w:hideMark/>
            <w:tcPrChange w:id="669"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05F0463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0" w:author="Author"/>
                <w:rFonts w:ascii="Calibri" w:hAnsi="Calibri" w:cs="Calibri"/>
                <w:sz w:val="22"/>
                <w:szCs w:val="22"/>
              </w:rPr>
            </w:pPr>
            <w:ins w:id="671" w:author="Author">
              <w:r>
                <w:rPr>
                  <w:rFonts w:ascii="Calibri" w:hAnsi="Calibri" w:cs="Calibri"/>
                  <w:sz w:val="22"/>
                  <w:szCs w:val="22"/>
                </w:rPr>
                <w:t> </w:t>
              </w:r>
            </w:ins>
          </w:p>
        </w:tc>
        <w:tc>
          <w:tcPr>
            <w:tcW w:w="1530" w:type="dxa"/>
            <w:hideMark/>
            <w:tcPrChange w:id="672"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DC1FF8C"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3" w:author="Author"/>
                <w:rFonts w:ascii="Calibri" w:hAnsi="Calibri" w:cs="Calibri"/>
                <w:sz w:val="22"/>
                <w:szCs w:val="22"/>
              </w:rPr>
            </w:pPr>
            <w:ins w:id="674" w:author="Author">
              <w:r>
                <w:rPr>
                  <w:rFonts w:ascii="Calibri" w:hAnsi="Calibri" w:cs="Calibri"/>
                  <w:sz w:val="22"/>
                  <w:szCs w:val="22"/>
                </w:rPr>
                <w:t>Subnets</w:t>
              </w:r>
            </w:ins>
          </w:p>
        </w:tc>
        <w:tc>
          <w:tcPr>
            <w:tcW w:w="4009" w:type="dxa"/>
            <w:hideMark/>
            <w:tcPrChange w:id="675"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67582B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6" w:author="Author"/>
                <w:rFonts w:ascii="Calibri" w:hAnsi="Calibri" w:cs="Calibri"/>
                <w:sz w:val="22"/>
                <w:szCs w:val="22"/>
              </w:rPr>
            </w:pPr>
            <w:proofErr w:type="spellStart"/>
            <w:ins w:id="677" w:author="Author">
              <w:r>
                <w:rPr>
                  <w:rFonts w:ascii="Calibri" w:hAnsi="Calibri" w:cs="Calibri"/>
                  <w:sz w:val="22"/>
                  <w:szCs w:val="22"/>
                </w:rPr>
                <w:t>adSubnet</w:t>
              </w:r>
              <w:proofErr w:type="spellEnd"/>
            </w:ins>
          </w:p>
        </w:tc>
        <w:tc>
          <w:tcPr>
            <w:tcW w:w="3309" w:type="dxa"/>
            <w:hideMark/>
            <w:tcPrChange w:id="678"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25246CD7"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79" w:author="Author"/>
                <w:rFonts w:ascii="Calibri" w:hAnsi="Calibri" w:cs="Calibri"/>
                <w:sz w:val="22"/>
                <w:szCs w:val="22"/>
              </w:rPr>
            </w:pPr>
            <w:ins w:id="680" w:author="Author">
              <w:r>
                <w:rPr>
                  <w:rFonts w:ascii="Calibri" w:hAnsi="Calibri" w:cs="Calibri"/>
                  <w:sz w:val="22"/>
                  <w:szCs w:val="22"/>
                </w:rPr>
                <w:t> </w:t>
              </w:r>
            </w:ins>
          </w:p>
        </w:tc>
      </w:tr>
      <w:tr w:rsidR="00FD51D5" w14:paraId="5E42515D" w14:textId="77777777" w:rsidTr="005B166C">
        <w:trPr>
          <w:cnfStyle w:val="000000010000" w:firstRow="0" w:lastRow="0" w:firstColumn="0" w:lastColumn="0" w:oddVBand="0" w:evenVBand="0" w:oddHBand="0" w:evenHBand="1" w:firstRowFirstColumn="0" w:firstRowLastColumn="0" w:lastRowFirstColumn="0" w:lastRowLastColumn="0"/>
          <w:ins w:id="681" w:author="Author"/>
        </w:trPr>
        <w:tc>
          <w:tcPr>
            <w:tcW w:w="1942" w:type="dxa"/>
            <w:hideMark/>
            <w:tcPrChange w:id="682"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9E44BAF"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3" w:author="Author"/>
                <w:rFonts w:ascii="Calibri" w:hAnsi="Calibri" w:cs="Calibri"/>
                <w:sz w:val="22"/>
                <w:szCs w:val="22"/>
              </w:rPr>
            </w:pPr>
            <w:ins w:id="684" w:author="Author">
              <w:r>
                <w:rPr>
                  <w:rFonts w:ascii="Calibri" w:hAnsi="Calibri" w:cs="Calibri"/>
                  <w:b/>
                  <w:bCs/>
                  <w:sz w:val="22"/>
                  <w:szCs w:val="22"/>
                </w:rPr>
                <w:t>Blade 4: WVD tenant information</w:t>
              </w:r>
            </w:ins>
          </w:p>
        </w:tc>
        <w:tc>
          <w:tcPr>
            <w:tcW w:w="1530" w:type="dxa"/>
            <w:hideMark/>
            <w:tcPrChange w:id="685"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638587C"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6" w:author="Author"/>
                <w:rFonts w:ascii="Calibri" w:hAnsi="Calibri" w:cs="Calibri"/>
                <w:sz w:val="22"/>
                <w:szCs w:val="22"/>
              </w:rPr>
            </w:pPr>
            <w:ins w:id="687" w:author="Author">
              <w:r>
                <w:rPr>
                  <w:rFonts w:ascii="Calibri" w:hAnsi="Calibri" w:cs="Calibri"/>
                  <w:sz w:val="22"/>
                  <w:szCs w:val="22"/>
                </w:rPr>
                <w:t>Tenant group name</w:t>
              </w:r>
            </w:ins>
          </w:p>
        </w:tc>
        <w:tc>
          <w:tcPr>
            <w:tcW w:w="4009" w:type="dxa"/>
            <w:hideMark/>
            <w:tcPrChange w:id="688"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A75F2B"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89" w:author="Author"/>
                <w:rFonts w:ascii="Calibri" w:hAnsi="Calibri" w:cs="Calibri"/>
                <w:sz w:val="22"/>
                <w:szCs w:val="22"/>
              </w:rPr>
            </w:pPr>
            <w:proofErr w:type="spellStart"/>
            <w:ins w:id="690" w:author="Author">
              <w:r>
                <w:rPr>
                  <w:rFonts w:ascii="Calibri" w:hAnsi="Calibri" w:cs="Calibri"/>
                  <w:sz w:val="22"/>
                  <w:szCs w:val="22"/>
                </w:rPr>
                <w:t>WVDValidation</w:t>
              </w:r>
              <w:proofErr w:type="spellEnd"/>
            </w:ins>
          </w:p>
        </w:tc>
        <w:tc>
          <w:tcPr>
            <w:tcW w:w="3309" w:type="dxa"/>
            <w:hideMark/>
            <w:tcPrChange w:id="691"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1FAD176"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692" w:author="Author"/>
                <w:rFonts w:ascii="Calibri" w:hAnsi="Calibri" w:cs="Calibri"/>
                <w:sz w:val="22"/>
                <w:szCs w:val="22"/>
              </w:rPr>
            </w:pPr>
            <w:ins w:id="693" w:author="Author">
              <w:r>
                <w:rPr>
                  <w:rFonts w:ascii="Calibri" w:hAnsi="Calibri" w:cs="Calibri"/>
                  <w:sz w:val="22"/>
                  <w:szCs w:val="22"/>
                </w:rPr>
                <w:t> </w:t>
              </w:r>
            </w:ins>
          </w:p>
        </w:tc>
      </w:tr>
      <w:tr w:rsidR="00FD51D5" w14:paraId="3B9D17F3" w14:textId="77777777" w:rsidTr="005B166C">
        <w:trPr>
          <w:cnfStyle w:val="000000100000" w:firstRow="0" w:lastRow="0" w:firstColumn="0" w:lastColumn="0" w:oddVBand="0" w:evenVBand="0" w:oddHBand="1" w:evenHBand="0" w:firstRowFirstColumn="0" w:firstRowLastColumn="0" w:lastRowFirstColumn="0" w:lastRowLastColumn="0"/>
          <w:ins w:id="694" w:author="Author"/>
        </w:trPr>
        <w:tc>
          <w:tcPr>
            <w:tcW w:w="1942" w:type="dxa"/>
            <w:hideMark/>
            <w:tcPrChange w:id="695"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138512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96" w:author="Author"/>
                <w:rFonts w:ascii="Calibri" w:hAnsi="Calibri" w:cs="Calibri"/>
                <w:sz w:val="22"/>
                <w:szCs w:val="22"/>
              </w:rPr>
            </w:pPr>
            <w:ins w:id="697" w:author="Author">
              <w:r>
                <w:rPr>
                  <w:rFonts w:ascii="Calibri" w:hAnsi="Calibri" w:cs="Calibri"/>
                  <w:sz w:val="22"/>
                  <w:szCs w:val="22"/>
                </w:rPr>
                <w:t> </w:t>
              </w:r>
            </w:ins>
          </w:p>
        </w:tc>
        <w:tc>
          <w:tcPr>
            <w:tcW w:w="1530" w:type="dxa"/>
            <w:hideMark/>
            <w:tcPrChange w:id="698"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88DFC04"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699" w:author="Author"/>
                <w:rFonts w:ascii="Calibri" w:hAnsi="Calibri" w:cs="Calibri"/>
                <w:sz w:val="22"/>
                <w:szCs w:val="22"/>
              </w:rPr>
            </w:pPr>
            <w:ins w:id="700" w:author="Author">
              <w:r>
                <w:rPr>
                  <w:rFonts w:ascii="Calibri" w:hAnsi="Calibri" w:cs="Calibri"/>
                  <w:sz w:val="22"/>
                  <w:szCs w:val="22"/>
                </w:rPr>
                <w:t>Tenant name</w:t>
              </w:r>
            </w:ins>
          </w:p>
        </w:tc>
        <w:tc>
          <w:tcPr>
            <w:tcW w:w="4009" w:type="dxa"/>
            <w:hideMark/>
            <w:tcPrChange w:id="701"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A09FDCB"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02" w:author="Author"/>
                <w:rFonts w:ascii="Calibri" w:hAnsi="Calibri" w:cs="Calibri"/>
                <w:sz w:val="22"/>
                <w:szCs w:val="22"/>
              </w:rPr>
            </w:pPr>
            <w:proofErr w:type="spellStart"/>
            <w:ins w:id="703" w:author="Author">
              <w:r>
                <w:rPr>
                  <w:rFonts w:ascii="Calibri" w:hAnsi="Calibri" w:cs="Calibri"/>
                  <w:sz w:val="22"/>
                  <w:szCs w:val="22"/>
                </w:rPr>
                <w:t>WVDBootcamp</w:t>
              </w:r>
              <w:proofErr w:type="spellEnd"/>
            </w:ins>
          </w:p>
        </w:tc>
        <w:tc>
          <w:tcPr>
            <w:tcW w:w="3309" w:type="dxa"/>
            <w:hideMark/>
            <w:tcPrChange w:id="704"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C5A3481"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05" w:author="Author"/>
                <w:rFonts w:ascii="Calibri" w:hAnsi="Calibri" w:cs="Calibri"/>
                <w:sz w:val="22"/>
                <w:szCs w:val="22"/>
              </w:rPr>
            </w:pPr>
            <w:ins w:id="706" w:author="Author">
              <w:r>
                <w:rPr>
                  <w:rFonts w:ascii="Calibri" w:hAnsi="Calibri" w:cs="Calibri"/>
                  <w:sz w:val="22"/>
                  <w:szCs w:val="22"/>
                </w:rPr>
                <w:t> </w:t>
              </w:r>
            </w:ins>
          </w:p>
        </w:tc>
      </w:tr>
      <w:tr w:rsidR="00FD51D5" w14:paraId="1DD0C12C" w14:textId="77777777" w:rsidTr="005B166C">
        <w:trPr>
          <w:cnfStyle w:val="000000010000" w:firstRow="0" w:lastRow="0" w:firstColumn="0" w:lastColumn="0" w:oddVBand="0" w:evenVBand="0" w:oddHBand="0" w:evenHBand="1" w:firstRowFirstColumn="0" w:firstRowLastColumn="0" w:lastRowFirstColumn="0" w:lastRowLastColumn="0"/>
          <w:ins w:id="707" w:author="Author"/>
        </w:trPr>
        <w:tc>
          <w:tcPr>
            <w:tcW w:w="1942" w:type="dxa"/>
            <w:hideMark/>
            <w:tcPrChange w:id="708"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14AC8C03"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09" w:author="Author"/>
                <w:rFonts w:ascii="Calibri" w:hAnsi="Calibri" w:cs="Calibri"/>
                <w:sz w:val="22"/>
                <w:szCs w:val="22"/>
              </w:rPr>
            </w:pPr>
            <w:ins w:id="710" w:author="Author">
              <w:r>
                <w:rPr>
                  <w:rFonts w:ascii="Calibri" w:hAnsi="Calibri" w:cs="Calibri"/>
                  <w:sz w:val="22"/>
                  <w:szCs w:val="22"/>
                </w:rPr>
                <w:t> </w:t>
              </w:r>
            </w:ins>
          </w:p>
        </w:tc>
        <w:tc>
          <w:tcPr>
            <w:tcW w:w="1530" w:type="dxa"/>
            <w:hideMark/>
            <w:tcPrChange w:id="711"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3A84148D"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2" w:author="Author"/>
                <w:rFonts w:ascii="Calibri" w:hAnsi="Calibri" w:cs="Calibri"/>
                <w:sz w:val="22"/>
                <w:szCs w:val="22"/>
              </w:rPr>
            </w:pPr>
            <w:ins w:id="713" w:author="Author">
              <w:r>
                <w:rPr>
                  <w:rFonts w:ascii="Calibri" w:hAnsi="Calibri" w:cs="Calibri"/>
                  <w:sz w:val="22"/>
                  <w:szCs w:val="22"/>
                </w:rPr>
                <w:t>Tenant admin authentication type</w:t>
              </w:r>
            </w:ins>
          </w:p>
        </w:tc>
        <w:tc>
          <w:tcPr>
            <w:tcW w:w="4009" w:type="dxa"/>
            <w:hideMark/>
            <w:tcPrChange w:id="714"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7815274E" w14:textId="77777777"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5" w:author="Author"/>
                <w:rFonts w:ascii="Calibri" w:hAnsi="Calibri" w:cs="Calibri"/>
                <w:sz w:val="22"/>
                <w:szCs w:val="22"/>
              </w:rPr>
            </w:pPr>
            <w:ins w:id="716" w:author="Author">
              <w:r>
                <w:rPr>
                  <w:rFonts w:ascii="Calibri" w:hAnsi="Calibri" w:cs="Calibri"/>
                  <w:sz w:val="22"/>
                  <w:szCs w:val="22"/>
                </w:rPr>
                <w:t>UPN</w:t>
              </w:r>
            </w:ins>
          </w:p>
        </w:tc>
        <w:tc>
          <w:tcPr>
            <w:tcW w:w="3309" w:type="dxa"/>
            <w:hideMark/>
            <w:tcPrChange w:id="717"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E91E37B" w14:textId="496DF39F" w:rsidR="00FD51D5" w:rsidRDefault="00FD51D5">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18" w:author="Author"/>
                <w:rFonts w:ascii="Calibri" w:hAnsi="Calibri" w:cs="Calibri"/>
                <w:sz w:val="22"/>
                <w:szCs w:val="22"/>
              </w:rPr>
            </w:pPr>
            <w:ins w:id="719" w:author="Author">
              <w:r>
                <w:rPr>
                  <w:rFonts w:ascii="Calibri" w:hAnsi="Calibri" w:cs="Calibri"/>
                  <w:sz w:val="22"/>
                  <w:szCs w:val="22"/>
                </w:rPr>
                <w:t> </w:t>
              </w:r>
              <w:r w:rsidR="005B166C">
                <w:rPr>
                  <w:rFonts w:ascii="Calibri" w:hAnsi="Calibri" w:cs="Calibri"/>
                  <w:sz w:val="22"/>
                  <w:szCs w:val="22"/>
                </w:rPr>
                <w:t>Select</w:t>
              </w:r>
            </w:ins>
          </w:p>
        </w:tc>
      </w:tr>
      <w:tr w:rsidR="00FD51D5" w14:paraId="1E67D60B" w14:textId="77777777" w:rsidTr="005B166C">
        <w:trPr>
          <w:cnfStyle w:val="000000100000" w:firstRow="0" w:lastRow="0" w:firstColumn="0" w:lastColumn="0" w:oddVBand="0" w:evenVBand="0" w:oddHBand="1" w:evenHBand="0" w:firstRowFirstColumn="0" w:firstRowLastColumn="0" w:lastRowFirstColumn="0" w:lastRowLastColumn="0"/>
          <w:ins w:id="720" w:author="Author"/>
        </w:trPr>
        <w:tc>
          <w:tcPr>
            <w:tcW w:w="1942" w:type="dxa"/>
            <w:hideMark/>
            <w:tcPrChange w:id="721" w:author="Author">
              <w:tcPr>
                <w:tcW w:w="2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C8F8681"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2" w:author="Author"/>
                <w:rFonts w:ascii="Calibri" w:hAnsi="Calibri" w:cs="Calibri"/>
                <w:sz w:val="22"/>
                <w:szCs w:val="22"/>
              </w:rPr>
            </w:pPr>
            <w:ins w:id="723" w:author="Author">
              <w:r>
                <w:rPr>
                  <w:rFonts w:ascii="Calibri" w:hAnsi="Calibri" w:cs="Calibri"/>
                  <w:sz w:val="22"/>
                  <w:szCs w:val="22"/>
                </w:rPr>
                <w:t> </w:t>
              </w:r>
            </w:ins>
          </w:p>
        </w:tc>
        <w:tc>
          <w:tcPr>
            <w:tcW w:w="1530" w:type="dxa"/>
            <w:hideMark/>
            <w:tcPrChange w:id="724" w:author="Author">
              <w:tcPr>
                <w:tcW w:w="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5927F4AE"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5" w:author="Author"/>
                <w:rFonts w:ascii="Calibri" w:hAnsi="Calibri" w:cs="Calibri"/>
                <w:sz w:val="22"/>
                <w:szCs w:val="22"/>
              </w:rPr>
            </w:pPr>
            <w:ins w:id="726" w:author="Author">
              <w:r>
                <w:rPr>
                  <w:rFonts w:ascii="Calibri" w:hAnsi="Calibri" w:cs="Calibri"/>
                  <w:sz w:val="22"/>
                  <w:szCs w:val="22"/>
                </w:rPr>
                <w:t>UPN</w:t>
              </w:r>
            </w:ins>
          </w:p>
        </w:tc>
        <w:tc>
          <w:tcPr>
            <w:tcW w:w="4009" w:type="dxa"/>
            <w:hideMark/>
            <w:tcPrChange w:id="727" w:author="Author">
              <w:tcPr>
                <w:tcW w:w="5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6CE28DC0"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28" w:author="Author"/>
                <w:rFonts w:ascii="Calibri" w:hAnsi="Calibri" w:cs="Calibri"/>
                <w:sz w:val="22"/>
                <w:szCs w:val="22"/>
              </w:rPr>
            </w:pPr>
            <w:ins w:id="729" w:author="Author">
              <w:r>
                <w:rPr>
                  <w:rFonts w:ascii="Calibri" w:hAnsi="Calibri" w:cs="Calibri"/>
                  <w:sz w:val="22"/>
                  <w:szCs w:val="22"/>
                </w:rPr>
                <w:t>userXXX@wvdbootcamp.onmicrosoft.com</w:t>
              </w:r>
            </w:ins>
          </w:p>
        </w:tc>
        <w:tc>
          <w:tcPr>
            <w:tcW w:w="3309" w:type="dxa"/>
            <w:hideMark/>
            <w:tcPrChange w:id="730" w:author="Author">
              <w:tcPr>
                <w:tcW w:w="5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tcPrChange>
          </w:tcPr>
          <w:p w14:paraId="4A64F716" w14:textId="77777777" w:rsidR="00FD51D5" w:rsidRDefault="00FD51D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31" w:author="Author"/>
                <w:rFonts w:ascii="Calibri" w:hAnsi="Calibri" w:cs="Calibri"/>
                <w:sz w:val="22"/>
                <w:szCs w:val="22"/>
              </w:rPr>
            </w:pPr>
            <w:ins w:id="732" w:author="Author">
              <w:r>
                <w:rPr>
                  <w:rFonts w:ascii="Calibri" w:hAnsi="Calibri" w:cs="Calibri"/>
                  <w:sz w:val="22"/>
                  <w:szCs w:val="22"/>
                </w:rPr>
                <w:t>Assigned domain admin</w:t>
              </w:r>
            </w:ins>
          </w:p>
        </w:tc>
      </w:tr>
    </w:tbl>
    <w:p w14:paraId="09D2F5A1" w14:textId="7BDFA9DF" w:rsidR="00230494" w:rsidRPr="00A973CD" w:rsidDel="00E222AF" w:rsidRDefault="00230494" w:rsidP="00230494">
      <w:pPr>
        <w:rPr>
          <w:ins w:id="733" w:author="Author"/>
          <w:del w:id="734" w:author="Author"/>
          <w:szCs w:val="20"/>
        </w:rPr>
      </w:pPr>
      <w:ins w:id="735" w:author="Author">
        <w:del w:id="736" w:author="Author">
          <w:r w:rsidDel="00E222AF">
            <w:delText>Duration: 10 minutes</w:delText>
          </w:r>
        </w:del>
      </w:ins>
    </w:p>
    <w:p w14:paraId="7D25D749" w14:textId="58AC04E4" w:rsidR="00230494" w:rsidRPr="007F0AAE" w:rsidDel="00E222AF" w:rsidRDefault="00230494">
      <w:pPr>
        <w:pStyle w:val="ListParagraph"/>
        <w:numPr>
          <w:ilvl w:val="0"/>
          <w:numId w:val="38"/>
        </w:numPr>
        <w:rPr>
          <w:ins w:id="737" w:author="Author"/>
          <w:del w:id="738" w:author="Author"/>
          <w:rFonts w:cs="Segoe UI"/>
          <w:szCs w:val="20"/>
        </w:rPr>
        <w:pPrChange w:id="739" w:author="Stefan Georgiev" w:date="2019-01-12T20:34:00Z">
          <w:pPr/>
        </w:pPrChange>
      </w:pPr>
      <w:ins w:id="740" w:author="Author">
        <w:del w:id="741" w:author="Author">
          <w:r w:rsidRPr="00E222AF" w:rsidDel="00E222AF">
            <w:delText xml:space="preserve">Navigate to </w:delText>
          </w:r>
          <w:r w:rsidRPr="007F0AAE" w:rsidDel="00E222AF">
            <w:rPr>
              <w:rFonts w:cs="Segoe UI"/>
              <w:szCs w:val="20"/>
            </w:rPr>
            <w:delText>Aka.ms/WVDBits and download DeployAgent.zip.</w:delText>
          </w:r>
        </w:del>
      </w:ins>
    </w:p>
    <w:p w14:paraId="2FC0F565" w14:textId="5A448C86" w:rsidR="00230494" w:rsidRDefault="00230494" w:rsidP="00230494">
      <w:pPr>
        <w:rPr>
          <w:ins w:id="742" w:author="Author"/>
          <w:b/>
        </w:rPr>
      </w:pPr>
      <w:ins w:id="743" w:author="Author">
        <w:del w:id="744" w:author="Author">
          <w:r w:rsidDel="00E222AF">
            <w:rPr>
              <w:noProof/>
            </w:rPr>
            <w:drawing>
              <wp:inline distT="0" distB="0" distL="0" distR="0" wp14:anchorId="1892F07F" wp14:editId="12CFC786">
                <wp:extent cx="4795873" cy="1414473"/>
                <wp:effectExtent l="0" t="0" r="508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5873" cy="1414473"/>
                        </a:xfrm>
                        <a:prstGeom prst="rect">
                          <a:avLst/>
                        </a:prstGeom>
                      </pic:spPr>
                    </pic:pic>
                  </a:graphicData>
                </a:graphic>
              </wp:inline>
            </w:drawing>
          </w:r>
        </w:del>
      </w:ins>
    </w:p>
    <w:p w14:paraId="1BC5CE81" w14:textId="77777777" w:rsidR="00F32C03" w:rsidRDefault="00F32C03">
      <w:pPr>
        <w:rPr>
          <w:ins w:id="745" w:author="Author"/>
          <w:rFonts w:asciiTheme="minorHAnsi" w:eastAsiaTheme="majorEastAsia" w:hAnsiTheme="minorHAnsi" w:cstheme="minorHAnsi"/>
          <w:color w:val="0078D7" w:themeColor="accent1"/>
          <w:sz w:val="36"/>
          <w:szCs w:val="40"/>
        </w:rPr>
      </w:pPr>
      <w:ins w:id="746" w:author="Author">
        <w:r>
          <w:br w:type="page"/>
        </w:r>
      </w:ins>
    </w:p>
    <w:p w14:paraId="10D97E65" w14:textId="7A3D467B" w:rsidR="005B166C" w:rsidRDefault="005B166C" w:rsidP="005B166C">
      <w:pPr>
        <w:pStyle w:val="Heading2"/>
        <w:rPr>
          <w:ins w:id="747" w:author="Author"/>
        </w:rPr>
      </w:pPr>
      <w:bookmarkStart w:id="748" w:name="_Toc535181945"/>
      <w:ins w:id="749" w:author="Author">
        <w:r>
          <w:lastRenderedPageBreak/>
          <w:t>Entries for VM creation</w:t>
        </w:r>
        <w:bookmarkEnd w:id="748"/>
        <w:r>
          <w:t xml:space="preserve"> </w:t>
        </w:r>
      </w:ins>
    </w:p>
    <w:tbl>
      <w:tblPr>
        <w:tblStyle w:val="CitrixTable"/>
        <w:tblW w:w="10790" w:type="dxa"/>
        <w:tblLayout w:type="fixed"/>
        <w:tblLook w:val="04A0" w:firstRow="1" w:lastRow="0" w:firstColumn="1" w:lastColumn="0" w:noHBand="0" w:noVBand="1"/>
        <w:tblCaption w:val=""/>
        <w:tblDescription w:val=""/>
      </w:tblPr>
      <w:tblGrid>
        <w:gridCol w:w="1942"/>
        <w:gridCol w:w="1530"/>
        <w:gridCol w:w="4009"/>
        <w:gridCol w:w="3309"/>
        <w:tblGridChange w:id="750">
          <w:tblGrid>
            <w:gridCol w:w="1942"/>
            <w:gridCol w:w="1530"/>
            <w:gridCol w:w="4009"/>
            <w:gridCol w:w="3309"/>
          </w:tblGrid>
        </w:tblGridChange>
      </w:tblGrid>
      <w:tr w:rsidR="00B643AB" w14:paraId="22C8AA49" w14:textId="77777777" w:rsidTr="00BA3697">
        <w:trPr>
          <w:cnfStyle w:val="100000000000" w:firstRow="1" w:lastRow="0" w:firstColumn="0" w:lastColumn="0" w:oddVBand="0" w:evenVBand="0" w:oddHBand="0" w:evenHBand="0" w:firstRowFirstColumn="0" w:firstRowLastColumn="0" w:lastRowFirstColumn="0" w:lastRowLastColumn="0"/>
          <w:ins w:id="751" w:author="Author"/>
        </w:trPr>
        <w:tc>
          <w:tcPr>
            <w:tcW w:w="1942" w:type="dxa"/>
            <w:hideMark/>
          </w:tcPr>
          <w:p w14:paraId="35B21B47" w14:textId="77777777" w:rsidR="00B643AB" w:rsidRDefault="00B643AB" w:rsidP="00B91A3C">
            <w:pPr>
              <w:pStyle w:val="NormalWeb"/>
              <w:spacing w:before="0" w:beforeAutospacing="0" w:after="0" w:afterAutospacing="0"/>
              <w:rPr>
                <w:ins w:id="752" w:author="Author"/>
                <w:rFonts w:ascii="Calibri" w:hAnsi="Calibri" w:cs="Calibri"/>
                <w:sz w:val="22"/>
                <w:szCs w:val="22"/>
              </w:rPr>
            </w:pPr>
            <w:ins w:id="753" w:author="Author">
              <w:r>
                <w:rPr>
                  <w:rFonts w:ascii="Calibri" w:hAnsi="Calibri" w:cs="Calibri"/>
                  <w:sz w:val="22"/>
                  <w:szCs w:val="22"/>
                </w:rPr>
                <w:t> </w:t>
              </w:r>
            </w:ins>
          </w:p>
        </w:tc>
        <w:tc>
          <w:tcPr>
            <w:tcW w:w="1530" w:type="dxa"/>
            <w:hideMark/>
          </w:tcPr>
          <w:p w14:paraId="0CCD34CF" w14:textId="0B612F15" w:rsidR="00B643AB" w:rsidRDefault="00BA3697" w:rsidP="00B91A3C">
            <w:pPr>
              <w:pStyle w:val="NormalWeb"/>
              <w:spacing w:before="0" w:beforeAutospacing="0" w:after="0" w:afterAutospacing="0"/>
              <w:rPr>
                <w:ins w:id="754" w:author="Author"/>
                <w:rFonts w:ascii="Calibri" w:hAnsi="Calibri" w:cs="Calibri"/>
                <w:sz w:val="22"/>
                <w:szCs w:val="22"/>
              </w:rPr>
            </w:pPr>
            <w:ins w:id="755" w:author="Author">
              <w:r>
                <w:rPr>
                  <w:rFonts w:ascii="Calibri" w:hAnsi="Calibri" w:cs="Calibri"/>
                  <w:b/>
                  <w:bCs/>
                  <w:sz w:val="22"/>
                  <w:szCs w:val="22"/>
                </w:rPr>
                <w:t xml:space="preserve">Steps/ </w:t>
              </w:r>
              <w:r w:rsidR="00B643AB">
                <w:rPr>
                  <w:rFonts w:ascii="Calibri" w:hAnsi="Calibri" w:cs="Calibri"/>
                  <w:b/>
                  <w:bCs/>
                  <w:sz w:val="22"/>
                  <w:szCs w:val="22"/>
                </w:rPr>
                <w:t>Field</w:t>
              </w:r>
            </w:ins>
          </w:p>
        </w:tc>
        <w:tc>
          <w:tcPr>
            <w:tcW w:w="4009" w:type="dxa"/>
            <w:hideMark/>
          </w:tcPr>
          <w:p w14:paraId="376F9DA6" w14:textId="77777777" w:rsidR="00B643AB" w:rsidRDefault="00B643AB" w:rsidP="00B91A3C">
            <w:pPr>
              <w:pStyle w:val="NormalWeb"/>
              <w:spacing w:before="0" w:beforeAutospacing="0" w:after="0" w:afterAutospacing="0"/>
              <w:rPr>
                <w:ins w:id="756" w:author="Author"/>
                <w:rFonts w:ascii="Calibri" w:hAnsi="Calibri" w:cs="Calibri"/>
                <w:sz w:val="22"/>
                <w:szCs w:val="22"/>
              </w:rPr>
            </w:pPr>
            <w:ins w:id="757" w:author="Author">
              <w:r>
                <w:rPr>
                  <w:rFonts w:ascii="Calibri" w:hAnsi="Calibri" w:cs="Calibri"/>
                  <w:b/>
                  <w:bCs/>
                  <w:sz w:val="22"/>
                  <w:szCs w:val="22"/>
                </w:rPr>
                <w:t>Value</w:t>
              </w:r>
            </w:ins>
          </w:p>
        </w:tc>
        <w:tc>
          <w:tcPr>
            <w:tcW w:w="3309" w:type="dxa"/>
            <w:hideMark/>
          </w:tcPr>
          <w:p w14:paraId="4FFFC8D6" w14:textId="77777777" w:rsidR="00B643AB" w:rsidRDefault="00B643AB" w:rsidP="00B91A3C">
            <w:pPr>
              <w:pStyle w:val="NormalWeb"/>
              <w:spacing w:before="0" w:beforeAutospacing="0" w:after="0" w:afterAutospacing="0"/>
              <w:rPr>
                <w:ins w:id="758" w:author="Author"/>
                <w:rFonts w:ascii="Calibri" w:hAnsi="Calibri" w:cs="Calibri"/>
                <w:sz w:val="22"/>
                <w:szCs w:val="22"/>
              </w:rPr>
            </w:pPr>
            <w:ins w:id="759" w:author="Author">
              <w:r>
                <w:rPr>
                  <w:rFonts w:ascii="Calibri" w:hAnsi="Calibri" w:cs="Calibri"/>
                  <w:b/>
                  <w:bCs/>
                  <w:sz w:val="22"/>
                  <w:szCs w:val="22"/>
                </w:rPr>
                <w:t>Notes</w:t>
              </w:r>
            </w:ins>
          </w:p>
        </w:tc>
      </w:tr>
      <w:tr w:rsidR="00B643AB" w:rsidDel="00BA3697" w14:paraId="32BD3299" w14:textId="69CA9AA8" w:rsidTr="00BA3697">
        <w:tblPrEx>
          <w:tblW w:w="10790" w:type="dxa"/>
          <w:tblLayout w:type="fixed"/>
          <w:tblPrExChange w:id="760" w:author="Author">
            <w:tblPrEx>
              <w:tblW w:w="10790"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761" w:author="Author"/>
          <w:del w:id="762" w:author="Author"/>
        </w:trPr>
        <w:tc>
          <w:tcPr>
            <w:tcW w:w="0" w:type="dxa"/>
            <w:tcPrChange w:id="763" w:author="Author">
              <w:tcPr>
                <w:tcW w:w="1942" w:type="dxa"/>
              </w:tcPr>
            </w:tcPrChange>
          </w:tcPr>
          <w:p w14:paraId="0739859E" w14:textId="22D33E56"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64" w:author="Author"/>
                <w:del w:id="765" w:author="Author"/>
                <w:rFonts w:ascii="Calibri" w:hAnsi="Calibri" w:cs="Calibri"/>
                <w:sz w:val="22"/>
                <w:szCs w:val="22"/>
              </w:rPr>
            </w:pPr>
            <w:ins w:id="766" w:author="Author">
              <w:del w:id="767" w:author="Author">
                <w:r w:rsidDel="00BA3697">
                  <w:rPr>
                    <w:rFonts w:ascii="Calibri" w:hAnsi="Calibri" w:cs="Calibri"/>
                    <w:b/>
                    <w:bCs/>
                    <w:sz w:val="22"/>
                    <w:szCs w:val="22"/>
                  </w:rPr>
                  <w:delText>Blade 1: Basics</w:delText>
                </w:r>
              </w:del>
            </w:ins>
          </w:p>
        </w:tc>
        <w:tc>
          <w:tcPr>
            <w:tcW w:w="0" w:type="dxa"/>
            <w:tcPrChange w:id="768" w:author="Author">
              <w:tcPr>
                <w:tcW w:w="1530" w:type="dxa"/>
              </w:tcPr>
            </w:tcPrChange>
          </w:tcPr>
          <w:p w14:paraId="44C7C2BC" w14:textId="1D0B342C"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69" w:author="Author"/>
                <w:del w:id="770" w:author="Author"/>
                <w:rFonts w:ascii="Calibri" w:hAnsi="Calibri" w:cs="Calibri"/>
                <w:sz w:val="22"/>
                <w:szCs w:val="22"/>
              </w:rPr>
            </w:pPr>
            <w:ins w:id="771" w:author="Author">
              <w:del w:id="772" w:author="Author">
                <w:r w:rsidDel="00BA3697">
                  <w:rPr>
                    <w:rFonts w:ascii="Calibri" w:hAnsi="Calibri" w:cs="Calibri"/>
                    <w:sz w:val="22"/>
                    <w:szCs w:val="22"/>
                  </w:rPr>
                  <w:delText>Hostpool name</w:delText>
                </w:r>
              </w:del>
            </w:ins>
          </w:p>
        </w:tc>
        <w:tc>
          <w:tcPr>
            <w:tcW w:w="0" w:type="dxa"/>
            <w:tcPrChange w:id="773" w:author="Author">
              <w:tcPr>
                <w:tcW w:w="4009" w:type="dxa"/>
              </w:tcPr>
            </w:tcPrChange>
          </w:tcPr>
          <w:p w14:paraId="3E8672F3" w14:textId="51DD4809"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74" w:author="Author"/>
                <w:del w:id="775" w:author="Author"/>
                <w:rFonts w:ascii="Calibri" w:hAnsi="Calibri" w:cs="Calibri"/>
                <w:sz w:val="22"/>
                <w:szCs w:val="22"/>
              </w:rPr>
            </w:pPr>
            <w:ins w:id="776" w:author="Author">
              <w:del w:id="777" w:author="Author">
                <w:r w:rsidDel="00BA3697">
                  <w:rPr>
                    <w:rFonts w:ascii="Calibri" w:hAnsi="Calibri" w:cs="Calibri"/>
                    <w:sz w:val="22"/>
                    <w:szCs w:val="22"/>
                  </w:rPr>
                  <w:delText>&lt;alias&gt;HP</w:delText>
                </w:r>
              </w:del>
            </w:ins>
          </w:p>
        </w:tc>
        <w:tc>
          <w:tcPr>
            <w:tcW w:w="0" w:type="dxa"/>
            <w:tcPrChange w:id="778" w:author="Author">
              <w:tcPr>
                <w:tcW w:w="3309" w:type="dxa"/>
              </w:tcPr>
            </w:tcPrChange>
          </w:tcPr>
          <w:p w14:paraId="46F4A726" w14:textId="3121691F"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779" w:author="Author"/>
                <w:del w:id="780" w:author="Author"/>
                <w:rFonts w:ascii="Calibri" w:hAnsi="Calibri" w:cs="Calibri"/>
                <w:sz w:val="22"/>
                <w:szCs w:val="22"/>
              </w:rPr>
            </w:pPr>
            <w:ins w:id="781" w:author="Author">
              <w:del w:id="782" w:author="Author">
                <w:r w:rsidDel="00BA3697">
                  <w:rPr>
                    <w:rFonts w:ascii="Calibri" w:hAnsi="Calibri" w:cs="Calibri"/>
                    <w:sz w:val="22"/>
                    <w:szCs w:val="22"/>
                  </w:rPr>
                  <w:delText> </w:delText>
                </w:r>
              </w:del>
            </w:ins>
          </w:p>
        </w:tc>
      </w:tr>
      <w:tr w:rsidR="00B643AB" w:rsidDel="00BA3697" w14:paraId="0E3C9AD0" w14:textId="1FD00ADE" w:rsidTr="00BA3697">
        <w:tblPrEx>
          <w:tblW w:w="10790" w:type="dxa"/>
          <w:tblLayout w:type="fixed"/>
          <w:tblPrExChange w:id="783" w:author="Author">
            <w:tblPrEx>
              <w:tblW w:w="10790" w:type="dxa"/>
              <w:tblLayout w:type="fixed"/>
            </w:tblPrEx>
          </w:tblPrExChange>
        </w:tblPrEx>
        <w:trPr>
          <w:cnfStyle w:val="000000010000" w:firstRow="0" w:lastRow="0" w:firstColumn="0" w:lastColumn="0" w:oddVBand="0" w:evenVBand="0" w:oddHBand="0" w:evenHBand="1" w:firstRowFirstColumn="0" w:firstRowLastColumn="0" w:lastRowFirstColumn="0" w:lastRowLastColumn="0"/>
          <w:ins w:id="784" w:author="Author"/>
          <w:del w:id="785" w:author="Author"/>
        </w:trPr>
        <w:tc>
          <w:tcPr>
            <w:tcW w:w="0" w:type="dxa"/>
            <w:tcPrChange w:id="786" w:author="Author">
              <w:tcPr>
                <w:tcW w:w="1942" w:type="dxa"/>
              </w:tcPr>
            </w:tcPrChange>
          </w:tcPr>
          <w:p w14:paraId="1F4AF099" w14:textId="1C9C1B6A"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87" w:author="Author"/>
                <w:del w:id="788" w:author="Author"/>
                <w:rFonts w:ascii="Calibri" w:hAnsi="Calibri" w:cs="Calibri"/>
                <w:sz w:val="22"/>
                <w:szCs w:val="22"/>
              </w:rPr>
            </w:pPr>
            <w:ins w:id="789" w:author="Author">
              <w:del w:id="790" w:author="Author">
                <w:r w:rsidDel="00BA3697">
                  <w:rPr>
                    <w:rFonts w:ascii="Calibri" w:hAnsi="Calibri" w:cs="Calibri"/>
                    <w:sz w:val="22"/>
                    <w:szCs w:val="22"/>
                  </w:rPr>
                  <w:delText> </w:delText>
                </w:r>
              </w:del>
            </w:ins>
          </w:p>
        </w:tc>
        <w:tc>
          <w:tcPr>
            <w:tcW w:w="0" w:type="dxa"/>
            <w:tcPrChange w:id="791" w:author="Author">
              <w:tcPr>
                <w:tcW w:w="1530" w:type="dxa"/>
              </w:tcPr>
            </w:tcPrChange>
          </w:tcPr>
          <w:p w14:paraId="18FCEF55" w14:textId="2BD47911"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92" w:author="Author"/>
                <w:del w:id="793" w:author="Author"/>
                <w:rFonts w:ascii="Calibri" w:hAnsi="Calibri" w:cs="Calibri"/>
                <w:sz w:val="22"/>
                <w:szCs w:val="22"/>
              </w:rPr>
            </w:pPr>
            <w:ins w:id="794" w:author="Author">
              <w:del w:id="795" w:author="Author">
                <w:r w:rsidDel="00BA3697">
                  <w:rPr>
                    <w:rFonts w:ascii="Calibri" w:hAnsi="Calibri" w:cs="Calibri"/>
                    <w:sz w:val="22"/>
                    <w:szCs w:val="22"/>
                  </w:rPr>
                  <w:delText>WVD Region</w:delText>
                </w:r>
              </w:del>
            </w:ins>
          </w:p>
        </w:tc>
        <w:tc>
          <w:tcPr>
            <w:tcW w:w="0" w:type="dxa"/>
            <w:tcPrChange w:id="796" w:author="Author">
              <w:tcPr>
                <w:tcW w:w="4009" w:type="dxa"/>
              </w:tcPr>
            </w:tcPrChange>
          </w:tcPr>
          <w:p w14:paraId="3A7649E0" w14:textId="11354690"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797" w:author="Author"/>
                <w:del w:id="798" w:author="Author"/>
                <w:rFonts w:ascii="Calibri" w:hAnsi="Calibri" w:cs="Calibri"/>
                <w:sz w:val="22"/>
                <w:szCs w:val="22"/>
              </w:rPr>
            </w:pPr>
            <w:ins w:id="799" w:author="Author">
              <w:del w:id="800" w:author="Author">
                <w:r w:rsidDel="00BA3697">
                  <w:rPr>
                    <w:rFonts w:ascii="Calibri" w:hAnsi="Calibri" w:cs="Calibri"/>
                    <w:sz w:val="22"/>
                    <w:szCs w:val="22"/>
                  </w:rPr>
                  <w:delText>East US 2</w:delText>
                </w:r>
              </w:del>
            </w:ins>
          </w:p>
        </w:tc>
        <w:tc>
          <w:tcPr>
            <w:tcW w:w="0" w:type="dxa"/>
            <w:tcPrChange w:id="801" w:author="Author">
              <w:tcPr>
                <w:tcW w:w="3309" w:type="dxa"/>
              </w:tcPr>
            </w:tcPrChange>
          </w:tcPr>
          <w:p w14:paraId="66FCE07A" w14:textId="43E0BD6E" w:rsidR="00B643AB" w:rsidDel="00BA3697" w:rsidRDefault="00B643AB" w:rsidP="00B91A3C">
            <w:pPr>
              <w:pStyle w:val="NormalWeb"/>
              <w:spacing w:before="0" w:beforeAutospacing="0" w:after="0" w:afterAutospacing="0"/>
              <w:cnfStyle w:val="000000010000" w:firstRow="0" w:lastRow="0" w:firstColumn="0" w:lastColumn="0" w:oddVBand="0" w:evenVBand="0" w:oddHBand="0" w:evenHBand="1" w:firstRowFirstColumn="0" w:firstRowLastColumn="0" w:lastRowFirstColumn="0" w:lastRowLastColumn="0"/>
              <w:rPr>
                <w:ins w:id="802" w:author="Author"/>
                <w:del w:id="803" w:author="Author"/>
                <w:rFonts w:ascii="Calibri" w:hAnsi="Calibri" w:cs="Calibri"/>
                <w:sz w:val="22"/>
                <w:szCs w:val="22"/>
              </w:rPr>
            </w:pPr>
            <w:ins w:id="804" w:author="Author">
              <w:del w:id="805" w:author="Author">
                <w:r w:rsidDel="00BA3697">
                  <w:rPr>
                    <w:rFonts w:ascii="Calibri" w:hAnsi="Calibri" w:cs="Calibri"/>
                    <w:sz w:val="22"/>
                    <w:szCs w:val="22"/>
                  </w:rPr>
                  <w:delText>Only option</w:delText>
                </w:r>
              </w:del>
            </w:ins>
          </w:p>
        </w:tc>
      </w:tr>
      <w:tr w:rsidR="00B643AB" w:rsidDel="00BA3697" w14:paraId="67408D2E" w14:textId="54AF78BA" w:rsidTr="00BA3697">
        <w:tblPrEx>
          <w:tblW w:w="10790" w:type="dxa"/>
          <w:tblLayout w:type="fixed"/>
          <w:tblPrExChange w:id="806" w:author="Author">
            <w:tblPrEx>
              <w:tblW w:w="10790"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807" w:author="Author"/>
          <w:del w:id="808" w:author="Author"/>
        </w:trPr>
        <w:tc>
          <w:tcPr>
            <w:tcW w:w="0" w:type="dxa"/>
            <w:tcPrChange w:id="809" w:author="Author">
              <w:tcPr>
                <w:tcW w:w="1942" w:type="dxa"/>
              </w:tcPr>
            </w:tcPrChange>
          </w:tcPr>
          <w:p w14:paraId="460BE605" w14:textId="0B3D9B54"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10" w:author="Author"/>
                <w:del w:id="811" w:author="Author"/>
                <w:rFonts w:ascii="Calibri" w:hAnsi="Calibri" w:cs="Calibri"/>
                <w:sz w:val="22"/>
                <w:szCs w:val="22"/>
              </w:rPr>
            </w:pPr>
            <w:ins w:id="812" w:author="Author">
              <w:del w:id="813" w:author="Author">
                <w:r w:rsidDel="00BA3697">
                  <w:rPr>
                    <w:rFonts w:ascii="Calibri" w:hAnsi="Calibri" w:cs="Calibri"/>
                    <w:sz w:val="22"/>
                    <w:szCs w:val="22"/>
                  </w:rPr>
                  <w:delText> </w:delText>
                </w:r>
              </w:del>
            </w:ins>
          </w:p>
        </w:tc>
        <w:tc>
          <w:tcPr>
            <w:tcW w:w="0" w:type="dxa"/>
            <w:tcPrChange w:id="814" w:author="Author">
              <w:tcPr>
                <w:tcW w:w="1530" w:type="dxa"/>
              </w:tcPr>
            </w:tcPrChange>
          </w:tcPr>
          <w:p w14:paraId="51841A18" w14:textId="557C8D3A"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15" w:author="Author"/>
                <w:del w:id="816" w:author="Author"/>
                <w:rFonts w:ascii="Calibri" w:hAnsi="Calibri" w:cs="Calibri"/>
                <w:sz w:val="22"/>
                <w:szCs w:val="22"/>
              </w:rPr>
            </w:pPr>
            <w:ins w:id="817" w:author="Author">
              <w:del w:id="818" w:author="Author">
                <w:r w:rsidDel="00BA3697">
                  <w:rPr>
                    <w:rFonts w:ascii="Calibri" w:hAnsi="Calibri" w:cs="Calibri"/>
                    <w:sz w:val="22"/>
                    <w:szCs w:val="22"/>
                  </w:rPr>
                  <w:delText>Subscription</w:delText>
                </w:r>
              </w:del>
            </w:ins>
          </w:p>
        </w:tc>
        <w:tc>
          <w:tcPr>
            <w:tcW w:w="0" w:type="dxa"/>
            <w:tcPrChange w:id="819" w:author="Author">
              <w:tcPr>
                <w:tcW w:w="4009" w:type="dxa"/>
              </w:tcPr>
            </w:tcPrChange>
          </w:tcPr>
          <w:p w14:paraId="53E9E11C" w14:textId="2642CE40"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20" w:author="Author"/>
                <w:del w:id="821" w:author="Author"/>
                <w:rFonts w:ascii="Calibri" w:hAnsi="Calibri" w:cs="Calibri"/>
                <w:sz w:val="22"/>
                <w:szCs w:val="22"/>
              </w:rPr>
            </w:pPr>
            <w:ins w:id="822" w:author="Author">
              <w:del w:id="823" w:author="Author">
                <w:r w:rsidDel="00BA3697">
                  <w:rPr>
                    <w:rFonts w:ascii="Calibri" w:hAnsi="Calibri" w:cs="Calibri"/>
                    <w:sz w:val="22"/>
                    <w:szCs w:val="22"/>
                  </w:rPr>
                  <w:delText>Microsoft Azure</w:delText>
                </w:r>
              </w:del>
            </w:ins>
          </w:p>
        </w:tc>
        <w:tc>
          <w:tcPr>
            <w:tcW w:w="0" w:type="dxa"/>
            <w:tcPrChange w:id="824" w:author="Author">
              <w:tcPr>
                <w:tcW w:w="3309" w:type="dxa"/>
              </w:tcPr>
            </w:tcPrChange>
          </w:tcPr>
          <w:p w14:paraId="4E6DD992" w14:textId="6BEF4178" w:rsidR="00B643AB" w:rsidDel="00BA3697" w:rsidRDefault="00B643AB" w:rsidP="00B91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ins w:id="825" w:author="Author"/>
                <w:del w:id="826" w:author="Author"/>
                <w:rFonts w:ascii="Calibri" w:hAnsi="Calibri" w:cs="Calibri"/>
                <w:sz w:val="22"/>
                <w:szCs w:val="22"/>
              </w:rPr>
            </w:pPr>
            <w:ins w:id="827" w:author="Author">
              <w:del w:id="828" w:author="Author">
                <w:r w:rsidDel="00BA3697">
                  <w:rPr>
                    <w:rFonts w:ascii="Calibri" w:hAnsi="Calibri" w:cs="Calibri"/>
                    <w:sz w:val="22"/>
                    <w:szCs w:val="22"/>
                  </w:rPr>
                  <w:delText>Only option</w:delText>
                </w:r>
              </w:del>
            </w:ins>
          </w:p>
        </w:tc>
      </w:tr>
      <w:tr w:rsidR="00BA3697" w:rsidRPr="00BA3697" w14:paraId="73B30991" w14:textId="77777777" w:rsidTr="00BA3697">
        <w:trPr>
          <w:cnfStyle w:val="000000010000" w:firstRow="0" w:lastRow="0" w:firstColumn="0" w:lastColumn="0" w:oddVBand="0" w:evenVBand="0" w:oddHBand="0" w:evenHBand="1" w:firstRowFirstColumn="0" w:firstRowLastColumn="0" w:lastRowFirstColumn="0" w:lastRowLastColumn="0"/>
          <w:ins w:id="829" w:author="Author"/>
        </w:trPr>
        <w:tc>
          <w:tcPr>
            <w:tcW w:w="1942" w:type="dxa"/>
            <w:hideMark/>
          </w:tcPr>
          <w:p w14:paraId="07C62461" w14:textId="77777777" w:rsidR="00BA3697" w:rsidRPr="00BA3697" w:rsidRDefault="00BA3697" w:rsidP="00BA3697">
            <w:pPr>
              <w:spacing w:after="0"/>
              <w:rPr>
                <w:ins w:id="830" w:author="Author"/>
                <w:rFonts w:ascii="Calibri" w:eastAsia="Times New Roman" w:hAnsi="Calibri" w:cs="Calibri"/>
                <w:sz w:val="22"/>
              </w:rPr>
            </w:pPr>
            <w:ins w:id="831" w:author="Author">
              <w:r w:rsidRPr="00BA3697">
                <w:rPr>
                  <w:rFonts w:ascii="Calibri" w:eastAsia="Times New Roman" w:hAnsi="Calibri" w:cs="Calibri"/>
                  <w:sz w:val="22"/>
                </w:rPr>
                <w:t> </w:t>
              </w:r>
            </w:ins>
          </w:p>
        </w:tc>
        <w:tc>
          <w:tcPr>
            <w:tcW w:w="1530" w:type="dxa"/>
            <w:hideMark/>
          </w:tcPr>
          <w:p w14:paraId="576E45C6" w14:textId="77777777" w:rsidR="00BA3697" w:rsidRPr="00BA3697" w:rsidRDefault="00BA3697" w:rsidP="00BA3697">
            <w:pPr>
              <w:spacing w:after="0"/>
              <w:rPr>
                <w:ins w:id="832" w:author="Author"/>
                <w:rFonts w:ascii="Calibri" w:eastAsia="Times New Roman" w:hAnsi="Calibri" w:cs="Calibri"/>
                <w:sz w:val="22"/>
              </w:rPr>
            </w:pPr>
            <w:ins w:id="833" w:author="Author">
              <w:r w:rsidRPr="00BA3697">
                <w:rPr>
                  <w:rFonts w:ascii="Calibri" w:eastAsia="Times New Roman" w:hAnsi="Calibri" w:cs="Calibri"/>
                  <w:sz w:val="22"/>
                </w:rPr>
                <w:t>Open Images</w:t>
              </w:r>
            </w:ins>
          </w:p>
        </w:tc>
        <w:tc>
          <w:tcPr>
            <w:tcW w:w="4009" w:type="dxa"/>
            <w:hideMark/>
          </w:tcPr>
          <w:p w14:paraId="3C77A109" w14:textId="77777777" w:rsidR="00BA3697" w:rsidRPr="00BA3697" w:rsidRDefault="00BA3697" w:rsidP="00BA3697">
            <w:pPr>
              <w:spacing w:after="0"/>
              <w:rPr>
                <w:ins w:id="834" w:author="Author"/>
                <w:rFonts w:ascii="Calibri" w:eastAsia="Times New Roman" w:hAnsi="Calibri" w:cs="Calibri"/>
                <w:sz w:val="22"/>
              </w:rPr>
            </w:pPr>
            <w:ins w:id="835" w:author="Author">
              <w:r w:rsidRPr="00BA3697">
                <w:rPr>
                  <w:rFonts w:ascii="Calibri" w:eastAsia="Times New Roman" w:hAnsi="Calibri" w:cs="Calibri"/>
                  <w:sz w:val="22"/>
                </w:rPr>
                <w:t> </w:t>
              </w:r>
            </w:ins>
          </w:p>
        </w:tc>
        <w:tc>
          <w:tcPr>
            <w:tcW w:w="3309" w:type="dxa"/>
            <w:hideMark/>
          </w:tcPr>
          <w:p w14:paraId="5469A385" w14:textId="77777777" w:rsidR="00BA3697" w:rsidRPr="00BA3697" w:rsidRDefault="00BA3697" w:rsidP="00BA3697">
            <w:pPr>
              <w:spacing w:after="0"/>
              <w:rPr>
                <w:ins w:id="836" w:author="Author"/>
                <w:rFonts w:ascii="Calibri" w:eastAsia="Times New Roman" w:hAnsi="Calibri" w:cs="Calibri"/>
                <w:sz w:val="22"/>
              </w:rPr>
            </w:pPr>
            <w:ins w:id="837" w:author="Author">
              <w:r w:rsidRPr="00BA3697">
                <w:rPr>
                  <w:rFonts w:ascii="Calibri" w:eastAsia="Times New Roman" w:hAnsi="Calibri" w:cs="Calibri"/>
                  <w:sz w:val="22"/>
                </w:rPr>
                <w:t> </w:t>
              </w:r>
            </w:ins>
          </w:p>
        </w:tc>
      </w:tr>
      <w:tr w:rsidR="00BA3697" w:rsidRPr="00BA3697" w14:paraId="5576313C" w14:textId="77777777" w:rsidTr="00BA3697">
        <w:trPr>
          <w:cnfStyle w:val="000000100000" w:firstRow="0" w:lastRow="0" w:firstColumn="0" w:lastColumn="0" w:oddVBand="0" w:evenVBand="0" w:oddHBand="1" w:evenHBand="0" w:firstRowFirstColumn="0" w:firstRowLastColumn="0" w:lastRowFirstColumn="0" w:lastRowLastColumn="0"/>
          <w:ins w:id="838" w:author="Author"/>
        </w:trPr>
        <w:tc>
          <w:tcPr>
            <w:tcW w:w="1942" w:type="dxa"/>
            <w:hideMark/>
          </w:tcPr>
          <w:p w14:paraId="3683013A" w14:textId="77777777" w:rsidR="00BA3697" w:rsidRPr="00BA3697" w:rsidRDefault="00BA3697" w:rsidP="00BA3697">
            <w:pPr>
              <w:spacing w:after="0"/>
              <w:rPr>
                <w:ins w:id="839" w:author="Author"/>
                <w:rFonts w:ascii="Calibri" w:eastAsia="Times New Roman" w:hAnsi="Calibri" w:cs="Calibri"/>
                <w:sz w:val="22"/>
              </w:rPr>
            </w:pPr>
            <w:ins w:id="840" w:author="Author">
              <w:r w:rsidRPr="00BA3697">
                <w:rPr>
                  <w:rFonts w:ascii="Calibri" w:eastAsia="Times New Roman" w:hAnsi="Calibri" w:cs="Calibri"/>
                  <w:sz w:val="22"/>
                </w:rPr>
                <w:t> </w:t>
              </w:r>
            </w:ins>
          </w:p>
        </w:tc>
        <w:tc>
          <w:tcPr>
            <w:tcW w:w="1530" w:type="dxa"/>
            <w:hideMark/>
          </w:tcPr>
          <w:p w14:paraId="5AD2EA28" w14:textId="77777777" w:rsidR="00BA3697" w:rsidRPr="00BA3697" w:rsidRDefault="00BA3697" w:rsidP="00BA3697">
            <w:pPr>
              <w:spacing w:after="0"/>
              <w:rPr>
                <w:ins w:id="841" w:author="Author"/>
                <w:rFonts w:ascii="Calibri" w:eastAsia="Times New Roman" w:hAnsi="Calibri" w:cs="Calibri"/>
                <w:sz w:val="22"/>
              </w:rPr>
            </w:pPr>
            <w:ins w:id="842" w:author="Author">
              <w:r w:rsidRPr="00BA3697">
                <w:rPr>
                  <w:rFonts w:ascii="Calibri" w:eastAsia="Times New Roman" w:hAnsi="Calibri" w:cs="Calibri"/>
                  <w:sz w:val="22"/>
                </w:rPr>
                <w:t>Win10Image</w:t>
              </w:r>
            </w:ins>
          </w:p>
        </w:tc>
        <w:tc>
          <w:tcPr>
            <w:tcW w:w="4009" w:type="dxa"/>
            <w:hideMark/>
          </w:tcPr>
          <w:p w14:paraId="686DE36F" w14:textId="77777777" w:rsidR="00BA3697" w:rsidRPr="00BA3697" w:rsidRDefault="00BA3697" w:rsidP="00BA3697">
            <w:pPr>
              <w:spacing w:after="0"/>
              <w:rPr>
                <w:ins w:id="843" w:author="Author"/>
                <w:rFonts w:ascii="Calibri" w:eastAsia="Times New Roman" w:hAnsi="Calibri" w:cs="Calibri"/>
                <w:sz w:val="22"/>
              </w:rPr>
            </w:pPr>
            <w:ins w:id="844" w:author="Author">
              <w:r w:rsidRPr="00BA3697">
                <w:rPr>
                  <w:rFonts w:ascii="Calibri" w:eastAsia="Times New Roman" w:hAnsi="Calibri" w:cs="Calibri"/>
                  <w:sz w:val="22"/>
                </w:rPr>
                <w:t> </w:t>
              </w:r>
            </w:ins>
          </w:p>
        </w:tc>
        <w:tc>
          <w:tcPr>
            <w:tcW w:w="3309" w:type="dxa"/>
            <w:hideMark/>
          </w:tcPr>
          <w:p w14:paraId="5ABB1089" w14:textId="77777777" w:rsidR="00BA3697" w:rsidRPr="00BA3697" w:rsidRDefault="00BA3697" w:rsidP="00BA3697">
            <w:pPr>
              <w:spacing w:after="0"/>
              <w:rPr>
                <w:ins w:id="845" w:author="Author"/>
                <w:rFonts w:ascii="Calibri" w:eastAsia="Times New Roman" w:hAnsi="Calibri" w:cs="Calibri"/>
                <w:sz w:val="22"/>
              </w:rPr>
            </w:pPr>
            <w:ins w:id="846" w:author="Author">
              <w:r w:rsidRPr="00BA3697">
                <w:rPr>
                  <w:rFonts w:ascii="Calibri" w:eastAsia="Times New Roman" w:hAnsi="Calibri" w:cs="Calibri"/>
                  <w:sz w:val="22"/>
                </w:rPr>
                <w:t> </w:t>
              </w:r>
            </w:ins>
          </w:p>
        </w:tc>
      </w:tr>
      <w:tr w:rsidR="00BA3697" w:rsidRPr="00BA3697" w14:paraId="323F240C" w14:textId="77777777" w:rsidTr="00BA3697">
        <w:trPr>
          <w:cnfStyle w:val="000000010000" w:firstRow="0" w:lastRow="0" w:firstColumn="0" w:lastColumn="0" w:oddVBand="0" w:evenVBand="0" w:oddHBand="0" w:evenHBand="1" w:firstRowFirstColumn="0" w:firstRowLastColumn="0" w:lastRowFirstColumn="0" w:lastRowLastColumn="0"/>
          <w:ins w:id="847" w:author="Author"/>
        </w:trPr>
        <w:tc>
          <w:tcPr>
            <w:tcW w:w="1942" w:type="dxa"/>
            <w:hideMark/>
          </w:tcPr>
          <w:p w14:paraId="324B9FFE" w14:textId="77777777" w:rsidR="00BA3697" w:rsidRPr="00BA3697" w:rsidRDefault="00BA3697" w:rsidP="00BA3697">
            <w:pPr>
              <w:spacing w:after="0"/>
              <w:rPr>
                <w:ins w:id="848" w:author="Author"/>
                <w:rFonts w:ascii="Calibri" w:eastAsia="Times New Roman" w:hAnsi="Calibri" w:cs="Calibri"/>
                <w:sz w:val="22"/>
              </w:rPr>
            </w:pPr>
            <w:ins w:id="849" w:author="Author">
              <w:r w:rsidRPr="00BA3697">
                <w:rPr>
                  <w:rFonts w:ascii="Calibri" w:eastAsia="Times New Roman" w:hAnsi="Calibri" w:cs="Calibri"/>
                  <w:sz w:val="22"/>
                </w:rPr>
                <w:t> </w:t>
              </w:r>
            </w:ins>
          </w:p>
        </w:tc>
        <w:tc>
          <w:tcPr>
            <w:tcW w:w="1530" w:type="dxa"/>
            <w:hideMark/>
          </w:tcPr>
          <w:p w14:paraId="1A459AE8" w14:textId="77777777" w:rsidR="00BA3697" w:rsidRPr="00BA3697" w:rsidRDefault="00BA3697" w:rsidP="00BA3697">
            <w:pPr>
              <w:spacing w:after="0"/>
              <w:rPr>
                <w:ins w:id="850" w:author="Author"/>
                <w:rFonts w:ascii="Calibri" w:eastAsia="Times New Roman" w:hAnsi="Calibri" w:cs="Calibri"/>
                <w:sz w:val="22"/>
              </w:rPr>
            </w:pPr>
            <w:ins w:id="851" w:author="Author">
              <w:r w:rsidRPr="00BA3697">
                <w:rPr>
                  <w:rFonts w:ascii="Calibri" w:eastAsia="Times New Roman" w:hAnsi="Calibri" w:cs="Calibri"/>
                  <w:sz w:val="22"/>
                </w:rPr>
                <w:t>Create VM</w:t>
              </w:r>
            </w:ins>
          </w:p>
        </w:tc>
        <w:tc>
          <w:tcPr>
            <w:tcW w:w="4009" w:type="dxa"/>
            <w:hideMark/>
          </w:tcPr>
          <w:p w14:paraId="7B5482A1" w14:textId="77777777" w:rsidR="00BA3697" w:rsidRPr="00BA3697" w:rsidRDefault="00BA3697" w:rsidP="00BA3697">
            <w:pPr>
              <w:spacing w:after="0"/>
              <w:rPr>
                <w:ins w:id="852" w:author="Author"/>
                <w:rFonts w:ascii="Calibri" w:eastAsia="Times New Roman" w:hAnsi="Calibri" w:cs="Calibri"/>
                <w:sz w:val="22"/>
              </w:rPr>
            </w:pPr>
            <w:ins w:id="853" w:author="Author">
              <w:r w:rsidRPr="00BA3697">
                <w:rPr>
                  <w:rFonts w:ascii="Calibri" w:eastAsia="Times New Roman" w:hAnsi="Calibri" w:cs="Calibri"/>
                  <w:sz w:val="22"/>
                </w:rPr>
                <w:t> </w:t>
              </w:r>
            </w:ins>
          </w:p>
        </w:tc>
        <w:tc>
          <w:tcPr>
            <w:tcW w:w="3309" w:type="dxa"/>
            <w:hideMark/>
          </w:tcPr>
          <w:p w14:paraId="74245E36" w14:textId="77777777" w:rsidR="00BA3697" w:rsidRPr="00BA3697" w:rsidRDefault="00BA3697" w:rsidP="00BA3697">
            <w:pPr>
              <w:spacing w:after="0"/>
              <w:rPr>
                <w:ins w:id="854" w:author="Author"/>
                <w:rFonts w:ascii="Calibri" w:eastAsia="Times New Roman" w:hAnsi="Calibri" w:cs="Calibri"/>
                <w:sz w:val="22"/>
              </w:rPr>
            </w:pPr>
            <w:ins w:id="855" w:author="Author">
              <w:r w:rsidRPr="00BA3697">
                <w:rPr>
                  <w:rFonts w:ascii="Calibri" w:eastAsia="Times New Roman" w:hAnsi="Calibri" w:cs="Calibri"/>
                  <w:sz w:val="22"/>
                </w:rPr>
                <w:t> </w:t>
              </w:r>
            </w:ins>
          </w:p>
        </w:tc>
      </w:tr>
      <w:tr w:rsidR="00BA3697" w:rsidRPr="00BA3697" w14:paraId="674157F8" w14:textId="77777777" w:rsidTr="00BA3697">
        <w:trPr>
          <w:cnfStyle w:val="000000100000" w:firstRow="0" w:lastRow="0" w:firstColumn="0" w:lastColumn="0" w:oddVBand="0" w:evenVBand="0" w:oddHBand="1" w:evenHBand="0" w:firstRowFirstColumn="0" w:firstRowLastColumn="0" w:lastRowFirstColumn="0" w:lastRowLastColumn="0"/>
          <w:ins w:id="856" w:author="Author"/>
        </w:trPr>
        <w:tc>
          <w:tcPr>
            <w:tcW w:w="1942" w:type="dxa"/>
            <w:hideMark/>
          </w:tcPr>
          <w:p w14:paraId="3B569F86" w14:textId="77777777" w:rsidR="00BA3697" w:rsidRPr="00BA3697" w:rsidRDefault="00BA3697" w:rsidP="00BA3697">
            <w:pPr>
              <w:spacing w:after="0"/>
              <w:rPr>
                <w:ins w:id="857" w:author="Author"/>
                <w:rFonts w:ascii="Calibri" w:eastAsia="Times New Roman" w:hAnsi="Calibri" w:cs="Calibri"/>
                <w:sz w:val="22"/>
              </w:rPr>
            </w:pPr>
            <w:ins w:id="858" w:author="Author">
              <w:r w:rsidRPr="00BA3697">
                <w:rPr>
                  <w:rFonts w:ascii="Calibri" w:eastAsia="Times New Roman" w:hAnsi="Calibri" w:cs="Calibri"/>
                  <w:b/>
                  <w:bCs/>
                  <w:sz w:val="22"/>
                </w:rPr>
                <w:t>Blade 1: Basics</w:t>
              </w:r>
            </w:ins>
          </w:p>
        </w:tc>
        <w:tc>
          <w:tcPr>
            <w:tcW w:w="1530" w:type="dxa"/>
            <w:hideMark/>
          </w:tcPr>
          <w:p w14:paraId="0532B63E" w14:textId="77777777" w:rsidR="00BA3697" w:rsidRPr="00BA3697" w:rsidRDefault="00BA3697" w:rsidP="00BA3697">
            <w:pPr>
              <w:spacing w:after="0"/>
              <w:rPr>
                <w:ins w:id="859" w:author="Author"/>
                <w:rFonts w:ascii="Calibri" w:eastAsia="Times New Roman" w:hAnsi="Calibri" w:cs="Calibri"/>
                <w:sz w:val="22"/>
              </w:rPr>
            </w:pPr>
            <w:ins w:id="860" w:author="Author">
              <w:r w:rsidRPr="00BA3697">
                <w:rPr>
                  <w:rFonts w:ascii="Calibri" w:eastAsia="Times New Roman" w:hAnsi="Calibri" w:cs="Calibri"/>
                  <w:sz w:val="22"/>
                </w:rPr>
                <w:t>Subscription</w:t>
              </w:r>
            </w:ins>
          </w:p>
        </w:tc>
        <w:tc>
          <w:tcPr>
            <w:tcW w:w="4009" w:type="dxa"/>
            <w:hideMark/>
          </w:tcPr>
          <w:p w14:paraId="058624D8" w14:textId="77777777" w:rsidR="00BA3697" w:rsidRPr="00BA3697" w:rsidRDefault="00BA3697" w:rsidP="00BA3697">
            <w:pPr>
              <w:spacing w:after="0"/>
              <w:rPr>
                <w:ins w:id="861" w:author="Author"/>
                <w:rFonts w:ascii="Calibri" w:eastAsia="Times New Roman" w:hAnsi="Calibri" w:cs="Calibri"/>
                <w:sz w:val="22"/>
              </w:rPr>
            </w:pPr>
            <w:ins w:id="862" w:author="Author">
              <w:r w:rsidRPr="00BA3697">
                <w:rPr>
                  <w:rFonts w:ascii="Calibri" w:eastAsia="Times New Roman" w:hAnsi="Calibri" w:cs="Calibri"/>
                  <w:sz w:val="22"/>
                </w:rPr>
                <w:t> </w:t>
              </w:r>
            </w:ins>
          </w:p>
        </w:tc>
        <w:tc>
          <w:tcPr>
            <w:tcW w:w="3309" w:type="dxa"/>
            <w:hideMark/>
          </w:tcPr>
          <w:p w14:paraId="06402E6A" w14:textId="77777777" w:rsidR="00BA3697" w:rsidRPr="00BA3697" w:rsidRDefault="00BA3697" w:rsidP="00BA3697">
            <w:pPr>
              <w:spacing w:after="0"/>
              <w:rPr>
                <w:ins w:id="863" w:author="Author"/>
                <w:rFonts w:ascii="Calibri" w:eastAsia="Times New Roman" w:hAnsi="Calibri" w:cs="Calibri"/>
                <w:sz w:val="22"/>
              </w:rPr>
            </w:pPr>
            <w:ins w:id="864" w:author="Author">
              <w:r w:rsidRPr="00BA3697">
                <w:rPr>
                  <w:rFonts w:ascii="Calibri" w:eastAsia="Times New Roman" w:hAnsi="Calibri" w:cs="Calibri"/>
                  <w:sz w:val="22"/>
                </w:rPr>
                <w:t>One and only</w:t>
              </w:r>
            </w:ins>
          </w:p>
        </w:tc>
      </w:tr>
      <w:tr w:rsidR="00BA3697" w:rsidRPr="00BA3697" w14:paraId="49CE2E55" w14:textId="77777777" w:rsidTr="00BA3697">
        <w:trPr>
          <w:cnfStyle w:val="000000010000" w:firstRow="0" w:lastRow="0" w:firstColumn="0" w:lastColumn="0" w:oddVBand="0" w:evenVBand="0" w:oddHBand="0" w:evenHBand="1" w:firstRowFirstColumn="0" w:firstRowLastColumn="0" w:lastRowFirstColumn="0" w:lastRowLastColumn="0"/>
          <w:ins w:id="865" w:author="Author"/>
        </w:trPr>
        <w:tc>
          <w:tcPr>
            <w:tcW w:w="1942" w:type="dxa"/>
            <w:hideMark/>
          </w:tcPr>
          <w:p w14:paraId="50D8BF87" w14:textId="77777777" w:rsidR="00BA3697" w:rsidRPr="00BA3697" w:rsidRDefault="00BA3697" w:rsidP="00BA3697">
            <w:pPr>
              <w:spacing w:after="0"/>
              <w:rPr>
                <w:ins w:id="866" w:author="Author"/>
                <w:rFonts w:ascii="Calibri" w:eastAsia="Times New Roman" w:hAnsi="Calibri" w:cs="Calibri"/>
                <w:sz w:val="22"/>
              </w:rPr>
            </w:pPr>
            <w:ins w:id="867" w:author="Author">
              <w:r w:rsidRPr="00BA3697">
                <w:rPr>
                  <w:rFonts w:ascii="Calibri" w:eastAsia="Times New Roman" w:hAnsi="Calibri" w:cs="Calibri"/>
                  <w:sz w:val="22"/>
                </w:rPr>
                <w:t> </w:t>
              </w:r>
            </w:ins>
          </w:p>
        </w:tc>
        <w:tc>
          <w:tcPr>
            <w:tcW w:w="1530" w:type="dxa"/>
            <w:hideMark/>
          </w:tcPr>
          <w:p w14:paraId="2638703E" w14:textId="77777777" w:rsidR="00BA3697" w:rsidRPr="00BA3697" w:rsidRDefault="00BA3697" w:rsidP="00BA3697">
            <w:pPr>
              <w:spacing w:after="0"/>
              <w:rPr>
                <w:ins w:id="868" w:author="Author"/>
                <w:rFonts w:ascii="Calibri" w:eastAsia="Times New Roman" w:hAnsi="Calibri" w:cs="Calibri"/>
                <w:sz w:val="22"/>
              </w:rPr>
            </w:pPr>
            <w:ins w:id="869" w:author="Author">
              <w:r w:rsidRPr="00BA3697">
                <w:rPr>
                  <w:rFonts w:ascii="Calibri" w:eastAsia="Times New Roman" w:hAnsi="Calibri" w:cs="Calibri"/>
                  <w:sz w:val="22"/>
                </w:rPr>
                <w:t>Resource group</w:t>
              </w:r>
            </w:ins>
          </w:p>
        </w:tc>
        <w:tc>
          <w:tcPr>
            <w:tcW w:w="4009" w:type="dxa"/>
            <w:hideMark/>
          </w:tcPr>
          <w:p w14:paraId="5E36B7F7" w14:textId="77777777" w:rsidR="00BA3697" w:rsidRPr="00BA3697" w:rsidRDefault="00BA3697" w:rsidP="00BA3697">
            <w:pPr>
              <w:spacing w:after="0"/>
              <w:rPr>
                <w:ins w:id="870" w:author="Author"/>
                <w:rFonts w:ascii="Calibri" w:eastAsia="Times New Roman" w:hAnsi="Calibri" w:cs="Calibri"/>
                <w:sz w:val="22"/>
              </w:rPr>
            </w:pPr>
            <w:ins w:id="871" w:author="Author">
              <w:r w:rsidRPr="00BA3697">
                <w:rPr>
                  <w:rFonts w:ascii="Calibri" w:eastAsia="Times New Roman" w:hAnsi="Calibri" w:cs="Calibri"/>
                  <w:sz w:val="22"/>
                </w:rPr>
                <w:t>&lt;alias&gt;RG</w:t>
              </w:r>
            </w:ins>
          </w:p>
        </w:tc>
        <w:tc>
          <w:tcPr>
            <w:tcW w:w="3309" w:type="dxa"/>
            <w:hideMark/>
          </w:tcPr>
          <w:p w14:paraId="743C5678" w14:textId="77777777" w:rsidR="00BA3697" w:rsidRPr="00BA3697" w:rsidRDefault="00BA3697" w:rsidP="00BA3697">
            <w:pPr>
              <w:spacing w:after="0"/>
              <w:rPr>
                <w:ins w:id="872" w:author="Author"/>
                <w:rFonts w:ascii="Calibri" w:eastAsia="Times New Roman" w:hAnsi="Calibri" w:cs="Calibri"/>
                <w:sz w:val="22"/>
              </w:rPr>
            </w:pPr>
            <w:ins w:id="873" w:author="Author">
              <w:r w:rsidRPr="00BA3697">
                <w:rPr>
                  <w:rFonts w:ascii="Calibri" w:eastAsia="Times New Roman" w:hAnsi="Calibri" w:cs="Calibri"/>
                  <w:sz w:val="22"/>
                </w:rPr>
                <w:t> </w:t>
              </w:r>
            </w:ins>
          </w:p>
        </w:tc>
      </w:tr>
      <w:tr w:rsidR="00BA3697" w:rsidRPr="00BA3697" w14:paraId="0084F8EC" w14:textId="77777777" w:rsidTr="00BA3697">
        <w:trPr>
          <w:cnfStyle w:val="000000100000" w:firstRow="0" w:lastRow="0" w:firstColumn="0" w:lastColumn="0" w:oddVBand="0" w:evenVBand="0" w:oddHBand="1" w:evenHBand="0" w:firstRowFirstColumn="0" w:firstRowLastColumn="0" w:lastRowFirstColumn="0" w:lastRowLastColumn="0"/>
          <w:ins w:id="874" w:author="Author"/>
        </w:trPr>
        <w:tc>
          <w:tcPr>
            <w:tcW w:w="1942" w:type="dxa"/>
            <w:hideMark/>
          </w:tcPr>
          <w:p w14:paraId="05D44CB9" w14:textId="77777777" w:rsidR="00BA3697" w:rsidRPr="00BA3697" w:rsidRDefault="00BA3697" w:rsidP="00BA3697">
            <w:pPr>
              <w:spacing w:after="0"/>
              <w:rPr>
                <w:ins w:id="875" w:author="Author"/>
                <w:rFonts w:ascii="Calibri" w:eastAsia="Times New Roman" w:hAnsi="Calibri" w:cs="Calibri"/>
                <w:sz w:val="22"/>
              </w:rPr>
            </w:pPr>
            <w:ins w:id="876" w:author="Author">
              <w:r w:rsidRPr="00BA3697">
                <w:rPr>
                  <w:rFonts w:ascii="Calibri" w:eastAsia="Times New Roman" w:hAnsi="Calibri" w:cs="Calibri"/>
                  <w:sz w:val="22"/>
                </w:rPr>
                <w:t> </w:t>
              </w:r>
            </w:ins>
          </w:p>
        </w:tc>
        <w:tc>
          <w:tcPr>
            <w:tcW w:w="1530" w:type="dxa"/>
            <w:hideMark/>
          </w:tcPr>
          <w:p w14:paraId="3C900084" w14:textId="77777777" w:rsidR="00BA3697" w:rsidRPr="00BA3697" w:rsidRDefault="00BA3697" w:rsidP="00BA3697">
            <w:pPr>
              <w:spacing w:after="0"/>
              <w:rPr>
                <w:ins w:id="877" w:author="Author"/>
                <w:rFonts w:ascii="Calibri" w:eastAsia="Times New Roman" w:hAnsi="Calibri" w:cs="Calibri"/>
                <w:sz w:val="22"/>
              </w:rPr>
            </w:pPr>
            <w:ins w:id="878" w:author="Author">
              <w:r w:rsidRPr="00BA3697">
                <w:rPr>
                  <w:rFonts w:ascii="Calibri" w:eastAsia="Times New Roman" w:hAnsi="Calibri" w:cs="Calibri"/>
                  <w:sz w:val="22"/>
                </w:rPr>
                <w:t>Virtual machine name</w:t>
              </w:r>
            </w:ins>
          </w:p>
        </w:tc>
        <w:tc>
          <w:tcPr>
            <w:tcW w:w="4009" w:type="dxa"/>
            <w:hideMark/>
          </w:tcPr>
          <w:p w14:paraId="7B70A157" w14:textId="77777777" w:rsidR="00BA3697" w:rsidRPr="00BA3697" w:rsidRDefault="00BA3697" w:rsidP="00BA3697">
            <w:pPr>
              <w:spacing w:after="0"/>
              <w:rPr>
                <w:ins w:id="879" w:author="Author"/>
                <w:rFonts w:ascii="Calibri" w:eastAsia="Times New Roman" w:hAnsi="Calibri" w:cs="Calibri"/>
                <w:sz w:val="22"/>
              </w:rPr>
            </w:pPr>
            <w:ins w:id="880" w:author="Author">
              <w:r w:rsidRPr="00BA3697">
                <w:rPr>
                  <w:rFonts w:ascii="Calibri" w:eastAsia="Times New Roman" w:hAnsi="Calibri" w:cs="Calibri"/>
                  <w:sz w:val="22"/>
                </w:rPr>
                <w:t>&lt;alias&gt;</w:t>
              </w:r>
              <w:proofErr w:type="spellStart"/>
              <w:r w:rsidRPr="00BA3697">
                <w:rPr>
                  <w:rFonts w:ascii="Calibri" w:eastAsia="Times New Roman" w:hAnsi="Calibri" w:cs="Calibri"/>
                  <w:sz w:val="22"/>
                </w:rPr>
                <w:t>HostM</w:t>
              </w:r>
              <w:proofErr w:type="spellEnd"/>
            </w:ins>
          </w:p>
        </w:tc>
        <w:tc>
          <w:tcPr>
            <w:tcW w:w="3309" w:type="dxa"/>
            <w:hideMark/>
          </w:tcPr>
          <w:p w14:paraId="2AEA7B32" w14:textId="77777777" w:rsidR="00BA3697" w:rsidRPr="00BA3697" w:rsidRDefault="00BA3697" w:rsidP="00BA3697">
            <w:pPr>
              <w:spacing w:after="0"/>
              <w:rPr>
                <w:ins w:id="881" w:author="Author"/>
                <w:rFonts w:ascii="Calibri" w:eastAsia="Times New Roman" w:hAnsi="Calibri" w:cs="Calibri"/>
                <w:sz w:val="22"/>
              </w:rPr>
            </w:pPr>
            <w:ins w:id="882" w:author="Author">
              <w:r w:rsidRPr="00BA3697">
                <w:rPr>
                  <w:rFonts w:ascii="Calibri" w:eastAsia="Times New Roman" w:hAnsi="Calibri" w:cs="Calibri"/>
                  <w:sz w:val="22"/>
                </w:rPr>
                <w:t> </w:t>
              </w:r>
            </w:ins>
          </w:p>
        </w:tc>
      </w:tr>
      <w:tr w:rsidR="00BA3697" w:rsidRPr="00BA3697" w14:paraId="017418CE" w14:textId="77777777" w:rsidTr="00BA3697">
        <w:trPr>
          <w:cnfStyle w:val="000000010000" w:firstRow="0" w:lastRow="0" w:firstColumn="0" w:lastColumn="0" w:oddVBand="0" w:evenVBand="0" w:oddHBand="0" w:evenHBand="1" w:firstRowFirstColumn="0" w:firstRowLastColumn="0" w:lastRowFirstColumn="0" w:lastRowLastColumn="0"/>
          <w:ins w:id="883" w:author="Author"/>
        </w:trPr>
        <w:tc>
          <w:tcPr>
            <w:tcW w:w="1942" w:type="dxa"/>
            <w:hideMark/>
          </w:tcPr>
          <w:p w14:paraId="084E1B5A" w14:textId="77777777" w:rsidR="00BA3697" w:rsidRPr="00BA3697" w:rsidRDefault="00BA3697" w:rsidP="00BA3697">
            <w:pPr>
              <w:spacing w:after="0"/>
              <w:rPr>
                <w:ins w:id="884" w:author="Author"/>
                <w:rFonts w:ascii="Calibri" w:eastAsia="Times New Roman" w:hAnsi="Calibri" w:cs="Calibri"/>
                <w:sz w:val="22"/>
              </w:rPr>
            </w:pPr>
            <w:ins w:id="885" w:author="Author">
              <w:r w:rsidRPr="00BA3697">
                <w:rPr>
                  <w:rFonts w:ascii="Calibri" w:eastAsia="Times New Roman" w:hAnsi="Calibri" w:cs="Calibri"/>
                  <w:sz w:val="22"/>
                </w:rPr>
                <w:t> </w:t>
              </w:r>
            </w:ins>
          </w:p>
        </w:tc>
        <w:tc>
          <w:tcPr>
            <w:tcW w:w="1530" w:type="dxa"/>
            <w:hideMark/>
          </w:tcPr>
          <w:p w14:paraId="377C0637" w14:textId="77777777" w:rsidR="00BA3697" w:rsidRPr="00BA3697" w:rsidRDefault="00BA3697" w:rsidP="00BA3697">
            <w:pPr>
              <w:spacing w:after="0"/>
              <w:rPr>
                <w:ins w:id="886" w:author="Author"/>
                <w:rFonts w:ascii="Calibri" w:eastAsia="Times New Roman" w:hAnsi="Calibri" w:cs="Calibri"/>
                <w:sz w:val="22"/>
              </w:rPr>
            </w:pPr>
            <w:ins w:id="887" w:author="Author">
              <w:r w:rsidRPr="00BA3697">
                <w:rPr>
                  <w:rFonts w:ascii="Calibri" w:eastAsia="Times New Roman" w:hAnsi="Calibri" w:cs="Calibri"/>
                  <w:sz w:val="22"/>
                </w:rPr>
                <w:t>Region</w:t>
              </w:r>
            </w:ins>
          </w:p>
        </w:tc>
        <w:tc>
          <w:tcPr>
            <w:tcW w:w="4009" w:type="dxa"/>
            <w:hideMark/>
          </w:tcPr>
          <w:p w14:paraId="2C074C01" w14:textId="77777777" w:rsidR="00BA3697" w:rsidRPr="00BA3697" w:rsidRDefault="00BA3697" w:rsidP="00BA3697">
            <w:pPr>
              <w:spacing w:after="0"/>
              <w:rPr>
                <w:ins w:id="888" w:author="Author"/>
                <w:rFonts w:ascii="Calibri" w:eastAsia="Times New Roman" w:hAnsi="Calibri" w:cs="Calibri"/>
                <w:sz w:val="22"/>
              </w:rPr>
            </w:pPr>
            <w:ins w:id="889" w:author="Author">
              <w:r w:rsidRPr="00BA3697">
                <w:rPr>
                  <w:rFonts w:ascii="Calibri" w:eastAsia="Times New Roman" w:hAnsi="Calibri" w:cs="Calibri"/>
                  <w:sz w:val="22"/>
                </w:rPr>
                <w:t> </w:t>
              </w:r>
            </w:ins>
          </w:p>
        </w:tc>
        <w:tc>
          <w:tcPr>
            <w:tcW w:w="3309" w:type="dxa"/>
            <w:hideMark/>
          </w:tcPr>
          <w:p w14:paraId="2EFB8041" w14:textId="77777777" w:rsidR="00BA3697" w:rsidRPr="00BA3697" w:rsidRDefault="00BA3697" w:rsidP="00BA3697">
            <w:pPr>
              <w:spacing w:after="0"/>
              <w:rPr>
                <w:ins w:id="890" w:author="Author"/>
                <w:rFonts w:ascii="Calibri" w:eastAsia="Times New Roman" w:hAnsi="Calibri" w:cs="Calibri"/>
                <w:sz w:val="22"/>
              </w:rPr>
            </w:pPr>
            <w:ins w:id="891" w:author="Author">
              <w:r w:rsidRPr="00BA3697">
                <w:rPr>
                  <w:rFonts w:ascii="Calibri" w:eastAsia="Times New Roman" w:hAnsi="Calibri" w:cs="Calibri"/>
                  <w:sz w:val="22"/>
                </w:rPr>
                <w:t>Leave default</w:t>
              </w:r>
            </w:ins>
          </w:p>
        </w:tc>
      </w:tr>
      <w:tr w:rsidR="00BA3697" w:rsidRPr="00BA3697" w14:paraId="5B2CD8FB" w14:textId="77777777" w:rsidTr="00BA3697">
        <w:trPr>
          <w:cnfStyle w:val="000000100000" w:firstRow="0" w:lastRow="0" w:firstColumn="0" w:lastColumn="0" w:oddVBand="0" w:evenVBand="0" w:oddHBand="1" w:evenHBand="0" w:firstRowFirstColumn="0" w:firstRowLastColumn="0" w:lastRowFirstColumn="0" w:lastRowLastColumn="0"/>
          <w:ins w:id="892" w:author="Author"/>
        </w:trPr>
        <w:tc>
          <w:tcPr>
            <w:tcW w:w="1942" w:type="dxa"/>
            <w:hideMark/>
          </w:tcPr>
          <w:p w14:paraId="5DE84C7C" w14:textId="77777777" w:rsidR="00BA3697" w:rsidRPr="00BA3697" w:rsidRDefault="00BA3697" w:rsidP="00BA3697">
            <w:pPr>
              <w:spacing w:after="0"/>
              <w:rPr>
                <w:ins w:id="893" w:author="Author"/>
                <w:rFonts w:ascii="Calibri" w:eastAsia="Times New Roman" w:hAnsi="Calibri" w:cs="Calibri"/>
                <w:sz w:val="22"/>
              </w:rPr>
            </w:pPr>
            <w:ins w:id="894" w:author="Author">
              <w:r w:rsidRPr="00BA3697">
                <w:rPr>
                  <w:rFonts w:ascii="Calibri" w:eastAsia="Times New Roman" w:hAnsi="Calibri" w:cs="Calibri"/>
                  <w:sz w:val="22"/>
                </w:rPr>
                <w:t> </w:t>
              </w:r>
            </w:ins>
          </w:p>
        </w:tc>
        <w:tc>
          <w:tcPr>
            <w:tcW w:w="1530" w:type="dxa"/>
            <w:hideMark/>
          </w:tcPr>
          <w:p w14:paraId="33CB0CFC" w14:textId="77777777" w:rsidR="00BA3697" w:rsidRPr="00BA3697" w:rsidRDefault="00BA3697" w:rsidP="00BA3697">
            <w:pPr>
              <w:spacing w:after="0"/>
              <w:rPr>
                <w:ins w:id="895" w:author="Author"/>
                <w:rFonts w:ascii="Calibri" w:eastAsia="Times New Roman" w:hAnsi="Calibri" w:cs="Calibri"/>
                <w:sz w:val="22"/>
              </w:rPr>
            </w:pPr>
            <w:ins w:id="896" w:author="Author">
              <w:r w:rsidRPr="00BA3697">
                <w:rPr>
                  <w:rFonts w:ascii="Calibri" w:eastAsia="Times New Roman" w:hAnsi="Calibri" w:cs="Calibri"/>
                  <w:sz w:val="22"/>
                </w:rPr>
                <w:t xml:space="preserve">Availability options </w:t>
              </w:r>
            </w:ins>
          </w:p>
        </w:tc>
        <w:tc>
          <w:tcPr>
            <w:tcW w:w="4009" w:type="dxa"/>
            <w:hideMark/>
          </w:tcPr>
          <w:p w14:paraId="0FBDFFFC" w14:textId="77777777" w:rsidR="00BA3697" w:rsidRPr="00BA3697" w:rsidRDefault="00BA3697" w:rsidP="00BA3697">
            <w:pPr>
              <w:spacing w:after="0"/>
              <w:rPr>
                <w:ins w:id="897" w:author="Author"/>
                <w:rFonts w:ascii="Calibri" w:eastAsia="Times New Roman" w:hAnsi="Calibri" w:cs="Calibri"/>
                <w:sz w:val="22"/>
              </w:rPr>
            </w:pPr>
            <w:ins w:id="898" w:author="Author">
              <w:r w:rsidRPr="00BA3697">
                <w:rPr>
                  <w:rFonts w:ascii="Calibri" w:eastAsia="Times New Roman" w:hAnsi="Calibri" w:cs="Calibri"/>
                  <w:sz w:val="22"/>
                </w:rPr>
                <w:t> </w:t>
              </w:r>
            </w:ins>
          </w:p>
        </w:tc>
        <w:tc>
          <w:tcPr>
            <w:tcW w:w="3309" w:type="dxa"/>
            <w:hideMark/>
          </w:tcPr>
          <w:p w14:paraId="07121143" w14:textId="77777777" w:rsidR="00BA3697" w:rsidRPr="00BA3697" w:rsidRDefault="00BA3697" w:rsidP="00BA3697">
            <w:pPr>
              <w:spacing w:after="0"/>
              <w:rPr>
                <w:ins w:id="899" w:author="Author"/>
                <w:rFonts w:ascii="Calibri" w:eastAsia="Times New Roman" w:hAnsi="Calibri" w:cs="Calibri"/>
                <w:sz w:val="22"/>
              </w:rPr>
            </w:pPr>
            <w:ins w:id="900" w:author="Author">
              <w:r w:rsidRPr="00BA3697">
                <w:rPr>
                  <w:rFonts w:ascii="Calibri" w:eastAsia="Times New Roman" w:hAnsi="Calibri" w:cs="Calibri"/>
                  <w:sz w:val="22"/>
                </w:rPr>
                <w:t>Leave default</w:t>
              </w:r>
            </w:ins>
          </w:p>
        </w:tc>
      </w:tr>
      <w:tr w:rsidR="00BA3697" w:rsidRPr="00BA3697" w14:paraId="1E5EA0D6" w14:textId="77777777" w:rsidTr="00BA3697">
        <w:trPr>
          <w:cnfStyle w:val="000000010000" w:firstRow="0" w:lastRow="0" w:firstColumn="0" w:lastColumn="0" w:oddVBand="0" w:evenVBand="0" w:oddHBand="0" w:evenHBand="1" w:firstRowFirstColumn="0" w:firstRowLastColumn="0" w:lastRowFirstColumn="0" w:lastRowLastColumn="0"/>
          <w:ins w:id="901" w:author="Author"/>
        </w:trPr>
        <w:tc>
          <w:tcPr>
            <w:tcW w:w="1942" w:type="dxa"/>
            <w:hideMark/>
          </w:tcPr>
          <w:p w14:paraId="628D0460" w14:textId="77777777" w:rsidR="00BA3697" w:rsidRPr="00BA3697" w:rsidRDefault="00BA3697" w:rsidP="00BA3697">
            <w:pPr>
              <w:spacing w:after="0"/>
              <w:rPr>
                <w:ins w:id="902" w:author="Author"/>
                <w:rFonts w:ascii="Calibri" w:eastAsia="Times New Roman" w:hAnsi="Calibri" w:cs="Calibri"/>
                <w:sz w:val="22"/>
              </w:rPr>
            </w:pPr>
            <w:ins w:id="903" w:author="Author">
              <w:r w:rsidRPr="00BA3697">
                <w:rPr>
                  <w:rFonts w:ascii="Calibri" w:eastAsia="Times New Roman" w:hAnsi="Calibri" w:cs="Calibri"/>
                  <w:sz w:val="22"/>
                </w:rPr>
                <w:t> </w:t>
              </w:r>
            </w:ins>
          </w:p>
        </w:tc>
        <w:tc>
          <w:tcPr>
            <w:tcW w:w="1530" w:type="dxa"/>
            <w:hideMark/>
          </w:tcPr>
          <w:p w14:paraId="56EDC5FE" w14:textId="77777777" w:rsidR="00BA3697" w:rsidRPr="00BA3697" w:rsidRDefault="00BA3697" w:rsidP="00BA3697">
            <w:pPr>
              <w:spacing w:after="0"/>
              <w:rPr>
                <w:ins w:id="904" w:author="Author"/>
                <w:rFonts w:ascii="Calibri" w:eastAsia="Times New Roman" w:hAnsi="Calibri" w:cs="Calibri"/>
                <w:sz w:val="22"/>
              </w:rPr>
            </w:pPr>
            <w:ins w:id="905" w:author="Author">
              <w:r w:rsidRPr="00BA3697">
                <w:rPr>
                  <w:rFonts w:ascii="Calibri" w:eastAsia="Times New Roman" w:hAnsi="Calibri" w:cs="Calibri"/>
                  <w:sz w:val="22"/>
                </w:rPr>
                <w:t xml:space="preserve">Image </w:t>
              </w:r>
            </w:ins>
          </w:p>
        </w:tc>
        <w:tc>
          <w:tcPr>
            <w:tcW w:w="4009" w:type="dxa"/>
            <w:hideMark/>
          </w:tcPr>
          <w:p w14:paraId="7AD1896C" w14:textId="77777777" w:rsidR="00BA3697" w:rsidRPr="00BA3697" w:rsidRDefault="00BA3697" w:rsidP="00BA3697">
            <w:pPr>
              <w:spacing w:after="0"/>
              <w:rPr>
                <w:ins w:id="906" w:author="Author"/>
                <w:rFonts w:ascii="Calibri" w:eastAsia="Times New Roman" w:hAnsi="Calibri" w:cs="Calibri"/>
                <w:sz w:val="22"/>
              </w:rPr>
            </w:pPr>
            <w:ins w:id="907" w:author="Author">
              <w:r w:rsidRPr="00BA3697">
                <w:rPr>
                  <w:rFonts w:ascii="Calibri" w:eastAsia="Times New Roman" w:hAnsi="Calibri" w:cs="Calibri"/>
                  <w:sz w:val="22"/>
                </w:rPr>
                <w:t xml:space="preserve">Win10image </w:t>
              </w:r>
            </w:ins>
          </w:p>
        </w:tc>
        <w:tc>
          <w:tcPr>
            <w:tcW w:w="3309" w:type="dxa"/>
            <w:hideMark/>
          </w:tcPr>
          <w:p w14:paraId="5391E081" w14:textId="77777777" w:rsidR="00BA3697" w:rsidRPr="00BA3697" w:rsidRDefault="00BA3697" w:rsidP="00BA3697">
            <w:pPr>
              <w:spacing w:after="0"/>
              <w:rPr>
                <w:ins w:id="908" w:author="Author"/>
                <w:rFonts w:ascii="Calibri" w:eastAsia="Times New Roman" w:hAnsi="Calibri" w:cs="Calibri"/>
                <w:sz w:val="22"/>
              </w:rPr>
            </w:pPr>
            <w:ins w:id="909" w:author="Author">
              <w:r w:rsidRPr="00BA3697">
                <w:rPr>
                  <w:rFonts w:ascii="Calibri" w:eastAsia="Times New Roman" w:hAnsi="Calibri" w:cs="Calibri"/>
                  <w:sz w:val="22"/>
                </w:rPr>
                <w:t>Leave default</w:t>
              </w:r>
            </w:ins>
          </w:p>
        </w:tc>
      </w:tr>
      <w:tr w:rsidR="00BA3697" w:rsidRPr="00BA3697" w14:paraId="0EB58115" w14:textId="77777777" w:rsidTr="00BA3697">
        <w:trPr>
          <w:cnfStyle w:val="000000100000" w:firstRow="0" w:lastRow="0" w:firstColumn="0" w:lastColumn="0" w:oddVBand="0" w:evenVBand="0" w:oddHBand="1" w:evenHBand="0" w:firstRowFirstColumn="0" w:firstRowLastColumn="0" w:lastRowFirstColumn="0" w:lastRowLastColumn="0"/>
          <w:ins w:id="910" w:author="Author"/>
        </w:trPr>
        <w:tc>
          <w:tcPr>
            <w:tcW w:w="1942" w:type="dxa"/>
            <w:hideMark/>
          </w:tcPr>
          <w:p w14:paraId="2F4D01C4" w14:textId="77777777" w:rsidR="00BA3697" w:rsidRPr="00BA3697" w:rsidRDefault="00BA3697" w:rsidP="00BA3697">
            <w:pPr>
              <w:spacing w:after="0"/>
              <w:rPr>
                <w:ins w:id="911" w:author="Author"/>
                <w:rFonts w:ascii="Calibri" w:eastAsia="Times New Roman" w:hAnsi="Calibri" w:cs="Calibri"/>
                <w:sz w:val="22"/>
              </w:rPr>
            </w:pPr>
            <w:ins w:id="912" w:author="Author">
              <w:r w:rsidRPr="00BA3697">
                <w:rPr>
                  <w:rFonts w:ascii="Calibri" w:eastAsia="Times New Roman" w:hAnsi="Calibri" w:cs="Calibri"/>
                  <w:sz w:val="22"/>
                </w:rPr>
                <w:t> </w:t>
              </w:r>
            </w:ins>
          </w:p>
        </w:tc>
        <w:tc>
          <w:tcPr>
            <w:tcW w:w="1530" w:type="dxa"/>
            <w:hideMark/>
          </w:tcPr>
          <w:p w14:paraId="384995BE" w14:textId="77777777" w:rsidR="00BA3697" w:rsidRPr="00BA3697" w:rsidRDefault="00BA3697" w:rsidP="00BA3697">
            <w:pPr>
              <w:spacing w:after="0"/>
              <w:rPr>
                <w:ins w:id="913" w:author="Author"/>
                <w:rFonts w:ascii="Calibri" w:eastAsia="Times New Roman" w:hAnsi="Calibri" w:cs="Calibri"/>
                <w:sz w:val="22"/>
              </w:rPr>
            </w:pPr>
            <w:ins w:id="914" w:author="Author">
              <w:r w:rsidRPr="00BA3697">
                <w:rPr>
                  <w:rFonts w:ascii="Calibri" w:eastAsia="Times New Roman" w:hAnsi="Calibri" w:cs="Calibri"/>
                  <w:sz w:val="22"/>
                </w:rPr>
                <w:t xml:space="preserve">Size </w:t>
              </w:r>
            </w:ins>
          </w:p>
        </w:tc>
        <w:tc>
          <w:tcPr>
            <w:tcW w:w="4009" w:type="dxa"/>
            <w:hideMark/>
          </w:tcPr>
          <w:p w14:paraId="7A02762F" w14:textId="77777777" w:rsidR="00BA3697" w:rsidRPr="00BA3697" w:rsidRDefault="00BA3697" w:rsidP="00BA3697">
            <w:pPr>
              <w:spacing w:after="0"/>
              <w:rPr>
                <w:ins w:id="915" w:author="Author"/>
                <w:rFonts w:ascii="Calibri" w:eastAsia="Times New Roman" w:hAnsi="Calibri" w:cs="Calibri"/>
                <w:sz w:val="22"/>
              </w:rPr>
            </w:pPr>
            <w:ins w:id="916" w:author="Author">
              <w:r w:rsidRPr="00BA3697">
                <w:rPr>
                  <w:rFonts w:ascii="Calibri" w:eastAsia="Times New Roman" w:hAnsi="Calibri" w:cs="Calibri"/>
                  <w:sz w:val="22"/>
                </w:rPr>
                <w:t>Standard B1ms</w:t>
              </w:r>
            </w:ins>
          </w:p>
        </w:tc>
        <w:tc>
          <w:tcPr>
            <w:tcW w:w="3309" w:type="dxa"/>
            <w:hideMark/>
          </w:tcPr>
          <w:p w14:paraId="4B7CD2F3" w14:textId="77777777" w:rsidR="00BA3697" w:rsidRPr="00BA3697" w:rsidRDefault="00BA3697" w:rsidP="00BA3697">
            <w:pPr>
              <w:spacing w:after="0"/>
              <w:rPr>
                <w:ins w:id="917" w:author="Author"/>
                <w:rFonts w:ascii="Calibri" w:eastAsia="Times New Roman" w:hAnsi="Calibri" w:cs="Calibri"/>
                <w:sz w:val="22"/>
              </w:rPr>
            </w:pPr>
            <w:ins w:id="918" w:author="Author">
              <w:r w:rsidRPr="00BA3697">
                <w:rPr>
                  <w:rFonts w:ascii="Calibri" w:eastAsia="Times New Roman" w:hAnsi="Calibri" w:cs="Calibri"/>
                  <w:sz w:val="22"/>
                </w:rPr>
                <w:t> </w:t>
              </w:r>
            </w:ins>
          </w:p>
        </w:tc>
      </w:tr>
      <w:tr w:rsidR="00BA3697" w:rsidRPr="00BA3697" w14:paraId="50B1150F" w14:textId="77777777" w:rsidTr="00BA3697">
        <w:trPr>
          <w:cnfStyle w:val="000000010000" w:firstRow="0" w:lastRow="0" w:firstColumn="0" w:lastColumn="0" w:oddVBand="0" w:evenVBand="0" w:oddHBand="0" w:evenHBand="1" w:firstRowFirstColumn="0" w:firstRowLastColumn="0" w:lastRowFirstColumn="0" w:lastRowLastColumn="0"/>
          <w:ins w:id="919" w:author="Author"/>
        </w:trPr>
        <w:tc>
          <w:tcPr>
            <w:tcW w:w="1942" w:type="dxa"/>
            <w:hideMark/>
          </w:tcPr>
          <w:p w14:paraId="6425BD12" w14:textId="77777777" w:rsidR="00BA3697" w:rsidRPr="00BA3697" w:rsidRDefault="00BA3697" w:rsidP="00BA3697">
            <w:pPr>
              <w:spacing w:after="0"/>
              <w:rPr>
                <w:ins w:id="920" w:author="Author"/>
                <w:rFonts w:ascii="Calibri" w:eastAsia="Times New Roman" w:hAnsi="Calibri" w:cs="Calibri"/>
                <w:sz w:val="22"/>
              </w:rPr>
            </w:pPr>
            <w:ins w:id="921" w:author="Author">
              <w:r w:rsidRPr="00BA3697">
                <w:rPr>
                  <w:rFonts w:ascii="Calibri" w:eastAsia="Times New Roman" w:hAnsi="Calibri" w:cs="Calibri"/>
                  <w:sz w:val="22"/>
                </w:rPr>
                <w:t> </w:t>
              </w:r>
            </w:ins>
          </w:p>
        </w:tc>
        <w:tc>
          <w:tcPr>
            <w:tcW w:w="1530" w:type="dxa"/>
            <w:hideMark/>
          </w:tcPr>
          <w:p w14:paraId="16D34F75" w14:textId="77777777" w:rsidR="00BA3697" w:rsidRPr="00BA3697" w:rsidRDefault="00BA3697" w:rsidP="00BA3697">
            <w:pPr>
              <w:spacing w:after="0"/>
              <w:rPr>
                <w:ins w:id="922" w:author="Author"/>
                <w:rFonts w:ascii="Calibri" w:eastAsia="Times New Roman" w:hAnsi="Calibri" w:cs="Calibri"/>
                <w:sz w:val="22"/>
              </w:rPr>
            </w:pPr>
            <w:ins w:id="923" w:author="Author">
              <w:r w:rsidRPr="00BA3697">
                <w:rPr>
                  <w:rFonts w:ascii="Calibri" w:eastAsia="Times New Roman" w:hAnsi="Calibri" w:cs="Calibri"/>
                  <w:sz w:val="22"/>
                </w:rPr>
                <w:t>Username</w:t>
              </w:r>
            </w:ins>
          </w:p>
        </w:tc>
        <w:tc>
          <w:tcPr>
            <w:tcW w:w="4009" w:type="dxa"/>
            <w:hideMark/>
          </w:tcPr>
          <w:p w14:paraId="439BEEE8" w14:textId="77777777" w:rsidR="00BA3697" w:rsidRPr="00BA3697" w:rsidRDefault="00BA3697" w:rsidP="00BA3697">
            <w:pPr>
              <w:spacing w:after="0"/>
              <w:rPr>
                <w:ins w:id="924" w:author="Author"/>
                <w:rFonts w:ascii="Calibri" w:eastAsia="Times New Roman" w:hAnsi="Calibri" w:cs="Calibri"/>
                <w:sz w:val="22"/>
              </w:rPr>
            </w:pPr>
            <w:proofErr w:type="spellStart"/>
            <w:ins w:id="925" w:author="Author">
              <w:r w:rsidRPr="00BA3697">
                <w:rPr>
                  <w:rFonts w:ascii="Calibri" w:eastAsia="Times New Roman" w:hAnsi="Calibri" w:cs="Calibri"/>
                  <w:sz w:val="22"/>
                </w:rPr>
                <w:t>userXXX</w:t>
              </w:r>
              <w:proofErr w:type="spellEnd"/>
            </w:ins>
          </w:p>
        </w:tc>
        <w:tc>
          <w:tcPr>
            <w:tcW w:w="3309" w:type="dxa"/>
            <w:hideMark/>
          </w:tcPr>
          <w:p w14:paraId="502904FC" w14:textId="77777777" w:rsidR="00BA3697" w:rsidRPr="00BA3697" w:rsidRDefault="00BA3697" w:rsidP="00BA3697">
            <w:pPr>
              <w:spacing w:after="0"/>
              <w:rPr>
                <w:ins w:id="926" w:author="Author"/>
                <w:rFonts w:ascii="Calibri" w:eastAsia="Times New Roman" w:hAnsi="Calibri" w:cs="Calibri"/>
                <w:sz w:val="22"/>
              </w:rPr>
            </w:pPr>
            <w:ins w:id="927" w:author="Author">
              <w:r w:rsidRPr="00BA3697">
                <w:rPr>
                  <w:rFonts w:ascii="Calibri" w:eastAsia="Times New Roman" w:hAnsi="Calibri" w:cs="Calibri"/>
                  <w:sz w:val="22"/>
                </w:rPr>
                <w:t>Assigned domain admin minus the domain qualification</w:t>
              </w:r>
            </w:ins>
          </w:p>
        </w:tc>
      </w:tr>
      <w:tr w:rsidR="00BA3697" w:rsidRPr="00BA3697" w14:paraId="69ED6FF1" w14:textId="77777777" w:rsidTr="00BA3697">
        <w:trPr>
          <w:cnfStyle w:val="000000100000" w:firstRow="0" w:lastRow="0" w:firstColumn="0" w:lastColumn="0" w:oddVBand="0" w:evenVBand="0" w:oddHBand="1" w:evenHBand="0" w:firstRowFirstColumn="0" w:firstRowLastColumn="0" w:lastRowFirstColumn="0" w:lastRowLastColumn="0"/>
          <w:ins w:id="928" w:author="Author"/>
        </w:trPr>
        <w:tc>
          <w:tcPr>
            <w:tcW w:w="1942" w:type="dxa"/>
            <w:hideMark/>
          </w:tcPr>
          <w:p w14:paraId="3481AE4D" w14:textId="77777777" w:rsidR="00BA3697" w:rsidRPr="00BA3697" w:rsidRDefault="00BA3697" w:rsidP="00BA3697">
            <w:pPr>
              <w:spacing w:after="0"/>
              <w:rPr>
                <w:ins w:id="929" w:author="Author"/>
                <w:rFonts w:ascii="Calibri" w:eastAsia="Times New Roman" w:hAnsi="Calibri" w:cs="Calibri"/>
                <w:sz w:val="22"/>
              </w:rPr>
            </w:pPr>
            <w:ins w:id="930" w:author="Author">
              <w:r w:rsidRPr="00BA3697">
                <w:rPr>
                  <w:rFonts w:ascii="Calibri" w:eastAsia="Times New Roman" w:hAnsi="Calibri" w:cs="Calibri"/>
                  <w:sz w:val="22"/>
                </w:rPr>
                <w:t> </w:t>
              </w:r>
            </w:ins>
          </w:p>
        </w:tc>
        <w:tc>
          <w:tcPr>
            <w:tcW w:w="1530" w:type="dxa"/>
            <w:hideMark/>
          </w:tcPr>
          <w:p w14:paraId="6E088F3F" w14:textId="77777777" w:rsidR="00BA3697" w:rsidRPr="00BA3697" w:rsidRDefault="00BA3697" w:rsidP="00BA3697">
            <w:pPr>
              <w:spacing w:after="0"/>
              <w:rPr>
                <w:ins w:id="931" w:author="Author"/>
                <w:rFonts w:ascii="Calibri" w:eastAsia="Times New Roman" w:hAnsi="Calibri" w:cs="Calibri"/>
                <w:sz w:val="22"/>
              </w:rPr>
            </w:pPr>
            <w:ins w:id="932" w:author="Author">
              <w:r w:rsidRPr="00BA3697">
                <w:rPr>
                  <w:rFonts w:ascii="Calibri" w:eastAsia="Times New Roman" w:hAnsi="Calibri" w:cs="Calibri"/>
                  <w:sz w:val="22"/>
                </w:rPr>
                <w:t>Public inbound port</w:t>
              </w:r>
            </w:ins>
          </w:p>
        </w:tc>
        <w:tc>
          <w:tcPr>
            <w:tcW w:w="4009" w:type="dxa"/>
            <w:hideMark/>
          </w:tcPr>
          <w:p w14:paraId="596C4478" w14:textId="77777777" w:rsidR="00BA3697" w:rsidRPr="00BA3697" w:rsidRDefault="00BA3697" w:rsidP="00BA3697">
            <w:pPr>
              <w:spacing w:after="0"/>
              <w:rPr>
                <w:ins w:id="933" w:author="Author"/>
                <w:rFonts w:ascii="Calibri" w:eastAsia="Times New Roman" w:hAnsi="Calibri" w:cs="Calibri"/>
                <w:sz w:val="22"/>
              </w:rPr>
            </w:pPr>
            <w:ins w:id="934" w:author="Author">
              <w:r w:rsidRPr="00BA3697">
                <w:rPr>
                  <w:rFonts w:ascii="Calibri" w:eastAsia="Times New Roman" w:hAnsi="Calibri" w:cs="Calibri"/>
                  <w:sz w:val="22"/>
                </w:rPr>
                <w:t>Allow selected ports</w:t>
              </w:r>
            </w:ins>
          </w:p>
        </w:tc>
        <w:tc>
          <w:tcPr>
            <w:tcW w:w="3309" w:type="dxa"/>
            <w:hideMark/>
          </w:tcPr>
          <w:p w14:paraId="298B8EAE" w14:textId="77777777" w:rsidR="00BA3697" w:rsidRPr="00BA3697" w:rsidRDefault="00BA3697" w:rsidP="00BA3697">
            <w:pPr>
              <w:spacing w:after="0"/>
              <w:rPr>
                <w:ins w:id="935" w:author="Author"/>
                <w:rFonts w:ascii="Calibri" w:eastAsia="Times New Roman" w:hAnsi="Calibri" w:cs="Calibri"/>
                <w:sz w:val="22"/>
              </w:rPr>
            </w:pPr>
            <w:ins w:id="936" w:author="Author">
              <w:r w:rsidRPr="00BA3697">
                <w:rPr>
                  <w:rFonts w:ascii="Calibri" w:eastAsia="Times New Roman" w:hAnsi="Calibri" w:cs="Calibri"/>
                  <w:sz w:val="22"/>
                </w:rPr>
                <w:t>From drop down select RDP</w:t>
              </w:r>
            </w:ins>
          </w:p>
        </w:tc>
      </w:tr>
      <w:tr w:rsidR="00BA3697" w:rsidRPr="00BA3697" w14:paraId="1C752EE6" w14:textId="77777777" w:rsidTr="00BA3697">
        <w:trPr>
          <w:cnfStyle w:val="000000010000" w:firstRow="0" w:lastRow="0" w:firstColumn="0" w:lastColumn="0" w:oddVBand="0" w:evenVBand="0" w:oddHBand="0" w:evenHBand="1" w:firstRowFirstColumn="0" w:firstRowLastColumn="0" w:lastRowFirstColumn="0" w:lastRowLastColumn="0"/>
          <w:ins w:id="937" w:author="Author"/>
        </w:trPr>
        <w:tc>
          <w:tcPr>
            <w:tcW w:w="1942" w:type="dxa"/>
            <w:hideMark/>
          </w:tcPr>
          <w:p w14:paraId="54EC5C5F" w14:textId="77777777" w:rsidR="00BA3697" w:rsidRPr="00BA3697" w:rsidRDefault="00BA3697" w:rsidP="00BA3697">
            <w:pPr>
              <w:spacing w:after="0"/>
              <w:rPr>
                <w:ins w:id="938" w:author="Author"/>
                <w:rFonts w:ascii="Calibri" w:eastAsia="Times New Roman" w:hAnsi="Calibri" w:cs="Calibri"/>
                <w:sz w:val="22"/>
              </w:rPr>
            </w:pPr>
            <w:ins w:id="939" w:author="Author">
              <w:r w:rsidRPr="00BA3697">
                <w:rPr>
                  <w:rFonts w:ascii="Calibri" w:eastAsia="Times New Roman" w:hAnsi="Calibri" w:cs="Calibri"/>
                  <w:b/>
                  <w:bCs/>
                  <w:sz w:val="22"/>
                </w:rPr>
                <w:t>Blade 2: Disk</w:t>
              </w:r>
            </w:ins>
          </w:p>
        </w:tc>
        <w:tc>
          <w:tcPr>
            <w:tcW w:w="1530" w:type="dxa"/>
            <w:hideMark/>
          </w:tcPr>
          <w:p w14:paraId="0AA090F7" w14:textId="77777777" w:rsidR="00BA3697" w:rsidRPr="00BA3697" w:rsidRDefault="00BA3697" w:rsidP="00BA3697">
            <w:pPr>
              <w:spacing w:after="0"/>
              <w:rPr>
                <w:ins w:id="940" w:author="Author"/>
                <w:rFonts w:ascii="Calibri" w:eastAsia="Times New Roman" w:hAnsi="Calibri" w:cs="Calibri"/>
                <w:sz w:val="22"/>
              </w:rPr>
            </w:pPr>
            <w:ins w:id="941" w:author="Author">
              <w:r w:rsidRPr="00BA3697">
                <w:rPr>
                  <w:rFonts w:ascii="Calibri" w:eastAsia="Times New Roman" w:hAnsi="Calibri" w:cs="Calibri"/>
                  <w:sz w:val="22"/>
                </w:rPr>
                <w:t>OS disk type</w:t>
              </w:r>
            </w:ins>
          </w:p>
        </w:tc>
        <w:tc>
          <w:tcPr>
            <w:tcW w:w="4009" w:type="dxa"/>
            <w:hideMark/>
          </w:tcPr>
          <w:p w14:paraId="4CE60F26" w14:textId="77777777" w:rsidR="00BA3697" w:rsidRPr="00BA3697" w:rsidRDefault="00BA3697" w:rsidP="00BA3697">
            <w:pPr>
              <w:spacing w:after="0"/>
              <w:rPr>
                <w:ins w:id="942" w:author="Author"/>
                <w:rFonts w:ascii="Calibri" w:eastAsia="Times New Roman" w:hAnsi="Calibri" w:cs="Calibri"/>
                <w:sz w:val="22"/>
              </w:rPr>
            </w:pPr>
            <w:ins w:id="943" w:author="Author">
              <w:r w:rsidRPr="00BA3697">
                <w:rPr>
                  <w:rFonts w:ascii="Calibri" w:eastAsia="Times New Roman" w:hAnsi="Calibri" w:cs="Calibri"/>
                  <w:sz w:val="22"/>
                </w:rPr>
                <w:t> </w:t>
              </w:r>
            </w:ins>
          </w:p>
        </w:tc>
        <w:tc>
          <w:tcPr>
            <w:tcW w:w="3309" w:type="dxa"/>
            <w:hideMark/>
          </w:tcPr>
          <w:p w14:paraId="30E00038" w14:textId="77777777" w:rsidR="00BA3697" w:rsidRPr="00BA3697" w:rsidRDefault="00BA3697" w:rsidP="00BA3697">
            <w:pPr>
              <w:spacing w:after="0"/>
              <w:rPr>
                <w:ins w:id="944" w:author="Author"/>
                <w:rFonts w:ascii="Calibri" w:eastAsia="Times New Roman" w:hAnsi="Calibri" w:cs="Calibri"/>
                <w:sz w:val="22"/>
              </w:rPr>
            </w:pPr>
            <w:ins w:id="945" w:author="Author">
              <w:r w:rsidRPr="00BA3697">
                <w:rPr>
                  <w:rFonts w:ascii="Calibri" w:eastAsia="Times New Roman" w:hAnsi="Calibri" w:cs="Calibri"/>
                  <w:sz w:val="22"/>
                </w:rPr>
                <w:t>Leave default</w:t>
              </w:r>
            </w:ins>
          </w:p>
        </w:tc>
      </w:tr>
      <w:tr w:rsidR="00BA3697" w:rsidRPr="00BA3697" w14:paraId="5105B99A" w14:textId="77777777" w:rsidTr="00BA3697">
        <w:trPr>
          <w:cnfStyle w:val="000000100000" w:firstRow="0" w:lastRow="0" w:firstColumn="0" w:lastColumn="0" w:oddVBand="0" w:evenVBand="0" w:oddHBand="1" w:evenHBand="0" w:firstRowFirstColumn="0" w:firstRowLastColumn="0" w:lastRowFirstColumn="0" w:lastRowLastColumn="0"/>
          <w:ins w:id="946" w:author="Author"/>
        </w:trPr>
        <w:tc>
          <w:tcPr>
            <w:tcW w:w="1942" w:type="dxa"/>
            <w:hideMark/>
          </w:tcPr>
          <w:p w14:paraId="5694FD21" w14:textId="77777777" w:rsidR="00BA3697" w:rsidRPr="00BA3697" w:rsidRDefault="00BA3697" w:rsidP="00BA3697">
            <w:pPr>
              <w:spacing w:after="0"/>
              <w:rPr>
                <w:ins w:id="947" w:author="Author"/>
                <w:rFonts w:ascii="Calibri" w:eastAsia="Times New Roman" w:hAnsi="Calibri" w:cs="Calibri"/>
                <w:sz w:val="22"/>
              </w:rPr>
            </w:pPr>
            <w:ins w:id="948" w:author="Author">
              <w:r w:rsidRPr="00BA3697">
                <w:rPr>
                  <w:rFonts w:ascii="Calibri" w:eastAsia="Times New Roman" w:hAnsi="Calibri" w:cs="Calibri"/>
                  <w:b/>
                  <w:bCs/>
                  <w:sz w:val="22"/>
                </w:rPr>
                <w:t>Blade 3: Networking</w:t>
              </w:r>
            </w:ins>
          </w:p>
        </w:tc>
        <w:tc>
          <w:tcPr>
            <w:tcW w:w="1530" w:type="dxa"/>
            <w:hideMark/>
          </w:tcPr>
          <w:p w14:paraId="2CBFB115" w14:textId="77777777" w:rsidR="00BA3697" w:rsidRPr="00BA3697" w:rsidRDefault="00BA3697" w:rsidP="00BA3697">
            <w:pPr>
              <w:spacing w:after="0"/>
              <w:rPr>
                <w:ins w:id="949" w:author="Author"/>
                <w:rFonts w:ascii="Calibri" w:eastAsia="Times New Roman" w:hAnsi="Calibri" w:cs="Calibri"/>
                <w:sz w:val="22"/>
              </w:rPr>
            </w:pPr>
            <w:ins w:id="950" w:author="Author">
              <w:r w:rsidRPr="00BA3697">
                <w:rPr>
                  <w:rFonts w:ascii="Calibri" w:eastAsia="Times New Roman" w:hAnsi="Calibri" w:cs="Calibri"/>
                  <w:sz w:val="22"/>
                </w:rPr>
                <w:t>Virtual Network</w:t>
              </w:r>
            </w:ins>
          </w:p>
        </w:tc>
        <w:tc>
          <w:tcPr>
            <w:tcW w:w="4009" w:type="dxa"/>
            <w:hideMark/>
          </w:tcPr>
          <w:p w14:paraId="50F94127" w14:textId="77777777" w:rsidR="00BA3697" w:rsidRPr="00BA3697" w:rsidRDefault="00BA3697" w:rsidP="00BA3697">
            <w:pPr>
              <w:spacing w:after="0"/>
              <w:rPr>
                <w:ins w:id="951" w:author="Author"/>
                <w:rFonts w:ascii="Calibri" w:eastAsia="Times New Roman" w:hAnsi="Calibri" w:cs="Calibri"/>
                <w:sz w:val="22"/>
              </w:rPr>
            </w:pPr>
            <w:ins w:id="952" w:author="Author">
              <w:r w:rsidRPr="00BA3697">
                <w:rPr>
                  <w:rFonts w:ascii="Calibri" w:eastAsia="Times New Roman" w:hAnsi="Calibri" w:cs="Calibri"/>
                  <w:sz w:val="22"/>
                </w:rPr>
                <w:t>ADVNET</w:t>
              </w:r>
            </w:ins>
          </w:p>
        </w:tc>
        <w:tc>
          <w:tcPr>
            <w:tcW w:w="3309" w:type="dxa"/>
            <w:hideMark/>
          </w:tcPr>
          <w:p w14:paraId="05455CCC" w14:textId="77777777" w:rsidR="00BA3697" w:rsidRPr="00BA3697" w:rsidRDefault="00BA3697" w:rsidP="00BA3697">
            <w:pPr>
              <w:spacing w:after="0"/>
              <w:rPr>
                <w:ins w:id="953" w:author="Author"/>
                <w:rFonts w:ascii="Calibri" w:eastAsia="Times New Roman" w:hAnsi="Calibri" w:cs="Calibri"/>
                <w:sz w:val="22"/>
              </w:rPr>
            </w:pPr>
            <w:ins w:id="954" w:author="Author">
              <w:r w:rsidRPr="00BA3697">
                <w:rPr>
                  <w:rFonts w:ascii="Calibri" w:eastAsia="Times New Roman" w:hAnsi="Calibri" w:cs="Calibri"/>
                  <w:sz w:val="22"/>
                </w:rPr>
                <w:t> </w:t>
              </w:r>
            </w:ins>
          </w:p>
        </w:tc>
      </w:tr>
      <w:tr w:rsidR="00BA3697" w:rsidRPr="00BA3697" w14:paraId="1ABD7BDD" w14:textId="77777777" w:rsidTr="00BA3697">
        <w:trPr>
          <w:cnfStyle w:val="000000010000" w:firstRow="0" w:lastRow="0" w:firstColumn="0" w:lastColumn="0" w:oddVBand="0" w:evenVBand="0" w:oddHBand="0" w:evenHBand="1" w:firstRowFirstColumn="0" w:firstRowLastColumn="0" w:lastRowFirstColumn="0" w:lastRowLastColumn="0"/>
          <w:ins w:id="955" w:author="Author"/>
        </w:trPr>
        <w:tc>
          <w:tcPr>
            <w:tcW w:w="1942" w:type="dxa"/>
            <w:hideMark/>
          </w:tcPr>
          <w:p w14:paraId="63AE2B53" w14:textId="77777777" w:rsidR="00BA3697" w:rsidRPr="00BA3697" w:rsidRDefault="00BA3697" w:rsidP="00BA3697">
            <w:pPr>
              <w:spacing w:after="0"/>
              <w:rPr>
                <w:ins w:id="956" w:author="Author"/>
                <w:rFonts w:ascii="Calibri" w:eastAsia="Times New Roman" w:hAnsi="Calibri" w:cs="Calibri"/>
                <w:sz w:val="22"/>
              </w:rPr>
            </w:pPr>
            <w:ins w:id="957" w:author="Author">
              <w:r w:rsidRPr="00BA3697">
                <w:rPr>
                  <w:rFonts w:ascii="Calibri" w:eastAsia="Times New Roman" w:hAnsi="Calibri" w:cs="Calibri"/>
                  <w:sz w:val="22"/>
                </w:rPr>
                <w:t> </w:t>
              </w:r>
            </w:ins>
          </w:p>
        </w:tc>
        <w:tc>
          <w:tcPr>
            <w:tcW w:w="1530" w:type="dxa"/>
            <w:hideMark/>
          </w:tcPr>
          <w:p w14:paraId="2BC0FBF3" w14:textId="77777777" w:rsidR="00BA3697" w:rsidRPr="00BA3697" w:rsidRDefault="00BA3697" w:rsidP="00BA3697">
            <w:pPr>
              <w:spacing w:after="0"/>
              <w:rPr>
                <w:ins w:id="958" w:author="Author"/>
                <w:rFonts w:ascii="Calibri" w:eastAsia="Times New Roman" w:hAnsi="Calibri" w:cs="Calibri"/>
                <w:sz w:val="22"/>
              </w:rPr>
            </w:pPr>
            <w:ins w:id="959" w:author="Author">
              <w:r w:rsidRPr="00BA3697">
                <w:rPr>
                  <w:rFonts w:ascii="Calibri" w:eastAsia="Times New Roman" w:hAnsi="Calibri" w:cs="Calibri"/>
                  <w:sz w:val="22"/>
                </w:rPr>
                <w:t>Subnet</w:t>
              </w:r>
            </w:ins>
          </w:p>
        </w:tc>
        <w:tc>
          <w:tcPr>
            <w:tcW w:w="4009" w:type="dxa"/>
            <w:hideMark/>
          </w:tcPr>
          <w:p w14:paraId="258E693A" w14:textId="77777777" w:rsidR="00BA3697" w:rsidRPr="00BA3697" w:rsidRDefault="00BA3697" w:rsidP="00BA3697">
            <w:pPr>
              <w:spacing w:after="0"/>
              <w:rPr>
                <w:ins w:id="960" w:author="Author"/>
                <w:rFonts w:ascii="Calibri" w:eastAsia="Times New Roman" w:hAnsi="Calibri" w:cs="Calibri"/>
                <w:sz w:val="22"/>
              </w:rPr>
            </w:pPr>
            <w:proofErr w:type="spellStart"/>
            <w:ins w:id="961" w:author="Author">
              <w:r w:rsidRPr="00BA3697">
                <w:rPr>
                  <w:rFonts w:ascii="Calibri" w:eastAsia="Times New Roman" w:hAnsi="Calibri" w:cs="Calibri"/>
                  <w:sz w:val="22"/>
                </w:rPr>
                <w:t>adSubnet</w:t>
              </w:r>
              <w:proofErr w:type="spellEnd"/>
            </w:ins>
          </w:p>
        </w:tc>
        <w:tc>
          <w:tcPr>
            <w:tcW w:w="3309" w:type="dxa"/>
            <w:hideMark/>
          </w:tcPr>
          <w:p w14:paraId="6367A8A4" w14:textId="77777777" w:rsidR="00BA3697" w:rsidRPr="00BA3697" w:rsidRDefault="00BA3697" w:rsidP="00BA3697">
            <w:pPr>
              <w:spacing w:after="0"/>
              <w:rPr>
                <w:ins w:id="962" w:author="Author"/>
                <w:rFonts w:ascii="Calibri" w:eastAsia="Times New Roman" w:hAnsi="Calibri" w:cs="Calibri"/>
                <w:sz w:val="22"/>
              </w:rPr>
            </w:pPr>
            <w:ins w:id="963" w:author="Author">
              <w:r w:rsidRPr="00BA3697">
                <w:rPr>
                  <w:rFonts w:ascii="Calibri" w:eastAsia="Times New Roman" w:hAnsi="Calibri" w:cs="Calibri"/>
                  <w:sz w:val="22"/>
                </w:rPr>
                <w:t> </w:t>
              </w:r>
            </w:ins>
          </w:p>
        </w:tc>
      </w:tr>
      <w:tr w:rsidR="00BA3697" w:rsidRPr="00BA3697" w14:paraId="7B5A00C6" w14:textId="77777777" w:rsidTr="00BA3697">
        <w:trPr>
          <w:cnfStyle w:val="000000100000" w:firstRow="0" w:lastRow="0" w:firstColumn="0" w:lastColumn="0" w:oddVBand="0" w:evenVBand="0" w:oddHBand="1" w:evenHBand="0" w:firstRowFirstColumn="0" w:firstRowLastColumn="0" w:lastRowFirstColumn="0" w:lastRowLastColumn="0"/>
          <w:ins w:id="964" w:author="Author"/>
        </w:trPr>
        <w:tc>
          <w:tcPr>
            <w:tcW w:w="1942" w:type="dxa"/>
            <w:hideMark/>
          </w:tcPr>
          <w:p w14:paraId="7245906B" w14:textId="77777777" w:rsidR="00BA3697" w:rsidRPr="00BA3697" w:rsidRDefault="00BA3697" w:rsidP="00BA3697">
            <w:pPr>
              <w:spacing w:after="0"/>
              <w:rPr>
                <w:ins w:id="965" w:author="Author"/>
                <w:rFonts w:ascii="Calibri" w:eastAsia="Times New Roman" w:hAnsi="Calibri" w:cs="Calibri"/>
                <w:sz w:val="22"/>
              </w:rPr>
            </w:pPr>
            <w:ins w:id="966" w:author="Author">
              <w:r w:rsidRPr="00BA3697">
                <w:rPr>
                  <w:rFonts w:ascii="Calibri" w:eastAsia="Times New Roman" w:hAnsi="Calibri" w:cs="Calibri"/>
                  <w:sz w:val="22"/>
                </w:rPr>
                <w:t> </w:t>
              </w:r>
            </w:ins>
          </w:p>
        </w:tc>
        <w:tc>
          <w:tcPr>
            <w:tcW w:w="1530" w:type="dxa"/>
            <w:hideMark/>
          </w:tcPr>
          <w:p w14:paraId="71C24F7B" w14:textId="77777777" w:rsidR="00BA3697" w:rsidRPr="00BA3697" w:rsidRDefault="00BA3697" w:rsidP="00BA3697">
            <w:pPr>
              <w:spacing w:after="0"/>
              <w:rPr>
                <w:ins w:id="967" w:author="Author"/>
                <w:rFonts w:ascii="Calibri" w:eastAsia="Times New Roman" w:hAnsi="Calibri" w:cs="Calibri"/>
                <w:sz w:val="22"/>
              </w:rPr>
            </w:pPr>
            <w:ins w:id="968" w:author="Author">
              <w:r w:rsidRPr="00BA3697">
                <w:rPr>
                  <w:rFonts w:ascii="Calibri" w:eastAsia="Times New Roman" w:hAnsi="Calibri" w:cs="Calibri"/>
                  <w:sz w:val="22"/>
                </w:rPr>
                <w:t>Public IP</w:t>
              </w:r>
            </w:ins>
          </w:p>
        </w:tc>
        <w:tc>
          <w:tcPr>
            <w:tcW w:w="4009" w:type="dxa"/>
            <w:hideMark/>
          </w:tcPr>
          <w:p w14:paraId="46701034" w14:textId="77777777" w:rsidR="00BA3697" w:rsidRPr="00BA3697" w:rsidRDefault="00BA3697" w:rsidP="00BA3697">
            <w:pPr>
              <w:spacing w:after="0"/>
              <w:rPr>
                <w:ins w:id="969" w:author="Author"/>
                <w:rFonts w:ascii="Calibri" w:eastAsia="Times New Roman" w:hAnsi="Calibri" w:cs="Calibri"/>
                <w:sz w:val="22"/>
              </w:rPr>
            </w:pPr>
            <w:ins w:id="970" w:author="Author">
              <w:r w:rsidRPr="00BA3697">
                <w:rPr>
                  <w:rFonts w:ascii="Calibri" w:eastAsia="Times New Roman" w:hAnsi="Calibri" w:cs="Calibri"/>
                  <w:sz w:val="22"/>
                </w:rPr>
                <w:t> </w:t>
              </w:r>
            </w:ins>
          </w:p>
        </w:tc>
        <w:tc>
          <w:tcPr>
            <w:tcW w:w="3309" w:type="dxa"/>
            <w:hideMark/>
          </w:tcPr>
          <w:p w14:paraId="542A71BB" w14:textId="77777777" w:rsidR="00BA3697" w:rsidRPr="00BA3697" w:rsidRDefault="00BA3697" w:rsidP="00BA3697">
            <w:pPr>
              <w:spacing w:after="0"/>
              <w:rPr>
                <w:ins w:id="971" w:author="Author"/>
                <w:rFonts w:ascii="Calibri" w:eastAsia="Times New Roman" w:hAnsi="Calibri" w:cs="Calibri"/>
                <w:sz w:val="22"/>
              </w:rPr>
            </w:pPr>
            <w:ins w:id="972" w:author="Author">
              <w:r w:rsidRPr="00BA3697">
                <w:rPr>
                  <w:rFonts w:ascii="Calibri" w:eastAsia="Times New Roman" w:hAnsi="Calibri" w:cs="Calibri"/>
                  <w:sz w:val="22"/>
                </w:rPr>
                <w:t>Leave default</w:t>
              </w:r>
            </w:ins>
          </w:p>
        </w:tc>
      </w:tr>
      <w:tr w:rsidR="00BA3697" w:rsidRPr="00BA3697" w14:paraId="5405A888" w14:textId="77777777" w:rsidTr="00BA3697">
        <w:trPr>
          <w:cnfStyle w:val="000000010000" w:firstRow="0" w:lastRow="0" w:firstColumn="0" w:lastColumn="0" w:oddVBand="0" w:evenVBand="0" w:oddHBand="0" w:evenHBand="1" w:firstRowFirstColumn="0" w:firstRowLastColumn="0" w:lastRowFirstColumn="0" w:lastRowLastColumn="0"/>
          <w:ins w:id="973" w:author="Author"/>
        </w:trPr>
        <w:tc>
          <w:tcPr>
            <w:tcW w:w="1942" w:type="dxa"/>
            <w:hideMark/>
          </w:tcPr>
          <w:p w14:paraId="46DCB712" w14:textId="77777777" w:rsidR="00BA3697" w:rsidRPr="00BA3697" w:rsidRDefault="00BA3697" w:rsidP="00BA3697">
            <w:pPr>
              <w:spacing w:after="0"/>
              <w:rPr>
                <w:ins w:id="974" w:author="Author"/>
                <w:rFonts w:ascii="Calibri" w:eastAsia="Times New Roman" w:hAnsi="Calibri" w:cs="Calibri"/>
                <w:sz w:val="22"/>
              </w:rPr>
            </w:pPr>
            <w:ins w:id="975" w:author="Author">
              <w:r w:rsidRPr="00BA3697">
                <w:rPr>
                  <w:rFonts w:ascii="Calibri" w:eastAsia="Times New Roman" w:hAnsi="Calibri" w:cs="Calibri"/>
                  <w:sz w:val="22"/>
                </w:rPr>
                <w:t> </w:t>
              </w:r>
            </w:ins>
          </w:p>
        </w:tc>
        <w:tc>
          <w:tcPr>
            <w:tcW w:w="1530" w:type="dxa"/>
            <w:hideMark/>
          </w:tcPr>
          <w:p w14:paraId="1C681338" w14:textId="77777777" w:rsidR="00BA3697" w:rsidRPr="00BA3697" w:rsidRDefault="00BA3697" w:rsidP="00BA3697">
            <w:pPr>
              <w:spacing w:after="0"/>
              <w:rPr>
                <w:ins w:id="976" w:author="Author"/>
                <w:rFonts w:ascii="Calibri" w:eastAsia="Times New Roman" w:hAnsi="Calibri" w:cs="Calibri"/>
                <w:sz w:val="22"/>
              </w:rPr>
            </w:pPr>
            <w:ins w:id="977" w:author="Author">
              <w:r w:rsidRPr="00BA3697">
                <w:rPr>
                  <w:rFonts w:ascii="Calibri" w:eastAsia="Times New Roman" w:hAnsi="Calibri" w:cs="Calibri"/>
                  <w:sz w:val="22"/>
                </w:rPr>
                <w:t>Nic network security group</w:t>
              </w:r>
            </w:ins>
          </w:p>
        </w:tc>
        <w:tc>
          <w:tcPr>
            <w:tcW w:w="4009" w:type="dxa"/>
            <w:hideMark/>
          </w:tcPr>
          <w:p w14:paraId="5FB6117A" w14:textId="77777777" w:rsidR="00BA3697" w:rsidRPr="00BA3697" w:rsidRDefault="00BA3697" w:rsidP="00BA3697">
            <w:pPr>
              <w:spacing w:after="0"/>
              <w:rPr>
                <w:ins w:id="978" w:author="Author"/>
                <w:rFonts w:ascii="Calibri" w:eastAsia="Times New Roman" w:hAnsi="Calibri" w:cs="Calibri"/>
                <w:sz w:val="22"/>
              </w:rPr>
            </w:pPr>
            <w:ins w:id="979" w:author="Author">
              <w:r w:rsidRPr="00BA3697">
                <w:rPr>
                  <w:rFonts w:ascii="Calibri" w:eastAsia="Times New Roman" w:hAnsi="Calibri" w:cs="Calibri"/>
                  <w:sz w:val="22"/>
                </w:rPr>
                <w:t> </w:t>
              </w:r>
            </w:ins>
          </w:p>
        </w:tc>
        <w:tc>
          <w:tcPr>
            <w:tcW w:w="3309" w:type="dxa"/>
            <w:hideMark/>
          </w:tcPr>
          <w:p w14:paraId="66C94FC2" w14:textId="77777777" w:rsidR="00BA3697" w:rsidRPr="00BA3697" w:rsidRDefault="00BA3697" w:rsidP="00BA3697">
            <w:pPr>
              <w:spacing w:after="0"/>
              <w:rPr>
                <w:ins w:id="980" w:author="Author"/>
                <w:rFonts w:ascii="Calibri" w:eastAsia="Times New Roman" w:hAnsi="Calibri" w:cs="Calibri"/>
                <w:sz w:val="22"/>
              </w:rPr>
            </w:pPr>
            <w:ins w:id="981" w:author="Author">
              <w:r w:rsidRPr="00BA3697">
                <w:rPr>
                  <w:rFonts w:ascii="Calibri" w:eastAsia="Times New Roman" w:hAnsi="Calibri" w:cs="Calibri"/>
                  <w:sz w:val="22"/>
                </w:rPr>
                <w:t>Leave default</w:t>
              </w:r>
            </w:ins>
          </w:p>
        </w:tc>
      </w:tr>
      <w:tr w:rsidR="00BA3697" w:rsidRPr="00BA3697" w14:paraId="6AC0147C" w14:textId="77777777" w:rsidTr="00BA3697">
        <w:trPr>
          <w:cnfStyle w:val="000000100000" w:firstRow="0" w:lastRow="0" w:firstColumn="0" w:lastColumn="0" w:oddVBand="0" w:evenVBand="0" w:oddHBand="1" w:evenHBand="0" w:firstRowFirstColumn="0" w:firstRowLastColumn="0" w:lastRowFirstColumn="0" w:lastRowLastColumn="0"/>
          <w:ins w:id="982" w:author="Author"/>
        </w:trPr>
        <w:tc>
          <w:tcPr>
            <w:tcW w:w="1942" w:type="dxa"/>
            <w:hideMark/>
          </w:tcPr>
          <w:p w14:paraId="781F4830" w14:textId="77777777" w:rsidR="00BA3697" w:rsidRPr="00BA3697" w:rsidRDefault="00BA3697" w:rsidP="00BA3697">
            <w:pPr>
              <w:spacing w:after="0"/>
              <w:rPr>
                <w:ins w:id="983" w:author="Author"/>
                <w:rFonts w:ascii="Calibri" w:eastAsia="Times New Roman" w:hAnsi="Calibri" w:cs="Calibri"/>
                <w:sz w:val="22"/>
              </w:rPr>
            </w:pPr>
            <w:ins w:id="984" w:author="Author">
              <w:r w:rsidRPr="00BA3697">
                <w:rPr>
                  <w:rFonts w:ascii="Calibri" w:eastAsia="Times New Roman" w:hAnsi="Calibri" w:cs="Calibri"/>
                  <w:sz w:val="22"/>
                </w:rPr>
                <w:t> </w:t>
              </w:r>
            </w:ins>
          </w:p>
        </w:tc>
        <w:tc>
          <w:tcPr>
            <w:tcW w:w="1530" w:type="dxa"/>
            <w:hideMark/>
          </w:tcPr>
          <w:p w14:paraId="63215105" w14:textId="77777777" w:rsidR="00BA3697" w:rsidRPr="00BA3697" w:rsidRDefault="00BA3697" w:rsidP="00BA3697">
            <w:pPr>
              <w:spacing w:after="0"/>
              <w:rPr>
                <w:ins w:id="985" w:author="Author"/>
                <w:rFonts w:ascii="Calibri" w:eastAsia="Times New Roman" w:hAnsi="Calibri" w:cs="Calibri"/>
                <w:sz w:val="22"/>
              </w:rPr>
            </w:pPr>
            <w:ins w:id="986" w:author="Author">
              <w:r w:rsidRPr="00BA3697">
                <w:rPr>
                  <w:rFonts w:ascii="Calibri" w:eastAsia="Times New Roman" w:hAnsi="Calibri" w:cs="Calibri"/>
                  <w:sz w:val="22"/>
                </w:rPr>
                <w:t>Public inbound ports</w:t>
              </w:r>
            </w:ins>
          </w:p>
        </w:tc>
        <w:tc>
          <w:tcPr>
            <w:tcW w:w="4009" w:type="dxa"/>
            <w:hideMark/>
          </w:tcPr>
          <w:p w14:paraId="102E2920" w14:textId="77777777" w:rsidR="00BA3697" w:rsidRPr="00BA3697" w:rsidRDefault="00BA3697" w:rsidP="00BA3697">
            <w:pPr>
              <w:spacing w:after="0"/>
              <w:rPr>
                <w:ins w:id="987" w:author="Author"/>
                <w:rFonts w:ascii="Calibri" w:eastAsia="Times New Roman" w:hAnsi="Calibri" w:cs="Calibri"/>
                <w:sz w:val="22"/>
              </w:rPr>
            </w:pPr>
            <w:ins w:id="988" w:author="Author">
              <w:r w:rsidRPr="00BA3697">
                <w:rPr>
                  <w:rFonts w:ascii="Calibri" w:eastAsia="Times New Roman" w:hAnsi="Calibri" w:cs="Calibri"/>
                  <w:sz w:val="22"/>
                </w:rPr>
                <w:t>Allow selected ports</w:t>
              </w:r>
            </w:ins>
          </w:p>
        </w:tc>
        <w:tc>
          <w:tcPr>
            <w:tcW w:w="3309" w:type="dxa"/>
            <w:hideMark/>
          </w:tcPr>
          <w:p w14:paraId="55EC7136" w14:textId="77777777" w:rsidR="00BA3697" w:rsidRPr="00BA3697" w:rsidRDefault="00BA3697" w:rsidP="00BA3697">
            <w:pPr>
              <w:spacing w:after="0"/>
              <w:rPr>
                <w:ins w:id="989" w:author="Author"/>
                <w:rFonts w:ascii="Calibri" w:eastAsia="Times New Roman" w:hAnsi="Calibri" w:cs="Calibri"/>
                <w:sz w:val="22"/>
              </w:rPr>
            </w:pPr>
            <w:ins w:id="990" w:author="Author">
              <w:r w:rsidRPr="00BA3697">
                <w:rPr>
                  <w:rFonts w:ascii="Calibri" w:eastAsia="Times New Roman" w:hAnsi="Calibri" w:cs="Calibri"/>
                  <w:sz w:val="22"/>
                </w:rPr>
                <w:t> </w:t>
              </w:r>
            </w:ins>
          </w:p>
        </w:tc>
      </w:tr>
      <w:tr w:rsidR="00BA3697" w:rsidRPr="00BA3697" w14:paraId="7DEF49E3" w14:textId="77777777" w:rsidTr="00BA3697">
        <w:trPr>
          <w:cnfStyle w:val="000000010000" w:firstRow="0" w:lastRow="0" w:firstColumn="0" w:lastColumn="0" w:oddVBand="0" w:evenVBand="0" w:oddHBand="0" w:evenHBand="1" w:firstRowFirstColumn="0" w:firstRowLastColumn="0" w:lastRowFirstColumn="0" w:lastRowLastColumn="0"/>
          <w:ins w:id="991" w:author="Author"/>
        </w:trPr>
        <w:tc>
          <w:tcPr>
            <w:tcW w:w="1942" w:type="dxa"/>
            <w:hideMark/>
          </w:tcPr>
          <w:p w14:paraId="65DEBA27" w14:textId="77777777" w:rsidR="00BA3697" w:rsidRPr="00BA3697" w:rsidRDefault="00BA3697" w:rsidP="00BA3697">
            <w:pPr>
              <w:spacing w:after="0"/>
              <w:rPr>
                <w:ins w:id="992" w:author="Author"/>
                <w:rFonts w:ascii="Calibri" w:eastAsia="Times New Roman" w:hAnsi="Calibri" w:cs="Calibri"/>
                <w:sz w:val="22"/>
              </w:rPr>
            </w:pPr>
            <w:ins w:id="993" w:author="Author">
              <w:r w:rsidRPr="00BA3697">
                <w:rPr>
                  <w:rFonts w:ascii="Calibri" w:eastAsia="Times New Roman" w:hAnsi="Calibri" w:cs="Calibri"/>
                  <w:sz w:val="22"/>
                </w:rPr>
                <w:t> </w:t>
              </w:r>
            </w:ins>
          </w:p>
        </w:tc>
        <w:tc>
          <w:tcPr>
            <w:tcW w:w="1530" w:type="dxa"/>
            <w:hideMark/>
          </w:tcPr>
          <w:p w14:paraId="2C985398" w14:textId="77777777" w:rsidR="00BA3697" w:rsidRPr="00BA3697" w:rsidRDefault="00BA3697" w:rsidP="00BA3697">
            <w:pPr>
              <w:spacing w:after="0"/>
              <w:rPr>
                <w:ins w:id="994" w:author="Author"/>
                <w:rFonts w:ascii="Calibri" w:eastAsia="Times New Roman" w:hAnsi="Calibri" w:cs="Calibri"/>
                <w:sz w:val="22"/>
              </w:rPr>
            </w:pPr>
            <w:ins w:id="995" w:author="Author">
              <w:r w:rsidRPr="00BA3697">
                <w:rPr>
                  <w:rFonts w:ascii="Calibri" w:eastAsia="Times New Roman" w:hAnsi="Calibri" w:cs="Calibri"/>
                  <w:sz w:val="22"/>
                </w:rPr>
                <w:t>Select inbound ports</w:t>
              </w:r>
            </w:ins>
          </w:p>
        </w:tc>
        <w:tc>
          <w:tcPr>
            <w:tcW w:w="4009" w:type="dxa"/>
            <w:hideMark/>
          </w:tcPr>
          <w:p w14:paraId="6ACBB77F" w14:textId="77777777" w:rsidR="00BA3697" w:rsidRPr="00BA3697" w:rsidRDefault="00BA3697" w:rsidP="00BA3697">
            <w:pPr>
              <w:spacing w:after="0"/>
              <w:rPr>
                <w:ins w:id="996" w:author="Author"/>
                <w:rFonts w:ascii="Calibri" w:eastAsia="Times New Roman" w:hAnsi="Calibri" w:cs="Calibri"/>
                <w:sz w:val="22"/>
              </w:rPr>
            </w:pPr>
            <w:ins w:id="997" w:author="Author">
              <w:r w:rsidRPr="00BA3697">
                <w:rPr>
                  <w:rFonts w:ascii="Calibri" w:eastAsia="Times New Roman" w:hAnsi="Calibri" w:cs="Calibri"/>
                  <w:sz w:val="22"/>
                </w:rPr>
                <w:t>RDP</w:t>
              </w:r>
            </w:ins>
          </w:p>
        </w:tc>
        <w:tc>
          <w:tcPr>
            <w:tcW w:w="3309" w:type="dxa"/>
            <w:hideMark/>
          </w:tcPr>
          <w:p w14:paraId="244B75B4" w14:textId="77777777" w:rsidR="00BA3697" w:rsidRPr="00BA3697" w:rsidRDefault="00BA3697" w:rsidP="00BA3697">
            <w:pPr>
              <w:spacing w:after="0"/>
              <w:rPr>
                <w:ins w:id="998" w:author="Author"/>
                <w:rFonts w:ascii="Calibri" w:eastAsia="Times New Roman" w:hAnsi="Calibri" w:cs="Calibri"/>
                <w:sz w:val="22"/>
              </w:rPr>
            </w:pPr>
            <w:ins w:id="999" w:author="Author">
              <w:r w:rsidRPr="00BA3697">
                <w:rPr>
                  <w:rFonts w:ascii="Calibri" w:eastAsia="Times New Roman" w:hAnsi="Calibri" w:cs="Calibri"/>
                  <w:sz w:val="22"/>
                </w:rPr>
                <w:t> </w:t>
              </w:r>
            </w:ins>
          </w:p>
        </w:tc>
      </w:tr>
      <w:tr w:rsidR="00BA3697" w:rsidRPr="00BA3697" w14:paraId="69C7F247" w14:textId="77777777" w:rsidTr="00BA3697">
        <w:trPr>
          <w:cnfStyle w:val="000000100000" w:firstRow="0" w:lastRow="0" w:firstColumn="0" w:lastColumn="0" w:oddVBand="0" w:evenVBand="0" w:oddHBand="1" w:evenHBand="0" w:firstRowFirstColumn="0" w:firstRowLastColumn="0" w:lastRowFirstColumn="0" w:lastRowLastColumn="0"/>
          <w:ins w:id="1000" w:author="Author"/>
        </w:trPr>
        <w:tc>
          <w:tcPr>
            <w:tcW w:w="1942" w:type="dxa"/>
            <w:hideMark/>
          </w:tcPr>
          <w:p w14:paraId="5FF27EF3" w14:textId="77777777" w:rsidR="00BA3697" w:rsidRPr="00BA3697" w:rsidRDefault="00BA3697" w:rsidP="00BA3697">
            <w:pPr>
              <w:spacing w:after="0"/>
              <w:rPr>
                <w:ins w:id="1001" w:author="Author"/>
                <w:rFonts w:ascii="Calibri" w:eastAsia="Times New Roman" w:hAnsi="Calibri" w:cs="Calibri"/>
                <w:sz w:val="22"/>
              </w:rPr>
            </w:pPr>
            <w:ins w:id="1002" w:author="Author">
              <w:r w:rsidRPr="00BA3697">
                <w:rPr>
                  <w:rFonts w:ascii="Calibri" w:eastAsia="Times New Roman" w:hAnsi="Calibri" w:cs="Calibri"/>
                  <w:b/>
                  <w:bCs/>
                  <w:sz w:val="22"/>
                </w:rPr>
                <w:t>Blade 4: Management</w:t>
              </w:r>
            </w:ins>
          </w:p>
        </w:tc>
        <w:tc>
          <w:tcPr>
            <w:tcW w:w="1530" w:type="dxa"/>
            <w:hideMark/>
          </w:tcPr>
          <w:p w14:paraId="74FD2949" w14:textId="77777777" w:rsidR="00BA3697" w:rsidRPr="00BA3697" w:rsidRDefault="00BA3697" w:rsidP="00BA3697">
            <w:pPr>
              <w:spacing w:after="0"/>
              <w:rPr>
                <w:ins w:id="1003" w:author="Author"/>
                <w:rFonts w:ascii="Calibri" w:eastAsia="Times New Roman" w:hAnsi="Calibri" w:cs="Calibri"/>
                <w:sz w:val="22"/>
              </w:rPr>
            </w:pPr>
            <w:ins w:id="1004" w:author="Author">
              <w:r w:rsidRPr="00BA3697">
                <w:rPr>
                  <w:rFonts w:ascii="Calibri" w:eastAsia="Times New Roman" w:hAnsi="Calibri" w:cs="Calibri"/>
                  <w:sz w:val="22"/>
                </w:rPr>
                <w:t> </w:t>
              </w:r>
            </w:ins>
          </w:p>
        </w:tc>
        <w:tc>
          <w:tcPr>
            <w:tcW w:w="4009" w:type="dxa"/>
            <w:hideMark/>
          </w:tcPr>
          <w:p w14:paraId="2F25BCC6" w14:textId="77777777" w:rsidR="00BA3697" w:rsidRPr="00BA3697" w:rsidRDefault="00BA3697" w:rsidP="00BA3697">
            <w:pPr>
              <w:spacing w:after="0"/>
              <w:rPr>
                <w:ins w:id="1005" w:author="Author"/>
                <w:rFonts w:ascii="Calibri" w:eastAsia="Times New Roman" w:hAnsi="Calibri" w:cs="Calibri"/>
                <w:sz w:val="22"/>
              </w:rPr>
            </w:pPr>
            <w:ins w:id="1006" w:author="Author">
              <w:r w:rsidRPr="00BA3697">
                <w:rPr>
                  <w:rFonts w:ascii="Calibri" w:eastAsia="Times New Roman" w:hAnsi="Calibri" w:cs="Calibri"/>
                  <w:sz w:val="22"/>
                </w:rPr>
                <w:t> </w:t>
              </w:r>
            </w:ins>
          </w:p>
        </w:tc>
        <w:tc>
          <w:tcPr>
            <w:tcW w:w="3309" w:type="dxa"/>
            <w:hideMark/>
          </w:tcPr>
          <w:p w14:paraId="55C7B718" w14:textId="77777777" w:rsidR="00BA3697" w:rsidRPr="00BA3697" w:rsidRDefault="00BA3697" w:rsidP="00BA3697">
            <w:pPr>
              <w:spacing w:after="0"/>
              <w:rPr>
                <w:ins w:id="1007" w:author="Author"/>
                <w:rFonts w:ascii="Calibri" w:eastAsia="Times New Roman" w:hAnsi="Calibri" w:cs="Calibri"/>
                <w:sz w:val="22"/>
              </w:rPr>
            </w:pPr>
            <w:ins w:id="1008" w:author="Author">
              <w:r w:rsidRPr="00BA3697">
                <w:rPr>
                  <w:rFonts w:ascii="Calibri" w:eastAsia="Times New Roman" w:hAnsi="Calibri" w:cs="Calibri"/>
                  <w:sz w:val="22"/>
                </w:rPr>
                <w:t>Leave default</w:t>
              </w:r>
            </w:ins>
          </w:p>
        </w:tc>
      </w:tr>
      <w:tr w:rsidR="00BA3697" w:rsidRPr="00BA3697" w14:paraId="35445D80" w14:textId="77777777" w:rsidTr="00BA3697">
        <w:trPr>
          <w:cnfStyle w:val="000000010000" w:firstRow="0" w:lastRow="0" w:firstColumn="0" w:lastColumn="0" w:oddVBand="0" w:evenVBand="0" w:oddHBand="0" w:evenHBand="1" w:firstRowFirstColumn="0" w:firstRowLastColumn="0" w:lastRowFirstColumn="0" w:lastRowLastColumn="0"/>
          <w:ins w:id="1009" w:author="Author"/>
        </w:trPr>
        <w:tc>
          <w:tcPr>
            <w:tcW w:w="1942" w:type="dxa"/>
            <w:hideMark/>
          </w:tcPr>
          <w:p w14:paraId="36A67079" w14:textId="77777777" w:rsidR="00BA3697" w:rsidRPr="00BA3697" w:rsidRDefault="00BA3697" w:rsidP="00BA3697">
            <w:pPr>
              <w:spacing w:after="0"/>
              <w:rPr>
                <w:ins w:id="1010" w:author="Author"/>
                <w:rFonts w:ascii="Calibri" w:eastAsia="Times New Roman" w:hAnsi="Calibri" w:cs="Calibri"/>
                <w:sz w:val="22"/>
              </w:rPr>
            </w:pPr>
            <w:ins w:id="1011" w:author="Author">
              <w:r w:rsidRPr="00BA3697">
                <w:rPr>
                  <w:rFonts w:ascii="Calibri" w:eastAsia="Times New Roman" w:hAnsi="Calibri" w:cs="Calibri"/>
                  <w:b/>
                  <w:bCs/>
                  <w:sz w:val="22"/>
                </w:rPr>
                <w:t xml:space="preserve">Blade 5: Guest config </w:t>
              </w:r>
            </w:ins>
          </w:p>
        </w:tc>
        <w:tc>
          <w:tcPr>
            <w:tcW w:w="1530" w:type="dxa"/>
            <w:hideMark/>
          </w:tcPr>
          <w:p w14:paraId="2A35B444" w14:textId="77777777" w:rsidR="00BA3697" w:rsidRPr="00BA3697" w:rsidRDefault="00BA3697" w:rsidP="00BA3697">
            <w:pPr>
              <w:spacing w:after="0"/>
              <w:rPr>
                <w:ins w:id="1012" w:author="Author"/>
                <w:rFonts w:ascii="Calibri" w:eastAsia="Times New Roman" w:hAnsi="Calibri" w:cs="Calibri"/>
                <w:sz w:val="22"/>
              </w:rPr>
            </w:pPr>
            <w:ins w:id="1013" w:author="Author">
              <w:r w:rsidRPr="00BA3697">
                <w:rPr>
                  <w:rFonts w:ascii="Calibri" w:eastAsia="Times New Roman" w:hAnsi="Calibri" w:cs="Calibri"/>
                  <w:sz w:val="22"/>
                </w:rPr>
                <w:t> </w:t>
              </w:r>
            </w:ins>
          </w:p>
        </w:tc>
        <w:tc>
          <w:tcPr>
            <w:tcW w:w="4009" w:type="dxa"/>
            <w:hideMark/>
          </w:tcPr>
          <w:p w14:paraId="6951542A" w14:textId="77777777" w:rsidR="00BA3697" w:rsidRPr="00BA3697" w:rsidRDefault="00BA3697" w:rsidP="00BA3697">
            <w:pPr>
              <w:spacing w:after="0"/>
              <w:rPr>
                <w:ins w:id="1014" w:author="Author"/>
                <w:rFonts w:ascii="Calibri" w:eastAsia="Times New Roman" w:hAnsi="Calibri" w:cs="Calibri"/>
                <w:sz w:val="22"/>
              </w:rPr>
            </w:pPr>
            <w:ins w:id="1015" w:author="Author">
              <w:r w:rsidRPr="00BA3697">
                <w:rPr>
                  <w:rFonts w:ascii="Calibri" w:eastAsia="Times New Roman" w:hAnsi="Calibri" w:cs="Calibri"/>
                  <w:sz w:val="22"/>
                </w:rPr>
                <w:t> </w:t>
              </w:r>
            </w:ins>
          </w:p>
        </w:tc>
        <w:tc>
          <w:tcPr>
            <w:tcW w:w="3309" w:type="dxa"/>
            <w:hideMark/>
          </w:tcPr>
          <w:p w14:paraId="7016C9B0" w14:textId="77777777" w:rsidR="00BA3697" w:rsidRPr="00BA3697" w:rsidRDefault="00BA3697" w:rsidP="00BA3697">
            <w:pPr>
              <w:spacing w:after="0"/>
              <w:rPr>
                <w:ins w:id="1016" w:author="Author"/>
                <w:rFonts w:ascii="Calibri" w:eastAsia="Times New Roman" w:hAnsi="Calibri" w:cs="Calibri"/>
                <w:sz w:val="22"/>
              </w:rPr>
            </w:pPr>
            <w:ins w:id="1017" w:author="Author">
              <w:r w:rsidRPr="00BA3697">
                <w:rPr>
                  <w:rFonts w:ascii="Calibri" w:eastAsia="Times New Roman" w:hAnsi="Calibri" w:cs="Calibri"/>
                  <w:sz w:val="22"/>
                </w:rPr>
                <w:t>Leave default</w:t>
              </w:r>
            </w:ins>
          </w:p>
        </w:tc>
      </w:tr>
      <w:tr w:rsidR="00BA3697" w:rsidRPr="00BA3697" w14:paraId="784E3664" w14:textId="77777777" w:rsidTr="00BA3697">
        <w:trPr>
          <w:cnfStyle w:val="000000100000" w:firstRow="0" w:lastRow="0" w:firstColumn="0" w:lastColumn="0" w:oddVBand="0" w:evenVBand="0" w:oddHBand="1" w:evenHBand="0" w:firstRowFirstColumn="0" w:firstRowLastColumn="0" w:lastRowFirstColumn="0" w:lastRowLastColumn="0"/>
          <w:ins w:id="1018" w:author="Author"/>
        </w:trPr>
        <w:tc>
          <w:tcPr>
            <w:tcW w:w="1942" w:type="dxa"/>
            <w:hideMark/>
          </w:tcPr>
          <w:p w14:paraId="1AC3B505" w14:textId="77777777" w:rsidR="00BA3697" w:rsidRPr="00BA3697" w:rsidRDefault="00BA3697" w:rsidP="00BA3697">
            <w:pPr>
              <w:spacing w:after="0"/>
              <w:rPr>
                <w:ins w:id="1019" w:author="Author"/>
                <w:rFonts w:ascii="Calibri" w:eastAsia="Times New Roman" w:hAnsi="Calibri" w:cs="Calibri"/>
                <w:sz w:val="22"/>
              </w:rPr>
            </w:pPr>
            <w:ins w:id="1020" w:author="Author">
              <w:r w:rsidRPr="00BA3697">
                <w:rPr>
                  <w:rFonts w:ascii="Calibri" w:eastAsia="Times New Roman" w:hAnsi="Calibri" w:cs="Calibri"/>
                  <w:b/>
                  <w:bCs/>
                  <w:sz w:val="22"/>
                </w:rPr>
                <w:t>Blade 6: Tags</w:t>
              </w:r>
            </w:ins>
          </w:p>
        </w:tc>
        <w:tc>
          <w:tcPr>
            <w:tcW w:w="1530" w:type="dxa"/>
            <w:hideMark/>
          </w:tcPr>
          <w:p w14:paraId="61043929" w14:textId="77777777" w:rsidR="00BA3697" w:rsidRPr="00BA3697" w:rsidRDefault="00BA3697" w:rsidP="00BA3697">
            <w:pPr>
              <w:spacing w:after="0"/>
              <w:rPr>
                <w:ins w:id="1021" w:author="Author"/>
                <w:rFonts w:ascii="Calibri" w:eastAsia="Times New Roman" w:hAnsi="Calibri" w:cs="Calibri"/>
                <w:sz w:val="22"/>
              </w:rPr>
            </w:pPr>
            <w:ins w:id="1022" w:author="Author">
              <w:r w:rsidRPr="00BA3697">
                <w:rPr>
                  <w:rFonts w:ascii="Calibri" w:eastAsia="Times New Roman" w:hAnsi="Calibri" w:cs="Calibri"/>
                  <w:sz w:val="22"/>
                </w:rPr>
                <w:t> </w:t>
              </w:r>
            </w:ins>
          </w:p>
        </w:tc>
        <w:tc>
          <w:tcPr>
            <w:tcW w:w="4009" w:type="dxa"/>
            <w:hideMark/>
          </w:tcPr>
          <w:p w14:paraId="7A11CA82" w14:textId="77777777" w:rsidR="00BA3697" w:rsidRPr="00BA3697" w:rsidRDefault="00BA3697" w:rsidP="00BA3697">
            <w:pPr>
              <w:spacing w:after="0"/>
              <w:rPr>
                <w:ins w:id="1023" w:author="Author"/>
                <w:rFonts w:ascii="Calibri" w:eastAsia="Times New Roman" w:hAnsi="Calibri" w:cs="Calibri"/>
                <w:sz w:val="22"/>
              </w:rPr>
            </w:pPr>
            <w:ins w:id="1024" w:author="Author">
              <w:r w:rsidRPr="00BA3697">
                <w:rPr>
                  <w:rFonts w:ascii="Calibri" w:eastAsia="Times New Roman" w:hAnsi="Calibri" w:cs="Calibri"/>
                  <w:sz w:val="22"/>
                </w:rPr>
                <w:t> </w:t>
              </w:r>
            </w:ins>
          </w:p>
        </w:tc>
        <w:tc>
          <w:tcPr>
            <w:tcW w:w="3309" w:type="dxa"/>
            <w:hideMark/>
          </w:tcPr>
          <w:p w14:paraId="1792DDA8" w14:textId="77777777" w:rsidR="00BA3697" w:rsidRPr="00BA3697" w:rsidRDefault="00BA3697" w:rsidP="00BA3697">
            <w:pPr>
              <w:spacing w:after="0"/>
              <w:rPr>
                <w:ins w:id="1025" w:author="Author"/>
                <w:rFonts w:ascii="Calibri" w:eastAsia="Times New Roman" w:hAnsi="Calibri" w:cs="Calibri"/>
                <w:sz w:val="22"/>
              </w:rPr>
            </w:pPr>
            <w:ins w:id="1026" w:author="Author">
              <w:r w:rsidRPr="00BA3697">
                <w:rPr>
                  <w:rFonts w:ascii="Calibri" w:eastAsia="Times New Roman" w:hAnsi="Calibri" w:cs="Calibri"/>
                  <w:sz w:val="22"/>
                </w:rPr>
                <w:t>Leave default</w:t>
              </w:r>
            </w:ins>
          </w:p>
        </w:tc>
      </w:tr>
    </w:tbl>
    <w:p w14:paraId="25452B85" w14:textId="2B1C34E2" w:rsidR="004E2779" w:rsidDel="00F32C03" w:rsidRDefault="004E2779" w:rsidP="004E2779">
      <w:pPr>
        <w:rPr>
          <w:del w:id="1027" w:author="Author"/>
        </w:rPr>
      </w:pPr>
      <w:ins w:id="1028" w:author="Author">
        <w:del w:id="1029" w:author="Author">
          <w:r w:rsidDel="00F921E2">
            <w:delText>Duration: 10 minutes</w:delText>
          </w:r>
        </w:del>
      </w:ins>
    </w:p>
    <w:p w14:paraId="74259B1D" w14:textId="2C1BFCF3" w:rsidR="00F32C03" w:rsidRDefault="00F32C03" w:rsidP="004E2779">
      <w:pPr>
        <w:rPr>
          <w:ins w:id="1030" w:author="Author"/>
          <w:szCs w:val="20"/>
        </w:rPr>
      </w:pPr>
    </w:p>
    <w:p w14:paraId="48C3BE49" w14:textId="346D973B" w:rsidR="001159CF" w:rsidRDefault="001159CF">
      <w:pPr>
        <w:rPr>
          <w:ins w:id="1031" w:author="Author"/>
          <w:szCs w:val="20"/>
        </w:rPr>
      </w:pPr>
      <w:ins w:id="1032" w:author="Author">
        <w:r>
          <w:rPr>
            <w:szCs w:val="20"/>
          </w:rPr>
          <w:br w:type="page"/>
        </w:r>
      </w:ins>
    </w:p>
    <w:p w14:paraId="6B4F7232" w14:textId="7E4C6224" w:rsidR="00F32C03" w:rsidRPr="00A973CD" w:rsidDel="001159CF" w:rsidRDefault="00F32C03" w:rsidP="002D6292">
      <w:pPr>
        <w:rPr>
          <w:ins w:id="1033" w:author="Author"/>
          <w:del w:id="1034" w:author="Author"/>
          <w:szCs w:val="20"/>
        </w:rPr>
      </w:pPr>
    </w:p>
    <w:p w14:paraId="69A35253" w14:textId="043452CE" w:rsidR="004E2779" w:rsidDel="00F921E2" w:rsidRDefault="004E2779" w:rsidP="002D6292">
      <w:pPr>
        <w:rPr>
          <w:ins w:id="1035" w:author="Author"/>
          <w:del w:id="1036" w:author="Author"/>
          <w:rFonts w:cs="Segoe UI"/>
          <w:b/>
          <w:bCs/>
          <w:szCs w:val="20"/>
        </w:rPr>
      </w:pPr>
      <w:ins w:id="1037" w:author="Author">
        <w:del w:id="1038" w:author="Author">
          <w:r w:rsidDel="00F921E2">
            <w:delText xml:space="preserve">Navigate to </w:delText>
          </w:r>
          <w:r w:rsidDel="00F921E2">
            <w:rPr>
              <w:rFonts w:cs="Segoe UI"/>
              <w:b/>
              <w:bCs/>
              <w:szCs w:val="20"/>
            </w:rPr>
            <w:delText xml:space="preserve">Aka.ms/WVDBits </w:delText>
          </w:r>
          <w:r w:rsidDel="00F921E2">
            <w:rPr>
              <w:rFonts w:cs="Segoe UI"/>
              <w:bCs/>
              <w:szCs w:val="20"/>
            </w:rPr>
            <w:delText xml:space="preserve">and download </w:delText>
          </w:r>
          <w:r w:rsidDel="00F921E2">
            <w:rPr>
              <w:rFonts w:cs="Segoe UI"/>
              <w:b/>
              <w:bCs/>
              <w:szCs w:val="20"/>
            </w:rPr>
            <w:delText>DeployAgent.zip.</w:delText>
          </w:r>
        </w:del>
      </w:ins>
    </w:p>
    <w:p w14:paraId="68AA15AC" w14:textId="535E0D5E" w:rsidR="004E2779" w:rsidDel="001159CF" w:rsidRDefault="004E2779" w:rsidP="002D6292">
      <w:pPr>
        <w:rPr>
          <w:ins w:id="1039" w:author="Author"/>
          <w:del w:id="1040" w:author="Author"/>
          <w:rFonts w:cs="Segoe UI"/>
          <w:b/>
          <w:bCs/>
          <w:szCs w:val="20"/>
        </w:rPr>
      </w:pPr>
    </w:p>
    <w:p w14:paraId="715168C9" w14:textId="5A33A697" w:rsidR="00230494" w:rsidDel="001159CF" w:rsidRDefault="00230494" w:rsidP="002D6292">
      <w:pPr>
        <w:pStyle w:val="Heading2"/>
        <w:rPr>
          <w:ins w:id="1041" w:author="Author"/>
          <w:del w:id="1042" w:author="Author"/>
        </w:rPr>
      </w:pPr>
    </w:p>
    <w:p w14:paraId="394ECCCF" w14:textId="2B97958F" w:rsidR="00A973CD" w:rsidRDefault="007A46E5">
      <w:pPr>
        <w:pStyle w:val="Heading2"/>
      </w:pPr>
      <w:ins w:id="1043" w:author="Author">
        <w:del w:id="1044" w:author="Author">
          <w:r w:rsidDel="00230494">
            <w:delText xml:space="preserve">Task 1: </w:delText>
          </w:r>
        </w:del>
      </w:ins>
      <w:del w:id="1045" w:author="Author">
        <w:r w:rsidR="00A973CD" w:rsidDel="004D6098">
          <w:delText xml:space="preserve">Before the </w:delText>
        </w:r>
        <w:r w:rsidR="00BB25C3" w:rsidDel="004D6098">
          <w:delText>h</w:delText>
        </w:r>
        <w:r w:rsidR="00517E77" w:rsidDel="004D6098">
          <w:delText>ands-on</w:delText>
        </w:r>
        <w:r w:rsidR="00BB25C3" w:rsidDel="004D6098">
          <w:delText xml:space="preserve"> l</w:delText>
        </w:r>
        <w:r w:rsidR="00A973CD" w:rsidDel="004D6098">
          <w:delText>ab</w:delText>
        </w:r>
      </w:del>
      <w:ins w:id="1046" w:author="Author">
        <w:del w:id="1047" w:author="Author">
          <w:r w:rsidR="004D6098" w:rsidDel="00DA36A7">
            <w:delText>Power</w:delText>
          </w:r>
        </w:del>
        <w:bookmarkStart w:id="1048" w:name="_Toc535181946"/>
        <w:r w:rsidR="00DA36A7">
          <w:t xml:space="preserve">Windows </w:t>
        </w:r>
        <w:r w:rsidR="00DA36A7" w:rsidRPr="002D6292">
          <w:t>Virtual</w:t>
        </w:r>
        <w:r w:rsidR="00DA36A7">
          <w:t xml:space="preserve"> Desktop installable components</w:t>
        </w:r>
        <w:bookmarkEnd w:id="1048"/>
        <w:r w:rsidR="00DA36A7">
          <w:t xml:space="preserve"> </w:t>
        </w:r>
      </w:ins>
    </w:p>
    <w:p w14:paraId="01326F0B" w14:textId="156F808B" w:rsidR="00A973CD" w:rsidRPr="00A973CD" w:rsidRDefault="00453E2C" w:rsidP="00A973CD">
      <w:pPr>
        <w:rPr>
          <w:szCs w:val="20"/>
        </w:rPr>
      </w:pPr>
      <w:r>
        <w:t xml:space="preserve">Duration: </w:t>
      </w:r>
      <w:ins w:id="1049" w:author="Author">
        <w:del w:id="1050" w:author="Author">
          <w:r w:rsidR="007A0C33" w:rsidDel="00DA36A7">
            <w:delText>2</w:delText>
          </w:r>
        </w:del>
      </w:ins>
      <w:del w:id="1051" w:author="Author">
        <w:r w:rsidDel="001E0D90">
          <w:delText>5</w:delText>
        </w:r>
      </w:del>
      <w:ins w:id="1052" w:author="Author">
        <w:r w:rsidR="001E0D90">
          <w:t>10</w:t>
        </w:r>
      </w:ins>
      <w:r w:rsidR="00A973CD">
        <w:t xml:space="preserve"> minutes</w:t>
      </w:r>
    </w:p>
    <w:p w14:paraId="1F13E683" w14:textId="032621F4" w:rsidR="00A973CD" w:rsidRDefault="00453E2C" w:rsidP="00A973CD">
      <w:pPr>
        <w:rPr>
          <w:ins w:id="1053" w:author="Author"/>
          <w:rFonts w:cs="Segoe UI"/>
          <w:b/>
          <w:bCs/>
          <w:szCs w:val="20"/>
        </w:rPr>
      </w:pPr>
      <w:del w:id="1054" w:author="Author">
        <w:r w:rsidDel="00DA36A7">
          <w:delText xml:space="preserve">Before starting the lab watch </w:delText>
        </w:r>
        <w:r w:rsidRPr="00453E2C" w:rsidDel="00DA36A7">
          <w:rPr>
            <w:noProof/>
          </w:rPr>
          <w:delText>the technical</w:delText>
        </w:r>
        <w:r w:rsidDel="00DA36A7">
          <w:delText xml:space="preserve"> </w:delText>
        </w:r>
      </w:del>
      <w:ins w:id="1055" w:author="Author">
        <w:del w:id="1056" w:author="Author">
          <w:r w:rsidR="00ED2512" w:rsidDel="00DA36A7">
            <w:delText xml:space="preserve">Ignite </w:delText>
          </w:r>
          <w:r w:rsidR="008C265B" w:rsidDel="00DA36A7">
            <w:delText>video on WVD ( insert video link here)</w:delText>
          </w:r>
        </w:del>
      </w:ins>
      <w:del w:id="1057" w:author="Author">
        <w:r w:rsidR="00F94568" w:rsidDel="00DA36A7">
          <w:rPr>
            <w:rStyle w:val="Hyperlink"/>
          </w:rPr>
          <w:fldChar w:fldCharType="begin"/>
        </w:r>
        <w:r w:rsidR="00F94568" w:rsidDel="00DA36A7">
          <w:rPr>
            <w:rStyle w:val="Hyperlink"/>
          </w:rPr>
          <w:delInstrText xml:space="preserve"> HYPERLINK "https://youtu.be/wfEKpKla7dY" </w:delInstrText>
        </w:r>
        <w:r w:rsidR="00F94568" w:rsidDel="00DA36A7">
          <w:rPr>
            <w:rStyle w:val="Hyperlink"/>
          </w:rPr>
          <w:fldChar w:fldCharType="separate"/>
        </w:r>
        <w:r w:rsidR="00B413B9" w:rsidRPr="00B413B9" w:rsidDel="00DA36A7">
          <w:rPr>
            <w:rStyle w:val="Hyperlink"/>
          </w:rPr>
          <w:delText>Citrix Cloud Overview video</w:delText>
        </w:r>
        <w:r w:rsidR="00F94568" w:rsidDel="00DA36A7">
          <w:rPr>
            <w:rStyle w:val="Hyperlink"/>
          </w:rPr>
          <w:fldChar w:fldCharType="end"/>
        </w:r>
        <w:r w:rsidDel="00DA36A7">
          <w:delText xml:space="preserve">. This video is a great </w:delText>
        </w:r>
        <w:r w:rsidRPr="00453E2C" w:rsidDel="00DA36A7">
          <w:rPr>
            <w:noProof/>
          </w:rPr>
          <w:delText>three</w:delText>
        </w:r>
        <w:r w:rsidDel="00DA36A7">
          <w:rPr>
            <w:noProof/>
          </w:rPr>
          <w:delText>-</w:delText>
        </w:r>
        <w:r w:rsidRPr="00453E2C" w:rsidDel="00DA36A7">
          <w:rPr>
            <w:noProof/>
          </w:rPr>
          <w:delText>minute</w:delText>
        </w:r>
        <w:r w:rsidDel="00DA36A7">
          <w:delText xml:space="preserve"> overview that help explains the various ways that Citrix </w:delText>
        </w:r>
        <w:r w:rsidDel="00DA36A7">
          <w:rPr>
            <w:noProof/>
          </w:rPr>
          <w:delText xml:space="preserve">Cloud </w:delText>
        </w:r>
        <w:r w:rsidRPr="0010797A" w:rsidDel="00DA36A7">
          <w:rPr>
            <w:noProof/>
          </w:rPr>
          <w:delText>is deployed</w:delText>
        </w:r>
        <w:r w:rsidDel="00DA36A7">
          <w:delText xml:space="preserve"> with various resource locations like a </w:delText>
        </w:r>
        <w:r w:rsidRPr="00453E2C" w:rsidDel="00DA36A7">
          <w:rPr>
            <w:noProof/>
          </w:rPr>
          <w:delText>public</w:delText>
        </w:r>
        <w:r w:rsidDel="00DA36A7">
          <w:delText xml:space="preserve"> cloud, private cloud, hybrid cloud, and hyper-converged.</w:delText>
        </w:r>
        <w:r w:rsidR="009B067C" w:rsidDel="00DA36A7">
          <w:delText xml:space="preserve"> </w:delText>
        </w:r>
        <w:r w:rsidR="00D461B2" w:rsidDel="00DA36A7">
          <w:delText xml:space="preserve">Please review the PowerPoint slides for additional nomenclature as well as helpful links that will provide additional technical details of the products and solutions. </w:delText>
        </w:r>
      </w:del>
      <w:ins w:id="1058" w:author="Author">
        <w:r w:rsidR="00DA36A7">
          <w:t xml:space="preserve">Navigate to </w:t>
        </w:r>
        <w:r w:rsidR="00DA36A7">
          <w:rPr>
            <w:rFonts w:cs="Segoe UI"/>
            <w:b/>
            <w:bCs/>
            <w:szCs w:val="20"/>
          </w:rPr>
          <w:t>Aka.ms/</w:t>
        </w:r>
        <w:proofErr w:type="spellStart"/>
        <w:r w:rsidR="00DA36A7">
          <w:rPr>
            <w:rFonts w:cs="Segoe UI"/>
            <w:b/>
            <w:bCs/>
            <w:szCs w:val="20"/>
          </w:rPr>
          <w:t>WVDBits</w:t>
        </w:r>
        <w:proofErr w:type="spellEnd"/>
        <w:r w:rsidR="002E32CF">
          <w:rPr>
            <w:rFonts w:cs="Segoe UI"/>
            <w:b/>
            <w:bCs/>
            <w:szCs w:val="20"/>
          </w:rPr>
          <w:t xml:space="preserve"> </w:t>
        </w:r>
        <w:r w:rsidR="002E32CF">
          <w:rPr>
            <w:rFonts w:cs="Segoe UI"/>
            <w:bCs/>
            <w:szCs w:val="20"/>
          </w:rPr>
          <w:t xml:space="preserve">and download </w:t>
        </w:r>
        <w:r w:rsidR="002E32CF">
          <w:rPr>
            <w:rFonts w:cs="Segoe UI"/>
            <w:b/>
            <w:bCs/>
            <w:szCs w:val="20"/>
          </w:rPr>
          <w:t>De</w:t>
        </w:r>
        <w:r w:rsidR="0081198D">
          <w:rPr>
            <w:rFonts w:cs="Segoe UI"/>
            <w:b/>
            <w:bCs/>
            <w:szCs w:val="20"/>
          </w:rPr>
          <w:t>ployAgent.zip</w:t>
        </w:r>
        <w:r w:rsidR="001E0D90">
          <w:rPr>
            <w:rFonts w:cs="Segoe UI"/>
            <w:b/>
            <w:bCs/>
            <w:szCs w:val="20"/>
          </w:rPr>
          <w:t>.</w:t>
        </w:r>
      </w:ins>
    </w:p>
    <w:p w14:paraId="2E1E3E54" w14:textId="37D66653" w:rsidR="0030068B" w:rsidRDefault="0030068B" w:rsidP="00A973CD">
      <w:pPr>
        <w:rPr>
          <w:ins w:id="1059" w:author="Author"/>
          <w:b/>
        </w:rPr>
      </w:pPr>
      <w:ins w:id="1060" w:author="Author">
        <w:r>
          <w:rPr>
            <w:noProof/>
          </w:rPr>
          <w:drawing>
            <wp:inline distT="0" distB="0" distL="0" distR="0" wp14:anchorId="06FC540F" wp14:editId="1931671E">
              <wp:extent cx="4795873" cy="1414473"/>
              <wp:effectExtent l="0" t="0" r="508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5873" cy="1414473"/>
                      </a:xfrm>
                      <a:prstGeom prst="rect">
                        <a:avLst/>
                      </a:prstGeom>
                    </pic:spPr>
                  </pic:pic>
                </a:graphicData>
              </a:graphic>
            </wp:inline>
          </w:drawing>
        </w:r>
      </w:ins>
    </w:p>
    <w:p w14:paraId="019F1AF9" w14:textId="35A622B3" w:rsidR="001E0D90" w:rsidRPr="007737A6" w:rsidRDefault="007A46E5">
      <w:pPr>
        <w:pStyle w:val="Heading2"/>
        <w:rPr>
          <w:ins w:id="1061" w:author="Author"/>
        </w:rPr>
        <w:pPrChange w:id="1062" w:author="Author">
          <w:pPr>
            <w:pStyle w:val="Heading4"/>
          </w:pPr>
        </w:pPrChange>
      </w:pPr>
      <w:ins w:id="1063" w:author="Author">
        <w:del w:id="1064" w:author="Author">
          <w:r w:rsidDel="00230494">
            <w:delText xml:space="preserve">Task 2: </w:delText>
          </w:r>
        </w:del>
        <w:bookmarkStart w:id="1065" w:name="_Toc535181947"/>
        <w:r w:rsidR="001E0D90">
          <w:t xml:space="preserve">Import </w:t>
        </w:r>
        <w:r w:rsidR="001E0D90" w:rsidRPr="007F0AAE">
          <w:t>Windows</w:t>
        </w:r>
        <w:r w:rsidR="001E0D90">
          <w:t xml:space="preserve"> Virtual Desktop PowerShell modules</w:t>
        </w:r>
        <w:bookmarkEnd w:id="1065"/>
      </w:ins>
    </w:p>
    <w:p w14:paraId="415D83C3" w14:textId="77777777" w:rsidR="00920807" w:rsidRDefault="0030068B" w:rsidP="00151A22">
      <w:pPr>
        <w:pStyle w:val="ListParagraph"/>
        <w:numPr>
          <w:ilvl w:val="0"/>
          <w:numId w:val="36"/>
        </w:numPr>
        <w:rPr>
          <w:ins w:id="1066" w:author="Author"/>
        </w:rPr>
      </w:pPr>
      <w:ins w:id="1067" w:author="Author">
        <w:r>
          <w:t xml:space="preserve">Navigate to folder where </w:t>
        </w:r>
        <w:r w:rsidRPr="00151A22">
          <w:rPr>
            <w:b/>
            <w:rPrChange w:id="1068" w:author="Author">
              <w:rPr/>
            </w:rPrChange>
          </w:rPr>
          <w:t>DeployAgent.zip</w:t>
        </w:r>
        <w:r w:rsidR="00C72804">
          <w:t xml:space="preserve"> </w:t>
        </w:r>
        <w:r>
          <w:t>is downloaded</w:t>
        </w:r>
        <w:r w:rsidR="00920807">
          <w:t>.</w:t>
        </w:r>
      </w:ins>
    </w:p>
    <w:p w14:paraId="3720525F" w14:textId="6B064A66" w:rsidR="0030068B" w:rsidRDefault="00A94385" w:rsidP="00151A22">
      <w:pPr>
        <w:pStyle w:val="ListParagraph"/>
        <w:numPr>
          <w:ilvl w:val="0"/>
          <w:numId w:val="36"/>
        </w:numPr>
        <w:rPr>
          <w:ins w:id="1069" w:author="Author"/>
        </w:rPr>
      </w:pPr>
      <w:ins w:id="1070" w:author="Author">
        <w:del w:id="1071" w:author="Author">
          <w:r w:rsidDel="00FA7D78">
            <w:delText xml:space="preserve">Navigate </w:delText>
          </w:r>
        </w:del>
        <w:r w:rsidR="00FA7D78">
          <w:t xml:space="preserve">Right click on it and select </w:t>
        </w:r>
        <w:r w:rsidR="00FA7D78" w:rsidRPr="00FA7D78">
          <w:rPr>
            <w:b/>
            <w:rPrChange w:id="1072" w:author="Author">
              <w:rPr/>
            </w:rPrChange>
          </w:rPr>
          <w:t>Unblock</w:t>
        </w:r>
        <w:del w:id="1073" w:author="Author">
          <w:r w:rsidR="00920807" w:rsidDel="00A94385">
            <w:delText>Nav</w:delText>
          </w:r>
          <w:r w:rsidR="0030068B" w:rsidDel="00A94385">
            <w:delText xml:space="preserve"> and </w:delText>
          </w:r>
          <w:r w:rsidR="00C72804" w:rsidDel="00A94385">
            <w:delText>unzip</w:delText>
          </w:r>
        </w:del>
        <w:r w:rsidR="001E0D90">
          <w:t>.</w:t>
        </w:r>
        <w:r w:rsidR="00B93F33">
          <w:t xml:space="preserve"> Click </w:t>
        </w:r>
        <w:r w:rsidR="00B93F33">
          <w:rPr>
            <w:b/>
          </w:rPr>
          <w:t>Apply</w:t>
        </w:r>
        <w:r w:rsidR="00386F2D">
          <w:t>.</w:t>
        </w:r>
        <w:del w:id="1074" w:author="Author">
          <w:r w:rsidR="00B93F33" w:rsidDel="00386F2D">
            <w:rPr>
              <w:b/>
            </w:rPr>
            <w:delText xml:space="preserve"> </w:delText>
          </w:r>
        </w:del>
      </w:ins>
    </w:p>
    <w:p w14:paraId="44DB158E" w14:textId="042C1C96" w:rsidR="006D51A5" w:rsidRDefault="006D51A5">
      <w:pPr>
        <w:ind w:left="360"/>
        <w:rPr>
          <w:ins w:id="1075" w:author="Author"/>
        </w:rPr>
        <w:pPrChange w:id="1076" w:author="Author">
          <w:pPr/>
        </w:pPrChange>
      </w:pPr>
      <w:ins w:id="1077" w:author="Author">
        <w:r>
          <w:rPr>
            <w:noProof/>
          </w:rPr>
          <w:drawing>
            <wp:inline distT="0" distB="0" distL="0" distR="0" wp14:anchorId="2B515C5E" wp14:editId="0BFD034B">
              <wp:extent cx="3524250" cy="4734500"/>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6045" cy="4736911"/>
                      </a:xfrm>
                      <a:prstGeom prst="rect">
                        <a:avLst/>
                      </a:prstGeom>
                    </pic:spPr>
                  </pic:pic>
                </a:graphicData>
              </a:graphic>
            </wp:inline>
          </w:drawing>
        </w:r>
      </w:ins>
    </w:p>
    <w:p w14:paraId="065B7C0B" w14:textId="2936426D" w:rsidR="00386F2D" w:rsidRDefault="00386F2D" w:rsidP="00151A22">
      <w:pPr>
        <w:pStyle w:val="ListParagraph"/>
        <w:numPr>
          <w:ilvl w:val="0"/>
          <w:numId w:val="36"/>
        </w:numPr>
        <w:rPr>
          <w:ins w:id="1078" w:author="Author"/>
        </w:rPr>
      </w:pPr>
      <w:ins w:id="1079" w:author="Author">
        <w:r>
          <w:t xml:space="preserve">Unzip the </w:t>
        </w:r>
        <w:r>
          <w:rPr>
            <w:b/>
          </w:rPr>
          <w:t>DeployAgent.zip.</w:t>
        </w:r>
        <w:r w:rsidRPr="00386F2D">
          <w:rPr>
            <w:noProof/>
          </w:rPr>
          <w:t xml:space="preserve"> </w:t>
        </w:r>
        <w:del w:id="1080" w:author="Author">
          <w:r w:rsidDel="00C367C4">
            <w:rPr>
              <w:noProof/>
            </w:rPr>
            <w:drawing>
              <wp:inline distT="0" distB="0" distL="0" distR="0" wp14:anchorId="13D40ED1" wp14:editId="219F064C">
                <wp:extent cx="1733563" cy="232888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563" cy="2328880"/>
                        </a:xfrm>
                        <a:prstGeom prst="rect">
                          <a:avLst/>
                        </a:prstGeom>
                      </pic:spPr>
                    </pic:pic>
                  </a:graphicData>
                </a:graphic>
              </wp:inline>
            </w:drawing>
          </w:r>
        </w:del>
      </w:ins>
    </w:p>
    <w:p w14:paraId="6FC13E0A" w14:textId="40C791A4" w:rsidR="00C72804" w:rsidRDefault="00C72804">
      <w:pPr>
        <w:pStyle w:val="ListParagraph"/>
        <w:numPr>
          <w:ilvl w:val="0"/>
          <w:numId w:val="36"/>
        </w:numPr>
        <w:rPr>
          <w:ins w:id="1081" w:author="Author"/>
        </w:rPr>
        <w:pPrChange w:id="1082" w:author="Author">
          <w:pPr/>
        </w:pPrChange>
      </w:pPr>
      <w:ins w:id="1083" w:author="Author">
        <w:r>
          <w:lastRenderedPageBreak/>
          <w:t xml:space="preserve">Navigate to the unzipped content and locate </w:t>
        </w:r>
        <w:r w:rsidR="00A83EFD">
          <w:t xml:space="preserve">folder </w:t>
        </w:r>
        <w:r w:rsidRPr="00151A22">
          <w:rPr>
            <w:b/>
            <w:rPrChange w:id="1084" w:author="Author">
              <w:rPr/>
            </w:rPrChange>
          </w:rPr>
          <w:t>Power</w:t>
        </w:r>
        <w:r w:rsidR="00681E03">
          <w:rPr>
            <w:b/>
          </w:rPr>
          <w:t>S</w:t>
        </w:r>
        <w:del w:id="1085" w:author="Author">
          <w:r w:rsidRPr="00151A22" w:rsidDel="00681E03">
            <w:rPr>
              <w:b/>
              <w:rPrChange w:id="1086" w:author="Author">
                <w:rPr/>
              </w:rPrChange>
            </w:rPr>
            <w:delText>s</w:delText>
          </w:r>
        </w:del>
        <w:r w:rsidRPr="00151A22">
          <w:rPr>
            <w:b/>
            <w:rPrChange w:id="1087" w:author="Author">
              <w:rPr/>
            </w:rPrChange>
          </w:rPr>
          <w:t>hell</w:t>
        </w:r>
        <w:r w:rsidR="00681E03">
          <w:rPr>
            <w:b/>
          </w:rPr>
          <w:t xml:space="preserve"> </w:t>
        </w:r>
        <w:r w:rsidR="00A83EFD" w:rsidRPr="00151A22">
          <w:rPr>
            <w:b/>
            <w:rPrChange w:id="1088" w:author="Author">
              <w:rPr/>
            </w:rPrChange>
          </w:rPr>
          <w:t>Modules</w:t>
        </w:r>
        <w:del w:id="1089" w:author="Author">
          <w:r w:rsidDel="00A83EFD">
            <w:delText xml:space="preserve"> </w:delText>
          </w:r>
        </w:del>
        <w:r w:rsidR="00D422C5">
          <w:t xml:space="preserve">. </w:t>
        </w:r>
        <w:r w:rsidR="00D422C5" w:rsidRPr="00D422C5">
          <w:rPr>
            <w:rPrChange w:id="1090" w:author="Author">
              <w:rPr>
                <w:b/>
              </w:rPr>
            </w:rPrChange>
          </w:rPr>
          <w:t>Copy path</w:t>
        </w:r>
        <w:r w:rsidR="00D422C5">
          <w:t>.</w:t>
        </w:r>
      </w:ins>
    </w:p>
    <w:p w14:paraId="5FE7A8B4" w14:textId="17F601BD" w:rsidR="00D422C5" w:rsidRPr="00151A22" w:rsidRDefault="00D422C5">
      <w:pPr>
        <w:pStyle w:val="ListParagraph"/>
        <w:numPr>
          <w:ilvl w:val="0"/>
          <w:numId w:val="36"/>
        </w:numPr>
        <w:rPr>
          <w:ins w:id="1091" w:author="Author"/>
          <w:b/>
        </w:rPr>
        <w:pPrChange w:id="1092" w:author="Author">
          <w:pPr/>
        </w:pPrChange>
      </w:pPr>
      <w:ins w:id="1093" w:author="Author">
        <w:r w:rsidRPr="00D422C5">
          <w:rPr>
            <w:rPrChange w:id="1094" w:author="Author">
              <w:rPr>
                <w:b/>
              </w:rPr>
            </w:rPrChange>
          </w:rPr>
          <w:t xml:space="preserve">Open a </w:t>
        </w:r>
        <w:r w:rsidRPr="00151A22">
          <w:rPr>
            <w:b/>
            <w:rPrChange w:id="1095" w:author="Author">
              <w:rPr/>
            </w:rPrChange>
          </w:rPr>
          <w:t>PowerShell</w:t>
        </w:r>
        <w:r>
          <w:t xml:space="preserve"> editor</w:t>
        </w:r>
        <w:r w:rsidR="00635033">
          <w:t xml:space="preserve"> (Visual Studio Code, PowerShell I</w:t>
        </w:r>
        <w:r w:rsidR="001E0D90">
          <w:t>S</w:t>
        </w:r>
        <w:del w:id="1096" w:author="Author">
          <w:r w:rsidR="00635033" w:rsidDel="001E0D90">
            <w:delText>C</w:delText>
          </w:r>
        </w:del>
        <w:r w:rsidR="00635033">
          <w:t>E)</w:t>
        </w:r>
        <w:r w:rsidR="001E0D90">
          <w:t xml:space="preserve"> as </w:t>
        </w:r>
        <w:r w:rsidR="001E0D90" w:rsidRPr="00151A22">
          <w:rPr>
            <w:b/>
            <w:rPrChange w:id="1097" w:author="Author">
              <w:rPr/>
            </w:rPrChange>
          </w:rPr>
          <w:t>Administrator</w:t>
        </w:r>
        <w:r w:rsidR="001E0D90" w:rsidRPr="00151A22">
          <w:rPr>
            <w:b/>
          </w:rPr>
          <w:t>.</w:t>
        </w:r>
      </w:ins>
    </w:p>
    <w:p w14:paraId="53AD6A1A" w14:textId="40098C3B" w:rsidR="002960F0" w:rsidRDefault="002960F0">
      <w:pPr>
        <w:pStyle w:val="ListParagraph"/>
        <w:numPr>
          <w:ilvl w:val="0"/>
          <w:numId w:val="36"/>
        </w:numPr>
        <w:rPr>
          <w:ins w:id="1098" w:author="Author"/>
        </w:rPr>
        <w:pPrChange w:id="1099" w:author="Author">
          <w:pPr/>
        </w:pPrChange>
      </w:pPr>
      <w:ins w:id="1100" w:author="Author">
        <w:r w:rsidRPr="00151A22">
          <w:rPr>
            <w:b/>
            <w:rPrChange w:id="1101" w:author="Author">
              <w:rPr/>
            </w:rPrChange>
          </w:rPr>
          <w:t>(Optional)</w:t>
        </w:r>
        <w:r>
          <w:t xml:space="preserve"> Create new </w:t>
        </w:r>
        <w:r w:rsidRPr="00151A22">
          <w:rPr>
            <w:b/>
            <w:rPrChange w:id="1102" w:author="Author">
              <w:rPr/>
            </w:rPrChange>
          </w:rPr>
          <w:t>PowerShell</w:t>
        </w:r>
        <w:r>
          <w:t xml:space="preserve"> file</w:t>
        </w:r>
      </w:ins>
    </w:p>
    <w:p w14:paraId="470EF5B3" w14:textId="77777777" w:rsidR="007C5739" w:rsidRDefault="00151A22" w:rsidP="00151A22">
      <w:pPr>
        <w:pStyle w:val="ListParagraph"/>
        <w:numPr>
          <w:ilvl w:val="0"/>
          <w:numId w:val="36"/>
        </w:numPr>
        <w:rPr>
          <w:ins w:id="1103" w:author="Author"/>
        </w:rPr>
      </w:pPr>
      <w:ins w:id="1104" w:author="Author">
        <w:r>
          <w:t xml:space="preserve">Type </w:t>
        </w:r>
      </w:ins>
    </w:p>
    <w:p w14:paraId="495594D7" w14:textId="3FCE0E38" w:rsidR="00151A22" w:rsidRDefault="00151A22">
      <w:pPr>
        <w:pStyle w:val="ListParagraph"/>
        <w:ind w:firstLine="720"/>
        <w:rPr>
          <w:ins w:id="1105" w:author="Author"/>
        </w:rPr>
        <w:pPrChange w:id="1106" w:author="Author">
          <w:pPr>
            <w:pStyle w:val="ListParagraph"/>
            <w:numPr>
              <w:numId w:val="36"/>
            </w:numPr>
            <w:ind w:hanging="360"/>
          </w:pPr>
        </w:pPrChange>
      </w:pPr>
      <w:ins w:id="1107" w:author="Author">
        <w:r>
          <w:t xml:space="preserve">$path = </w:t>
        </w:r>
        <w:r w:rsidR="007C5739">
          <w:t>“&lt;path from step 2&gt;”</w:t>
        </w:r>
      </w:ins>
    </w:p>
    <w:p w14:paraId="7B773E0F" w14:textId="55F67D0E" w:rsidR="007C5739" w:rsidRDefault="006139EA" w:rsidP="00151A22">
      <w:pPr>
        <w:pStyle w:val="ListParagraph"/>
        <w:numPr>
          <w:ilvl w:val="0"/>
          <w:numId w:val="36"/>
        </w:numPr>
        <w:rPr>
          <w:ins w:id="1108" w:author="Author"/>
        </w:rPr>
      </w:pPr>
      <w:ins w:id="1109" w:author="Author">
        <w:r>
          <w:t>Copy paste the below snippet</w:t>
        </w:r>
        <w:del w:id="1110" w:author="Author">
          <w:r w:rsidR="007C5739" w:rsidDel="006139EA">
            <w:delText>s</w:delText>
          </w:r>
        </w:del>
        <w:r w:rsidR="00865087">
          <w:t xml:space="preserve"> and run it. This will import the</w:t>
        </w:r>
        <w:r w:rsidR="00865087" w:rsidRPr="00BF530B">
          <w:rPr>
            <w:b/>
            <w:rPrChange w:id="1111" w:author="Author">
              <w:rPr/>
            </w:rPrChange>
          </w:rPr>
          <w:t xml:space="preserve"> Windows Virtual Desktop PowerShe</w:t>
        </w:r>
        <w:r w:rsidR="00BF530B" w:rsidRPr="00BF530B">
          <w:rPr>
            <w:b/>
            <w:rPrChange w:id="1112" w:author="Author">
              <w:rPr/>
            </w:rPrChange>
          </w:rPr>
          <w:t>ll</w:t>
        </w:r>
        <w:r w:rsidR="00BF530B">
          <w:t xml:space="preserve"> module</w:t>
        </w:r>
      </w:ins>
    </w:p>
    <w:p w14:paraId="5395C9F4" w14:textId="6C3DED71" w:rsidR="006139EA" w:rsidRDefault="006139EA" w:rsidP="006139EA">
      <w:pPr>
        <w:pStyle w:val="ListParagraph"/>
        <w:ind w:left="1440"/>
        <w:rPr>
          <w:ins w:id="1113" w:author="Author"/>
        </w:rPr>
      </w:pPr>
      <w:ins w:id="1114" w:author="Author">
        <w:r>
          <w:t>cd $</w:t>
        </w:r>
        <w:del w:id="1115" w:author="Author">
          <w:r w:rsidDel="00516924">
            <w:delText>pslocation</w:delText>
          </w:r>
        </w:del>
        <w:r w:rsidR="00516924">
          <w:t>path</w:t>
        </w:r>
      </w:ins>
    </w:p>
    <w:p w14:paraId="768E57F0" w14:textId="5F11E185" w:rsidR="006139EA" w:rsidRDefault="006139EA" w:rsidP="006139EA">
      <w:pPr>
        <w:pStyle w:val="ListParagraph"/>
        <w:ind w:left="1440"/>
        <w:rPr>
          <w:ins w:id="1116" w:author="Author"/>
        </w:rPr>
      </w:pPr>
      <w:ins w:id="1117" w:author="Author">
        <w:r>
          <w:t>import-module ".\Microsoft.RdInfra.RdPowershell.dll"</w:t>
        </w:r>
      </w:ins>
    </w:p>
    <w:p w14:paraId="4C059291" w14:textId="030B7039" w:rsidR="007E298E" w:rsidRPr="007E298E" w:rsidRDefault="007E298E">
      <w:pPr>
        <w:rPr>
          <w:ins w:id="1118" w:author="Author"/>
        </w:rPr>
        <w:pPrChange w:id="1119" w:author="Author">
          <w:pPr>
            <w:pStyle w:val="ListParagraph"/>
            <w:ind w:left="1440"/>
          </w:pPr>
        </w:pPrChange>
      </w:pPr>
      <w:ins w:id="1120" w:author="Author">
        <w:r>
          <w:rPr>
            <w:b/>
          </w:rPr>
          <w:t xml:space="preserve">Caution: </w:t>
        </w:r>
        <w:r>
          <w:t xml:space="preserve">Do not close the </w:t>
        </w:r>
        <w:r w:rsidRPr="00B427B4">
          <w:rPr>
            <w:b/>
            <w:rPrChange w:id="1121" w:author="Author">
              <w:rPr/>
            </w:rPrChange>
          </w:rPr>
          <w:t>PowerShell</w:t>
        </w:r>
        <w:r>
          <w:t xml:space="preserve"> editor for the duration of the bootcamp. If closed steps in Task 2 will need to be repeated.</w:t>
        </w:r>
      </w:ins>
    </w:p>
    <w:p w14:paraId="5FF2CD1A" w14:textId="65074C9E" w:rsidR="00C965C6" w:rsidRPr="00C965C6" w:rsidDel="00BF530B" w:rsidRDefault="00C965C6">
      <w:pPr>
        <w:rPr>
          <w:ins w:id="1122" w:author="Author"/>
          <w:del w:id="1123" w:author="Author"/>
          <w:b/>
          <w:rPrChange w:id="1124" w:author="Author">
            <w:rPr>
              <w:ins w:id="1125" w:author="Author"/>
              <w:del w:id="1126" w:author="Author"/>
            </w:rPr>
          </w:rPrChange>
        </w:rPr>
        <w:pPrChange w:id="1127" w:author="Author">
          <w:pPr>
            <w:pStyle w:val="ListParagraph"/>
            <w:numPr>
              <w:numId w:val="36"/>
            </w:numPr>
            <w:ind w:hanging="360"/>
          </w:pPr>
        </w:pPrChange>
      </w:pPr>
      <w:ins w:id="1128" w:author="Author">
        <w:del w:id="1129" w:author="Author">
          <w:r w:rsidDel="00BF530B">
            <w:tab/>
          </w:r>
          <w:r w:rsidDel="00BF530B">
            <w:rPr>
              <w:b/>
            </w:rPr>
            <w:delText>Caut</w:delText>
          </w:r>
        </w:del>
      </w:ins>
    </w:p>
    <w:p w14:paraId="52ADB618" w14:textId="5D85BAE3" w:rsidR="006139EA" w:rsidRPr="002960F0" w:rsidDel="00BF530B" w:rsidRDefault="00C965C6">
      <w:pPr>
        <w:pStyle w:val="ListParagraph"/>
        <w:numPr>
          <w:ilvl w:val="0"/>
          <w:numId w:val="36"/>
        </w:numPr>
        <w:rPr>
          <w:del w:id="1130" w:author="Author"/>
        </w:rPr>
        <w:pPrChange w:id="1131" w:author="Author">
          <w:pPr/>
        </w:pPrChange>
      </w:pPr>
      <w:ins w:id="1132" w:author="Author">
        <w:del w:id="1133" w:author="Author">
          <w:r w:rsidDel="00BF530B">
            <w:delText>s</w:delText>
          </w:r>
          <w:r w:rsidR="006139EA" w:rsidDel="00BF530B">
            <w:delText>s</w:delText>
          </w:r>
        </w:del>
      </w:ins>
    </w:p>
    <w:p w14:paraId="61548591" w14:textId="02B53056" w:rsidR="00C76411" w:rsidRPr="00D422C5" w:rsidDel="00BF530B" w:rsidRDefault="00C76411" w:rsidP="002D6292">
      <w:pPr>
        <w:pStyle w:val="Heading4"/>
        <w:rPr>
          <w:del w:id="1134" w:author="Author"/>
          <w:rFonts w:eastAsiaTheme="majorEastAsia"/>
          <w:iCs w:val="0"/>
          <w:sz w:val="36"/>
          <w:szCs w:val="40"/>
        </w:rPr>
      </w:pPr>
      <w:del w:id="1135" w:author="Author">
        <w:r w:rsidRPr="00D422C5" w:rsidDel="00BF530B">
          <w:rPr>
            <w:rFonts w:eastAsiaTheme="majorEastAsia"/>
            <w:sz w:val="36"/>
            <w:szCs w:val="40"/>
          </w:rPr>
          <w:delText>Exercise 1: Creating Active DNS Zone</w:delText>
        </w:r>
      </w:del>
    </w:p>
    <w:p w14:paraId="02950789" w14:textId="29427DB3" w:rsidR="00C76411" w:rsidRPr="00D422C5" w:rsidDel="00BF530B" w:rsidRDefault="00C76411" w:rsidP="002D6292">
      <w:pPr>
        <w:rPr>
          <w:del w:id="1136" w:author="Author"/>
          <w:noProof/>
        </w:rPr>
      </w:pPr>
      <w:del w:id="1137" w:author="Author">
        <w:r w:rsidRPr="00D422C5" w:rsidDel="00BF530B">
          <w:rPr>
            <w:noProof/>
          </w:rPr>
          <w:delText>This module</w:delText>
        </w:r>
        <w:r w:rsidR="0028245C" w:rsidRPr="00D422C5" w:rsidDel="00BF530B">
          <w:rPr>
            <w:noProof/>
          </w:rPr>
          <w:delText>exercise</w:delText>
        </w:r>
        <w:r w:rsidRPr="00D422C5" w:rsidDel="00BF530B">
          <w:rPr>
            <w:noProof/>
          </w:rPr>
          <w:delText xml:space="preserve"> will lead you through a short tour of the training lab environment. In this module, students will leverage their Microsoft Azure internal subscription account (AIRS) as well as the MSDN Azure subscription account. In this AIRS subscription account, atendees will deploy a </w:delText>
        </w:r>
        <w:r w:rsidRPr="007F0AAE" w:rsidDel="00BF530B">
          <w:fldChar w:fldCharType="begin"/>
        </w:r>
        <w:r w:rsidRPr="00D422C5" w:rsidDel="00BF530B">
          <w:rPr>
            <w:noProof/>
          </w:rPr>
          <w:delInstrText xml:space="preserve"> HYPERLINK "https://github.com/Microsoft/aad-hybrid-lab" </w:delInstrText>
        </w:r>
        <w:r w:rsidRPr="007F0AAE" w:rsidDel="00BF530B">
          <w:fldChar w:fldCharType="separate"/>
        </w:r>
        <w:r w:rsidRPr="00D422C5" w:rsidDel="00BF530B">
          <w:rPr>
            <w:rStyle w:val="Hyperlink"/>
            <w:noProof/>
          </w:rPr>
          <w:delText>AAD hybrid lab ARM template from GitHub</w:delText>
        </w:r>
        <w:r w:rsidRPr="007F0AAE" w:rsidDel="00BF530B">
          <w:fldChar w:fldCharType="end"/>
        </w:r>
        <w:r w:rsidRPr="00D422C5" w:rsidDel="00BF530B">
          <w:rPr>
            <w:noProof/>
          </w:rPr>
          <w:delText xml:space="preserve"> that will provision the following:</w:delText>
        </w:r>
        <w:r w:rsidR="0028245C" w:rsidRPr="00D422C5" w:rsidDel="00BF530B">
          <w:rPr>
            <w:noProof/>
          </w:rPr>
          <w:delText xml:space="preserve">creating a public DNS zone that </w:delText>
        </w:r>
        <w:r w:rsidR="00B53110" w:rsidRPr="00D422C5" w:rsidDel="00BF530B">
          <w:rPr>
            <w:noProof/>
          </w:rPr>
          <w:delText xml:space="preserve"> should be </w:delText>
        </w:r>
        <w:r w:rsidR="00396992" w:rsidRPr="00D422C5" w:rsidDel="00BF530B">
          <w:rPr>
            <w:noProof/>
          </w:rPr>
          <w:delText xml:space="preserve">leveraged </w:delText>
        </w:r>
        <w:r w:rsidR="0028245C" w:rsidRPr="00D422C5" w:rsidDel="00BF530B">
          <w:rPr>
            <w:noProof/>
          </w:rPr>
          <w:delText xml:space="preserve">will match your student </w:delText>
        </w:r>
        <w:r w:rsidR="00EE1005" w:rsidRPr="00D422C5" w:rsidDel="00BF530B">
          <w:rPr>
            <w:noProof/>
          </w:rPr>
          <w:delText>subdomain provided to you at the beginning of lab. The Azure DNS zone will be leverage</w:delText>
        </w:r>
      </w:del>
      <w:ins w:id="1138" w:author="Author">
        <w:del w:id="1139" w:author="Author">
          <w:r w:rsidR="004C7B1B" w:rsidRPr="00D422C5" w:rsidDel="00BF530B">
            <w:rPr>
              <w:noProof/>
            </w:rPr>
            <w:delText>d</w:delText>
          </w:r>
        </w:del>
      </w:ins>
      <w:del w:id="1140" w:author="Author">
        <w:r w:rsidR="00EE1005" w:rsidRPr="00D422C5" w:rsidDel="00BF530B">
          <w:rPr>
            <w:noProof/>
          </w:rPr>
          <w:delText xml:space="preserve"> to help </w:delText>
        </w:r>
        <w:r w:rsidR="004E54EA" w:rsidRPr="00D422C5" w:rsidDel="00BF530B">
          <w:rPr>
            <w:noProof/>
          </w:rPr>
          <w:delText>connect the public lab root domain Contosowvd</w:delText>
        </w:r>
      </w:del>
      <w:ins w:id="1141" w:author="Author">
        <w:del w:id="1142" w:author="Author">
          <w:r w:rsidR="00E346A2" w:rsidRPr="00D422C5" w:rsidDel="00BF530B">
            <w:rPr>
              <w:noProof/>
            </w:rPr>
            <w:delText>Contosowvd01</w:delText>
          </w:r>
        </w:del>
      </w:ins>
      <w:del w:id="1143" w:author="Author">
        <w:r w:rsidR="004E54EA" w:rsidRPr="00D422C5" w:rsidDel="00BF530B">
          <w:rPr>
            <w:noProof/>
          </w:rPr>
          <w:delText>.</w:delText>
        </w:r>
      </w:del>
      <w:ins w:id="1144" w:author="Author">
        <w:del w:id="1145" w:author="Author">
          <w:r w:rsidR="0011563E" w:rsidRPr="00D422C5" w:rsidDel="00BF530B">
            <w:rPr>
              <w:noProof/>
            </w:rPr>
            <w:delText>com</w:delText>
          </w:r>
          <w:r w:rsidR="004C7B1B" w:rsidRPr="00D422C5" w:rsidDel="00BF530B">
            <w:rPr>
              <w:noProof/>
            </w:rPr>
            <w:delText>us</w:delText>
          </w:r>
        </w:del>
      </w:ins>
      <w:del w:id="1146" w:author="Author">
        <w:r w:rsidR="004E54EA" w:rsidRPr="00D422C5" w:rsidDel="00BF530B">
          <w:rPr>
            <w:noProof/>
          </w:rPr>
          <w:delText xml:space="preserve">com to each students lab </w:delText>
        </w:r>
        <w:r w:rsidR="004A37E3" w:rsidRPr="00D422C5" w:rsidDel="00BF530B">
          <w:rPr>
            <w:noProof/>
          </w:rPr>
          <w:delText>subdomain i.e student1.contosowvd.com</w:delText>
        </w:r>
      </w:del>
      <w:ins w:id="1147" w:author="Author">
        <w:del w:id="1148" w:author="Author">
          <w:r w:rsidR="009C05DB" w:rsidRPr="00D422C5" w:rsidDel="00BF530B">
            <w:rPr>
              <w:noProof/>
            </w:rPr>
            <w:delText>.</w:delText>
          </w:r>
          <w:r w:rsidR="004C7B1B" w:rsidRPr="00D422C5" w:rsidDel="00BF530B">
            <w:rPr>
              <w:noProof/>
            </w:rPr>
            <w:delText xml:space="preserve"> t to Azure AD for for the domain controller.</w:delText>
          </w:r>
          <w:r w:rsidR="009C05DB" w:rsidRPr="00D422C5" w:rsidDel="00BF530B">
            <w:rPr>
              <w:noProof/>
            </w:rPr>
            <w:delText xml:space="preserve"> Since Azure DNS zone can use any publically routeable </w:delText>
          </w:r>
          <w:r w:rsidR="004C7B1B" w:rsidRPr="00D422C5" w:rsidDel="00BF530B">
            <w:rPr>
              <w:noProof/>
            </w:rPr>
            <w:delText xml:space="preserve">registrar </w:delText>
          </w:r>
          <w:r w:rsidR="009C05DB" w:rsidRPr="00D422C5" w:rsidDel="00BF530B">
            <w:rPr>
              <w:noProof/>
            </w:rPr>
            <w:delText>domain</w:delText>
          </w:r>
          <w:r w:rsidR="009749B2" w:rsidRPr="00D422C5" w:rsidDel="00BF530B">
            <w:rPr>
              <w:noProof/>
            </w:rPr>
            <w:delText xml:space="preserve"> I would recommend that for the purposes of this lab use a DNS name arelady that you have access to or create one that is very inexpensi</w:delText>
          </w:r>
          <w:r w:rsidR="00CF3269" w:rsidRPr="00D422C5" w:rsidDel="00BF530B">
            <w:rPr>
              <w:noProof/>
            </w:rPr>
            <w:delText>v</w:delText>
          </w:r>
          <w:r w:rsidR="009749B2" w:rsidRPr="00D422C5" w:rsidDel="00BF530B">
            <w:rPr>
              <w:noProof/>
            </w:rPr>
            <w:delText>ze li</w:delText>
          </w:r>
        </w:del>
      </w:ins>
      <w:del w:id="1149" w:author="Author">
        <w:r w:rsidR="004A37E3" w:rsidRPr="00D422C5" w:rsidDel="00BF530B">
          <w:rPr>
            <w:noProof/>
          </w:rPr>
          <w:delText xml:space="preserve"> </w:delText>
        </w:r>
      </w:del>
      <w:ins w:id="1150" w:author="Author">
        <w:del w:id="1151" w:author="Author">
          <w:r w:rsidR="00F65AB2" w:rsidRPr="00D422C5" w:rsidDel="00BF530B">
            <w:rPr>
              <w:noProof/>
            </w:rPr>
            <w:delText xml:space="preserve">ke from </w:delText>
          </w:r>
          <w:r w:rsidR="00CF3269" w:rsidRPr="007F0AAE" w:rsidDel="00BF530B">
            <w:fldChar w:fldCharType="begin"/>
          </w:r>
          <w:r w:rsidR="00CF3269" w:rsidRPr="00D422C5" w:rsidDel="00BF530B">
            <w:rPr>
              <w:noProof/>
            </w:rPr>
            <w:delInstrText xml:space="preserve"> HYPERLINK "https://www.namecheap.com/promos/amazing88s.aspx" </w:delInstrText>
          </w:r>
          <w:r w:rsidR="00CF3269" w:rsidRPr="007F0AAE" w:rsidDel="00BF530B">
            <w:fldChar w:fldCharType="separate"/>
          </w:r>
          <w:r w:rsidR="00F65AB2" w:rsidRPr="00D422C5" w:rsidDel="00BF530B">
            <w:rPr>
              <w:rStyle w:val="Hyperlink"/>
              <w:noProof/>
            </w:rPr>
            <w:delText>www.namecheap.com for only .88</w:delText>
          </w:r>
          <w:r w:rsidR="00CF3269" w:rsidRPr="007F0AAE" w:rsidDel="00BF530B">
            <w:fldChar w:fldCharType="end"/>
          </w:r>
          <w:r w:rsidR="004C7B1B" w:rsidRPr="00D422C5" w:rsidDel="00BF530B">
            <w:rPr>
              <w:noProof/>
            </w:rPr>
            <w:delText>!</w:delText>
          </w:r>
          <w:r w:rsidR="00856F35" w:rsidRPr="00D422C5" w:rsidDel="00BF530B">
            <w:rPr>
              <w:noProof/>
            </w:rPr>
            <w:delText xml:space="preserve">. Note that if you decided to use a non .com or .net domain you will be subject to </w:delText>
          </w:r>
          <w:r w:rsidR="00630083" w:rsidRPr="00D422C5" w:rsidDel="00BF530B">
            <w:rPr>
              <w:noProof/>
            </w:rPr>
            <w:delText xml:space="preserve">WhoIs </w:delText>
          </w:r>
          <w:r w:rsidR="00856F35" w:rsidRPr="00D422C5" w:rsidDel="00BF530B">
            <w:rPr>
              <w:noProof/>
            </w:rPr>
            <w:delText xml:space="preserve">spam </w:delText>
          </w:r>
          <w:r w:rsidR="00841E43" w:rsidRPr="00D422C5" w:rsidDel="00BF530B">
            <w:rPr>
              <w:noProof/>
            </w:rPr>
            <w:delText xml:space="preserve">via email and telephone as NameCheap does not provide </w:delText>
          </w:r>
          <w:r w:rsidR="00135407" w:rsidRPr="007F0AAE" w:rsidDel="00BF530B">
            <w:fldChar w:fldCharType="begin"/>
          </w:r>
          <w:r w:rsidR="00135407" w:rsidRPr="00D422C5" w:rsidDel="00BF530B">
            <w:rPr>
              <w:noProof/>
            </w:rPr>
            <w:delInstrText xml:space="preserve"> HYPERLINK "https://www.namecheap.com/security/whoisguard.aspx" </w:delInstrText>
          </w:r>
          <w:r w:rsidR="00135407" w:rsidRPr="007F0AAE" w:rsidDel="00BF530B">
            <w:fldChar w:fldCharType="separate"/>
          </w:r>
          <w:r w:rsidR="007D3DC6" w:rsidRPr="00D422C5" w:rsidDel="00BF530B">
            <w:rPr>
              <w:rStyle w:val="Hyperlink"/>
              <w:noProof/>
            </w:rPr>
            <w:delText>W</w:delText>
          </w:r>
          <w:r w:rsidR="0076122B" w:rsidRPr="00D422C5" w:rsidDel="00BF530B">
            <w:rPr>
              <w:rStyle w:val="Hyperlink"/>
              <w:noProof/>
            </w:rPr>
            <w:delText>wh</w:delText>
          </w:r>
          <w:r w:rsidR="00135407" w:rsidRPr="00D422C5" w:rsidDel="00BF530B">
            <w:rPr>
              <w:rStyle w:val="Hyperlink"/>
              <w:noProof/>
            </w:rPr>
            <w:delText>o</w:delText>
          </w:r>
          <w:r w:rsidR="0076122B" w:rsidRPr="00D422C5" w:rsidDel="00BF530B">
            <w:rPr>
              <w:rStyle w:val="Hyperlink"/>
              <w:noProof/>
            </w:rPr>
            <w:delText>s</w:delText>
          </w:r>
          <w:r w:rsidR="007D3DC6" w:rsidRPr="00D422C5" w:rsidDel="00BF530B">
            <w:rPr>
              <w:rStyle w:val="Hyperlink"/>
              <w:noProof/>
            </w:rPr>
            <w:delText>Is</w:delText>
          </w:r>
          <w:r w:rsidR="0076122B" w:rsidRPr="00D422C5" w:rsidDel="00BF530B">
            <w:rPr>
              <w:rStyle w:val="Hyperlink"/>
              <w:noProof/>
            </w:rPr>
            <w:delText>i</w:delText>
          </w:r>
          <w:r w:rsidR="007D3DC6" w:rsidRPr="00D422C5" w:rsidDel="00BF530B">
            <w:rPr>
              <w:rStyle w:val="Hyperlink"/>
              <w:noProof/>
            </w:rPr>
            <w:delText>G</w:delText>
          </w:r>
          <w:r w:rsidR="0076122B" w:rsidRPr="00D422C5" w:rsidDel="00BF530B">
            <w:rPr>
              <w:rStyle w:val="Hyperlink"/>
              <w:noProof/>
            </w:rPr>
            <w:delText>gau</w:delText>
          </w:r>
          <w:r w:rsidR="007D3DC6" w:rsidRPr="00D422C5" w:rsidDel="00BF530B">
            <w:rPr>
              <w:rStyle w:val="Hyperlink"/>
              <w:noProof/>
            </w:rPr>
            <w:delText>a</w:delText>
          </w:r>
          <w:r w:rsidR="0076122B" w:rsidRPr="00D422C5" w:rsidDel="00BF530B">
            <w:rPr>
              <w:rStyle w:val="Hyperlink"/>
              <w:noProof/>
            </w:rPr>
            <w:delText>rd for .us and other non .com or .net</w:delText>
          </w:r>
          <w:r w:rsidR="00630083" w:rsidRPr="00D422C5" w:rsidDel="00BF530B">
            <w:rPr>
              <w:rStyle w:val="Hyperlink"/>
              <w:noProof/>
            </w:rPr>
            <w:delText>and other domains</w:delText>
          </w:r>
          <w:r w:rsidR="00135407" w:rsidRPr="007F0AAE" w:rsidDel="00BF530B">
            <w:fldChar w:fldCharType="end"/>
          </w:r>
          <w:r w:rsidR="00856F35" w:rsidRPr="00D422C5" w:rsidDel="00BF530B">
            <w:rPr>
              <w:noProof/>
            </w:rPr>
            <w:delText xml:space="preserve">from </w:delText>
          </w:r>
        </w:del>
      </w:ins>
    </w:p>
    <w:p w14:paraId="2A4ECFEA" w14:textId="179D39DA" w:rsidR="00C76411" w:rsidRPr="00D422C5" w:rsidDel="00BF530B" w:rsidRDefault="00C76411" w:rsidP="002D6292">
      <w:pPr>
        <w:rPr>
          <w:del w:id="1152" w:author="Author"/>
          <w:noProof/>
        </w:rPr>
      </w:pPr>
      <w:del w:id="1153" w:author="Author">
        <w:r w:rsidRPr="00D422C5" w:rsidDel="00BF530B">
          <w:rPr>
            <w:noProof/>
          </w:rPr>
          <w:delText>Deploys the following infrastructure:</w:delText>
        </w:r>
      </w:del>
    </w:p>
    <w:p w14:paraId="2C8AFFE1" w14:textId="5EF952AB" w:rsidR="00C76411" w:rsidRPr="00D422C5" w:rsidDel="00BF530B" w:rsidRDefault="00C76411" w:rsidP="002D6292">
      <w:pPr>
        <w:pStyle w:val="ListParagraph"/>
        <w:numPr>
          <w:ilvl w:val="0"/>
          <w:numId w:val="33"/>
        </w:numPr>
        <w:rPr>
          <w:del w:id="1154" w:author="Author"/>
          <w:noProof/>
        </w:rPr>
      </w:pPr>
      <w:del w:id="1155" w:author="Author">
        <w:r w:rsidRPr="00D422C5" w:rsidDel="00BF530B">
          <w:rPr>
            <w:noProof/>
          </w:rPr>
          <w:delText>Virtual Network</w:delText>
        </w:r>
      </w:del>
    </w:p>
    <w:p w14:paraId="6B872A3C" w14:textId="7FA0C3B5" w:rsidR="00C76411" w:rsidRPr="00D422C5" w:rsidDel="00BF530B" w:rsidRDefault="00C76411" w:rsidP="002D6292">
      <w:pPr>
        <w:pStyle w:val="ListParagraph"/>
        <w:numPr>
          <w:ilvl w:val="0"/>
          <w:numId w:val="33"/>
        </w:numPr>
        <w:rPr>
          <w:del w:id="1156" w:author="Author"/>
          <w:noProof/>
        </w:rPr>
      </w:pPr>
      <w:del w:id="1157" w:author="Author">
        <w:r w:rsidRPr="00D422C5" w:rsidDel="00BF530B">
          <w:rPr>
            <w:noProof/>
          </w:rPr>
          <w:delText>1 subnet</w:delText>
        </w:r>
      </w:del>
    </w:p>
    <w:p w14:paraId="3B6C3549" w14:textId="4FDF6321" w:rsidR="00C76411" w:rsidRPr="00D422C5" w:rsidDel="00BF530B" w:rsidRDefault="00C76411" w:rsidP="002D6292">
      <w:pPr>
        <w:pStyle w:val="ListParagraph"/>
        <w:numPr>
          <w:ilvl w:val="0"/>
          <w:numId w:val="33"/>
        </w:numPr>
        <w:rPr>
          <w:del w:id="1158" w:author="Author"/>
          <w:noProof/>
        </w:rPr>
      </w:pPr>
      <w:del w:id="1159" w:author="Author">
        <w:r w:rsidRPr="00D422C5" w:rsidDel="00BF530B">
          <w:rPr>
            <w:noProof/>
          </w:rPr>
          <w:delText xml:space="preserve">1 Network Security Groups </w:delText>
        </w:r>
      </w:del>
    </w:p>
    <w:p w14:paraId="4145042A" w14:textId="152FA5F5" w:rsidR="00C76411" w:rsidRPr="00D422C5" w:rsidDel="00BF530B" w:rsidRDefault="00C76411" w:rsidP="002D6292">
      <w:pPr>
        <w:pStyle w:val="ListParagraph"/>
        <w:numPr>
          <w:ilvl w:val="0"/>
          <w:numId w:val="33"/>
        </w:numPr>
        <w:rPr>
          <w:del w:id="1160" w:author="Author"/>
          <w:noProof/>
        </w:rPr>
      </w:pPr>
      <w:del w:id="1161" w:author="Author">
        <w:r w:rsidRPr="00D422C5" w:rsidDel="00BF530B">
          <w:rPr>
            <w:noProof/>
          </w:rPr>
          <w:delText>AD - permits AD traffic, RDP incoming to network; limits DMZ access</w:delText>
        </w:r>
      </w:del>
    </w:p>
    <w:p w14:paraId="0FBDA683" w14:textId="3C72AA92" w:rsidR="00C76411" w:rsidRPr="00D422C5" w:rsidDel="00BF530B" w:rsidRDefault="00C76411" w:rsidP="002D6292">
      <w:pPr>
        <w:pStyle w:val="ListParagraph"/>
        <w:numPr>
          <w:ilvl w:val="0"/>
          <w:numId w:val="33"/>
        </w:numPr>
        <w:rPr>
          <w:del w:id="1162" w:author="Author"/>
          <w:noProof/>
        </w:rPr>
      </w:pPr>
      <w:del w:id="1163" w:author="Author">
        <w:r w:rsidRPr="00D422C5" w:rsidDel="00BF530B">
          <w:rPr>
            <w:noProof/>
          </w:rPr>
          <w:delText>Public IP Address</w:delText>
        </w:r>
      </w:del>
    </w:p>
    <w:p w14:paraId="79A9AE9A" w14:textId="1205B482" w:rsidR="00C76411" w:rsidRPr="00D422C5" w:rsidDel="00BF530B" w:rsidRDefault="00C76411" w:rsidP="002D6292">
      <w:pPr>
        <w:pStyle w:val="ListParagraph"/>
        <w:numPr>
          <w:ilvl w:val="0"/>
          <w:numId w:val="33"/>
        </w:numPr>
        <w:rPr>
          <w:del w:id="1164" w:author="Author"/>
          <w:noProof/>
        </w:rPr>
      </w:pPr>
      <w:del w:id="1165" w:author="Author">
        <w:r w:rsidRPr="00D422C5" w:rsidDel="00BF530B">
          <w:rPr>
            <w:noProof/>
          </w:rPr>
          <w:delText xml:space="preserve">AD VM </w:delText>
        </w:r>
      </w:del>
    </w:p>
    <w:p w14:paraId="7D9C40EE" w14:textId="6666A569" w:rsidR="00C76411" w:rsidRPr="00D422C5" w:rsidDel="00BF530B" w:rsidRDefault="00C76411" w:rsidP="002D6292">
      <w:pPr>
        <w:pStyle w:val="ListParagraph"/>
        <w:numPr>
          <w:ilvl w:val="0"/>
          <w:numId w:val="33"/>
        </w:numPr>
        <w:rPr>
          <w:del w:id="1166" w:author="Author"/>
          <w:noProof/>
        </w:rPr>
      </w:pPr>
      <w:del w:id="1167" w:author="Author">
        <w:r w:rsidRPr="00D422C5" w:rsidDel="00BF530B">
          <w:rPr>
            <w:noProof/>
          </w:rPr>
          <w:delText>DSC installs AD</w:delText>
        </w:r>
      </w:del>
    </w:p>
    <w:p w14:paraId="6E73D562" w14:textId="10A8B531" w:rsidR="00C76411" w:rsidRPr="00D422C5" w:rsidDel="00BF530B" w:rsidRDefault="00C76411" w:rsidP="002D6292">
      <w:pPr>
        <w:pStyle w:val="ListParagraph"/>
        <w:numPr>
          <w:ilvl w:val="0"/>
          <w:numId w:val="33"/>
        </w:numPr>
        <w:rPr>
          <w:del w:id="1168" w:author="Author"/>
          <w:noProof/>
        </w:rPr>
      </w:pPr>
      <w:del w:id="1169" w:author="Author">
        <w:r w:rsidRPr="00D422C5" w:rsidDel="00BF530B">
          <w:rPr>
            <w:noProof/>
          </w:rPr>
          <w:delText>The Azure vNet is updated with a custom DNS entry pointing to the DC</w:delText>
        </w:r>
      </w:del>
    </w:p>
    <w:p w14:paraId="6CCDF23B" w14:textId="1BE15CE3" w:rsidR="00C76411" w:rsidRPr="00D422C5" w:rsidDel="00BF530B" w:rsidRDefault="00C76411" w:rsidP="002D6292">
      <w:pPr>
        <w:pStyle w:val="ListParagraph"/>
        <w:numPr>
          <w:ilvl w:val="0"/>
          <w:numId w:val="33"/>
        </w:numPr>
        <w:rPr>
          <w:del w:id="1170" w:author="Author"/>
          <w:noProof/>
        </w:rPr>
      </w:pPr>
      <w:del w:id="1171" w:author="Author">
        <w:r w:rsidRPr="00D422C5" w:rsidDel="00BF530B">
          <w:rPr>
            <w:noProof/>
          </w:rPr>
          <w:delText>Test users are created in the local AD by passing in an array. There is an array sample set as the default value in the deployment template.</w:delText>
        </w:r>
      </w:del>
    </w:p>
    <w:p w14:paraId="33D2B559" w14:textId="05F65744" w:rsidR="00C76411" w:rsidRPr="00D422C5" w:rsidDel="00BF530B" w:rsidRDefault="00C76411" w:rsidP="002D6292">
      <w:pPr>
        <w:pStyle w:val="ListParagraph"/>
        <w:numPr>
          <w:ilvl w:val="0"/>
          <w:numId w:val="33"/>
        </w:numPr>
        <w:rPr>
          <w:del w:id="1172" w:author="Author"/>
          <w:noProof/>
        </w:rPr>
      </w:pPr>
      <w:del w:id="1173" w:author="Author">
        <w:r w:rsidRPr="00D422C5" w:rsidDel="00BF530B">
          <w:rPr>
            <w:noProof/>
          </w:rPr>
          <w:delText>Azure Active Directory Connect is installed and available to configure.</w:delText>
        </w:r>
      </w:del>
    </w:p>
    <w:p w14:paraId="3583F12C" w14:textId="4EC80656" w:rsidR="00C76411" w:rsidRPr="00D422C5" w:rsidDel="00BF530B" w:rsidRDefault="00C76411" w:rsidP="002D6292">
      <w:pPr>
        <w:pStyle w:val="Heading2"/>
        <w:rPr>
          <w:del w:id="1174" w:author="Author"/>
          <w:rFonts w:eastAsia="Times New Roman"/>
          <w:iCs/>
          <w:sz w:val="28"/>
          <w:szCs w:val="22"/>
        </w:rPr>
      </w:pPr>
      <w:del w:id="1175" w:author="Author">
        <w:r w:rsidRPr="00D422C5" w:rsidDel="00BF530B">
          <w:rPr>
            <w:rFonts w:eastAsia="Times New Roman"/>
            <w:iCs/>
            <w:sz w:val="28"/>
          </w:rPr>
          <w:delText>Task 1: Deploying the ARM template into AIRS subscription</w:delText>
        </w:r>
        <w:r w:rsidR="006E072A" w:rsidRPr="00D422C5" w:rsidDel="00BF530B">
          <w:rPr>
            <w:rFonts w:eastAsia="Times New Roman"/>
            <w:iCs/>
            <w:sz w:val="28"/>
          </w:rPr>
          <w:delText>DNS Zone creation</w:delText>
        </w:r>
      </w:del>
    </w:p>
    <w:p w14:paraId="21C7F6A9" w14:textId="496AB9D9" w:rsidR="00C76411" w:rsidRPr="00D422C5" w:rsidDel="00BF530B" w:rsidRDefault="00C76411" w:rsidP="002D6292">
      <w:pPr>
        <w:rPr>
          <w:del w:id="1176" w:author="Author"/>
          <w:noProof/>
        </w:rPr>
      </w:pPr>
      <w:del w:id="1177" w:author="Author">
        <w:r w:rsidRPr="00D422C5" w:rsidDel="00BF530B">
          <w:rPr>
            <w:noProof/>
          </w:rPr>
          <w:tab/>
        </w:r>
      </w:del>
    </w:p>
    <w:tbl>
      <w:tblPr>
        <w:tblStyle w:val="CitrixTable"/>
        <w:tblW w:w="0" w:type="auto"/>
        <w:jc w:val="left"/>
        <w:tblLayout w:type="fixed"/>
        <w:tblLook w:val="04A0" w:firstRow="1" w:lastRow="0" w:firstColumn="1" w:lastColumn="0" w:noHBand="0" w:noVBand="1"/>
      </w:tblPr>
      <w:tblGrid>
        <w:gridCol w:w="745"/>
        <w:gridCol w:w="8856"/>
      </w:tblGrid>
      <w:tr w:rsidR="00C76411" w:rsidRPr="00403B46" w:rsidDel="00BF530B" w14:paraId="4294E79F" w14:textId="28F82F47" w:rsidTr="00AB5A83">
        <w:trPr>
          <w:cnfStyle w:val="100000000000" w:firstRow="1" w:lastRow="0" w:firstColumn="0" w:lastColumn="0" w:oddVBand="0" w:evenVBand="0" w:oddHBand="0" w:evenHBand="0" w:firstRowFirstColumn="0" w:firstRowLastColumn="0" w:lastRowFirstColumn="0" w:lastRowLastColumn="0"/>
          <w:tblHeader/>
          <w:jc w:val="left"/>
          <w:del w:id="1178" w:author="Author"/>
        </w:trPr>
        <w:tc>
          <w:tcPr>
            <w:tcW w:w="745" w:type="dxa"/>
          </w:tcPr>
          <w:p w14:paraId="0F4E646D" w14:textId="2F01279F" w:rsidR="00C76411" w:rsidRPr="00403B46" w:rsidDel="00BF530B" w:rsidRDefault="00C76411" w:rsidP="002D6292">
            <w:pPr>
              <w:rPr>
                <w:del w:id="1179" w:author="Author"/>
              </w:rPr>
            </w:pPr>
            <w:del w:id="1180" w:author="Author">
              <w:r w:rsidRPr="00403B46" w:rsidDel="00BF530B">
                <w:delText>Step</w:delText>
              </w:r>
            </w:del>
          </w:p>
        </w:tc>
        <w:tc>
          <w:tcPr>
            <w:tcW w:w="8856" w:type="dxa"/>
          </w:tcPr>
          <w:p w14:paraId="4D6F5176" w14:textId="409B82DD" w:rsidR="00C76411" w:rsidRPr="00403B46" w:rsidDel="00BF530B" w:rsidRDefault="00C76411" w:rsidP="002D6292">
            <w:pPr>
              <w:rPr>
                <w:del w:id="1181" w:author="Author"/>
              </w:rPr>
            </w:pPr>
            <w:del w:id="1182" w:author="Author">
              <w:r w:rsidRPr="00403B46" w:rsidDel="00BF530B">
                <w:delText>Action</w:delText>
              </w:r>
            </w:del>
          </w:p>
        </w:tc>
      </w:tr>
      <w:tr w:rsidR="00C76411" w:rsidDel="00BF530B" w14:paraId="15CE9119" w14:textId="19D10E2C" w:rsidTr="00AB5A83">
        <w:trPr>
          <w:cnfStyle w:val="000000100000" w:firstRow="0" w:lastRow="0" w:firstColumn="0" w:lastColumn="0" w:oddVBand="0" w:evenVBand="0" w:oddHBand="1" w:evenHBand="0" w:firstRowFirstColumn="0" w:firstRowLastColumn="0" w:lastRowFirstColumn="0" w:lastRowLastColumn="0"/>
          <w:jc w:val="left"/>
          <w:del w:id="1183" w:author="Author"/>
        </w:trPr>
        <w:tc>
          <w:tcPr>
            <w:tcW w:w="745" w:type="dxa"/>
          </w:tcPr>
          <w:p w14:paraId="65868ABD" w14:textId="543A8C36" w:rsidR="00C76411" w:rsidDel="00BF530B" w:rsidRDefault="00C76411" w:rsidP="002D6292">
            <w:pPr>
              <w:pStyle w:val="ListParagraph"/>
              <w:numPr>
                <w:ilvl w:val="0"/>
                <w:numId w:val="30"/>
              </w:numPr>
              <w:spacing w:before="20"/>
              <w:rPr>
                <w:del w:id="1184" w:author="Author"/>
              </w:rPr>
            </w:pPr>
          </w:p>
        </w:tc>
        <w:tc>
          <w:tcPr>
            <w:tcW w:w="8856" w:type="dxa"/>
          </w:tcPr>
          <w:p w14:paraId="7585558A" w14:textId="1D43EC89" w:rsidR="00C76411" w:rsidDel="00BF530B" w:rsidRDefault="00C76411" w:rsidP="002D6292">
            <w:pPr>
              <w:rPr>
                <w:del w:id="1185" w:author="Author"/>
                <w:noProof/>
              </w:rPr>
            </w:pPr>
            <w:del w:id="1186" w:author="Author">
              <w:r w:rsidDel="00BF530B">
                <w:rPr>
                  <w:noProof/>
                </w:rPr>
                <w:delText xml:space="preserve">Using Edge or your preferred browser, login to the </w:delText>
              </w:r>
              <w:r w:rsidR="00654CCB" w:rsidDel="00BF530B">
                <w:rPr>
                  <w:rStyle w:val="Hyperlink"/>
                  <w:noProof/>
                </w:rPr>
                <w:fldChar w:fldCharType="begin"/>
              </w:r>
              <w:r w:rsidR="00654CCB" w:rsidDel="00BF530B">
                <w:rPr>
                  <w:rStyle w:val="Hyperlink"/>
                  <w:rFonts w:eastAsiaTheme="minorHAnsi" w:cstheme="minorBidi"/>
                  <w:noProof/>
                  <w:szCs w:val="22"/>
                </w:rPr>
                <w:delInstrText xml:space="preserve"> HYPERLINK "https://portal.azure.com" </w:delInstrText>
              </w:r>
              <w:r w:rsidR="00654CCB" w:rsidDel="00BF530B">
                <w:rPr>
                  <w:rStyle w:val="Hyperlink"/>
                  <w:noProof/>
                </w:rPr>
                <w:fldChar w:fldCharType="separate"/>
              </w:r>
              <w:r w:rsidRPr="00AC24FA" w:rsidDel="00BF530B">
                <w:rPr>
                  <w:rStyle w:val="Hyperlink"/>
                  <w:noProof/>
                </w:rPr>
                <w:delText>Azure portal</w:delText>
              </w:r>
              <w:r w:rsidR="00654CCB" w:rsidDel="00BF530B">
                <w:rPr>
                  <w:rStyle w:val="Hyperlink"/>
                  <w:noProof/>
                </w:rPr>
                <w:fldChar w:fldCharType="end"/>
              </w:r>
              <w:r w:rsidDel="00BF530B">
                <w:rPr>
                  <w:noProof/>
                </w:rPr>
                <w:delText xml:space="preserve"> as your MS alias (username@microsoft.com) to access your AIRS subscription.</w:delText>
              </w:r>
            </w:del>
          </w:p>
          <w:p w14:paraId="172F8A05" w14:textId="51D60029" w:rsidR="00C76411" w:rsidRPr="007737A6" w:rsidDel="00BF530B" w:rsidRDefault="00C76411" w:rsidP="002D6292">
            <w:pPr>
              <w:pStyle w:val="Body"/>
              <w:rPr>
                <w:del w:id="1187" w:author="Author"/>
                <w:noProof/>
              </w:rPr>
            </w:pPr>
          </w:p>
        </w:tc>
      </w:tr>
      <w:tr w:rsidR="00470485" w:rsidDel="00BF530B" w14:paraId="73FA89D0" w14:textId="755F3831" w:rsidTr="00AB5A83">
        <w:trPr>
          <w:cnfStyle w:val="000000010000" w:firstRow="0" w:lastRow="0" w:firstColumn="0" w:lastColumn="0" w:oddVBand="0" w:evenVBand="0" w:oddHBand="0" w:evenHBand="1" w:firstRowFirstColumn="0" w:firstRowLastColumn="0" w:lastRowFirstColumn="0" w:lastRowLastColumn="0"/>
          <w:jc w:val="left"/>
          <w:del w:id="1188" w:author="Author"/>
        </w:trPr>
        <w:tc>
          <w:tcPr>
            <w:tcW w:w="745" w:type="dxa"/>
          </w:tcPr>
          <w:p w14:paraId="07ABA887" w14:textId="04196955" w:rsidR="00470485" w:rsidDel="00BF530B" w:rsidRDefault="00470485" w:rsidP="002D6292">
            <w:pPr>
              <w:pStyle w:val="ListParagraph"/>
              <w:numPr>
                <w:ilvl w:val="0"/>
                <w:numId w:val="30"/>
              </w:numPr>
              <w:spacing w:before="20"/>
              <w:rPr>
                <w:del w:id="1189" w:author="Author"/>
              </w:rPr>
            </w:pPr>
          </w:p>
        </w:tc>
        <w:tc>
          <w:tcPr>
            <w:tcW w:w="8856" w:type="dxa"/>
          </w:tcPr>
          <w:p w14:paraId="5F6D0235" w14:textId="0AA19F0C" w:rsidR="00470485" w:rsidDel="00BF530B" w:rsidRDefault="00E05F15" w:rsidP="002D6292">
            <w:pPr>
              <w:rPr>
                <w:del w:id="1190" w:author="Author"/>
                <w:noProof/>
              </w:rPr>
            </w:pPr>
            <w:del w:id="1191" w:author="Author">
              <w:r w:rsidRPr="00E05F15" w:rsidDel="00BF530B">
                <w:rPr>
                  <w:noProof/>
                </w:rPr>
                <w:delText>Sign in to the Azure portal.</w:delText>
              </w:r>
            </w:del>
          </w:p>
        </w:tc>
      </w:tr>
      <w:tr w:rsidR="00470485" w:rsidDel="00BF530B" w14:paraId="0713FD6D" w14:textId="2A50E2BF" w:rsidTr="00AB5A83">
        <w:trPr>
          <w:cnfStyle w:val="000000100000" w:firstRow="0" w:lastRow="0" w:firstColumn="0" w:lastColumn="0" w:oddVBand="0" w:evenVBand="0" w:oddHBand="1" w:evenHBand="0" w:firstRowFirstColumn="0" w:firstRowLastColumn="0" w:lastRowFirstColumn="0" w:lastRowLastColumn="0"/>
          <w:jc w:val="left"/>
          <w:del w:id="1192" w:author="Author"/>
        </w:trPr>
        <w:tc>
          <w:tcPr>
            <w:tcW w:w="745" w:type="dxa"/>
          </w:tcPr>
          <w:p w14:paraId="749F31C9" w14:textId="60FBAFC7" w:rsidR="00470485" w:rsidDel="00BF530B" w:rsidRDefault="00470485" w:rsidP="002D6292">
            <w:pPr>
              <w:pStyle w:val="ListParagraph"/>
              <w:numPr>
                <w:ilvl w:val="0"/>
                <w:numId w:val="30"/>
              </w:numPr>
              <w:spacing w:before="20"/>
              <w:rPr>
                <w:del w:id="1193" w:author="Author"/>
              </w:rPr>
            </w:pPr>
          </w:p>
        </w:tc>
        <w:tc>
          <w:tcPr>
            <w:tcW w:w="8856" w:type="dxa"/>
          </w:tcPr>
          <w:p w14:paraId="1A45E94D" w14:textId="3C33CD1F" w:rsidR="00470485" w:rsidDel="00BF530B" w:rsidRDefault="00E05F15" w:rsidP="002D6292">
            <w:pPr>
              <w:rPr>
                <w:del w:id="1194" w:author="Author"/>
                <w:noProof/>
              </w:rPr>
            </w:pPr>
            <w:del w:id="1195" w:author="Author">
              <w:r w:rsidRPr="00E05F15" w:rsidDel="00BF530B">
                <w:rPr>
                  <w:noProof/>
                </w:rPr>
                <w:delText xml:space="preserve">In the upper left, click + </w:delText>
              </w:r>
              <w:r w:rsidRPr="00B533BB" w:rsidDel="00BF530B">
                <w:rPr>
                  <w:b/>
                  <w:noProof/>
                  <w:rPrChange w:id="1196" w:author="Author">
                    <w:rPr>
                      <w:noProof/>
                    </w:rPr>
                  </w:rPrChange>
                </w:rPr>
                <w:delText>Create a resource</w:delText>
              </w:r>
              <w:r w:rsidRPr="00E05F15" w:rsidDel="00BF530B">
                <w:rPr>
                  <w:noProof/>
                </w:rPr>
                <w:delText xml:space="preserve">, then </w:delText>
              </w:r>
              <w:r w:rsidRPr="00B533BB" w:rsidDel="00BF530B">
                <w:rPr>
                  <w:b/>
                  <w:noProof/>
                  <w:rPrChange w:id="1197" w:author="Author">
                    <w:rPr>
                      <w:noProof/>
                    </w:rPr>
                  </w:rPrChange>
                </w:rPr>
                <w:delText>Networking</w:delText>
              </w:r>
              <w:r w:rsidRPr="00E05F15" w:rsidDel="00BF530B">
                <w:rPr>
                  <w:noProof/>
                </w:rPr>
                <w:delText xml:space="preserve">, and then </w:delText>
              </w:r>
              <w:r w:rsidRPr="00B533BB" w:rsidDel="00BF530B">
                <w:rPr>
                  <w:b/>
                  <w:noProof/>
                  <w:rPrChange w:id="1198" w:author="Author">
                    <w:rPr>
                      <w:noProof/>
                    </w:rPr>
                  </w:rPrChange>
                </w:rPr>
                <w:delText>DNS zone</w:delText>
              </w:r>
              <w:r w:rsidRPr="00E05F15" w:rsidDel="00BF530B">
                <w:rPr>
                  <w:noProof/>
                </w:rPr>
                <w:delText xml:space="preserve"> to open the </w:delText>
              </w:r>
              <w:r w:rsidRPr="00B533BB" w:rsidDel="00BF530B">
                <w:rPr>
                  <w:b/>
                  <w:noProof/>
                  <w:rPrChange w:id="1199" w:author="Author">
                    <w:rPr>
                      <w:noProof/>
                    </w:rPr>
                  </w:rPrChange>
                </w:rPr>
                <w:delText>Create DNS zone</w:delText>
              </w:r>
              <w:r w:rsidRPr="00E05F15" w:rsidDel="00BF530B">
                <w:rPr>
                  <w:noProof/>
                </w:rPr>
                <w:delText xml:space="preserve"> page.</w:delText>
              </w:r>
            </w:del>
          </w:p>
        </w:tc>
      </w:tr>
      <w:tr w:rsidR="00470485" w:rsidDel="00BF530B" w14:paraId="720923C9" w14:textId="5FF1B7EF" w:rsidTr="00AB5A83">
        <w:trPr>
          <w:cnfStyle w:val="000000010000" w:firstRow="0" w:lastRow="0" w:firstColumn="0" w:lastColumn="0" w:oddVBand="0" w:evenVBand="0" w:oddHBand="0" w:evenHBand="1" w:firstRowFirstColumn="0" w:firstRowLastColumn="0" w:lastRowFirstColumn="0" w:lastRowLastColumn="0"/>
          <w:jc w:val="left"/>
          <w:del w:id="1200" w:author="Author"/>
        </w:trPr>
        <w:tc>
          <w:tcPr>
            <w:tcW w:w="745" w:type="dxa"/>
          </w:tcPr>
          <w:p w14:paraId="2E9448D8" w14:textId="7C1793F9" w:rsidR="00470485" w:rsidDel="00BF530B" w:rsidRDefault="00470485" w:rsidP="002D6292">
            <w:pPr>
              <w:pStyle w:val="ListParagraph"/>
              <w:numPr>
                <w:ilvl w:val="0"/>
                <w:numId w:val="30"/>
              </w:numPr>
              <w:spacing w:before="20"/>
              <w:rPr>
                <w:del w:id="1201" w:author="Author"/>
              </w:rPr>
            </w:pPr>
          </w:p>
        </w:tc>
        <w:tc>
          <w:tcPr>
            <w:tcW w:w="8856" w:type="dxa"/>
          </w:tcPr>
          <w:p w14:paraId="5EBED641" w14:textId="5F718DC2" w:rsidR="00470485" w:rsidDel="00BF530B" w:rsidRDefault="004A0BB2" w:rsidP="002D6292">
            <w:pPr>
              <w:rPr>
                <w:del w:id="1202" w:author="Author"/>
                <w:noProof/>
              </w:rPr>
            </w:pPr>
            <w:del w:id="1203" w:author="Author">
              <w:r w:rsidDel="00BF530B">
                <w:rPr>
                  <w:noProof/>
                </w:rPr>
                <w:delText>Enter the following information:</w:delText>
              </w:r>
            </w:del>
          </w:p>
          <w:p w14:paraId="3FFE2463" w14:textId="225840E4" w:rsidR="006A6AE5" w:rsidDel="00BF530B" w:rsidRDefault="006A6AE5" w:rsidP="002D6292">
            <w:pPr>
              <w:rPr>
                <w:del w:id="1204" w:author="Author"/>
                <w:noProof/>
              </w:rPr>
            </w:pPr>
          </w:p>
          <w:p w14:paraId="2C7AF473" w14:textId="75819FA4" w:rsidR="006A6AE5" w:rsidDel="00BF530B" w:rsidRDefault="006A6AE5" w:rsidP="002D6292">
            <w:pPr>
              <w:rPr>
                <w:del w:id="1205" w:author="Author"/>
                <w:noProof/>
              </w:rPr>
            </w:pPr>
            <w:del w:id="1206" w:author="Author">
              <w:r w:rsidDel="00BF530B">
                <w:rPr>
                  <w:noProof/>
                </w:rPr>
                <w:delText xml:space="preserve">Name: </w:delText>
              </w:r>
              <w:r w:rsidRPr="0053520B" w:rsidDel="00BF530B">
                <w:rPr>
                  <w:b/>
                  <w:noProof/>
                  <w:rPrChange w:id="1207" w:author="Author">
                    <w:rPr>
                      <w:noProof/>
                    </w:rPr>
                  </w:rPrChange>
                </w:rPr>
                <w:delText>Contosow</w:delText>
              </w:r>
              <w:r w:rsidR="00D03789" w:rsidRPr="0053520B" w:rsidDel="00BF530B">
                <w:rPr>
                  <w:b/>
                  <w:noProof/>
                  <w:rPrChange w:id="1208" w:author="Author">
                    <w:rPr>
                      <w:noProof/>
                    </w:rPr>
                  </w:rPrChange>
                </w:rPr>
                <w:delText>vd</w:delText>
              </w:r>
              <w:r w:rsidR="00E346A2" w:rsidRPr="0053520B" w:rsidDel="00BF530B">
                <w:rPr>
                  <w:b/>
                  <w:noProof/>
                  <w:rPrChange w:id="1209" w:author="Author">
                    <w:rPr>
                      <w:noProof/>
                    </w:rPr>
                  </w:rPrChange>
                </w:rPr>
                <w:delText>Contosowvd01</w:delText>
              </w:r>
              <w:r w:rsidR="00D03789" w:rsidRPr="0053520B" w:rsidDel="00BF530B">
                <w:rPr>
                  <w:b/>
                  <w:noProof/>
                  <w:rPrChange w:id="1210" w:author="Author">
                    <w:rPr>
                      <w:noProof/>
                    </w:rPr>
                  </w:rPrChange>
                </w:rPr>
                <w:delText>.</w:delText>
              </w:r>
              <w:r w:rsidR="00BC3BB2" w:rsidRPr="0053520B" w:rsidDel="00BF530B">
                <w:rPr>
                  <w:b/>
                  <w:noProof/>
                  <w:rPrChange w:id="1211" w:author="Author">
                    <w:rPr>
                      <w:noProof/>
                    </w:rPr>
                  </w:rPrChange>
                </w:rPr>
                <w:delText>com</w:delText>
              </w:r>
              <w:r w:rsidR="00D03789" w:rsidRPr="0053520B" w:rsidDel="00BF530B">
                <w:rPr>
                  <w:b/>
                  <w:noProof/>
                  <w:rPrChange w:id="1212" w:author="Author">
                    <w:rPr>
                      <w:noProof/>
                    </w:rPr>
                  </w:rPrChange>
                </w:rPr>
                <w:delText>us</w:delText>
              </w:r>
              <w:r w:rsidR="00D03789" w:rsidDel="00BF530B">
                <w:rPr>
                  <w:noProof/>
                </w:rPr>
                <w:delText xml:space="preserve"> ( enter in your own domain name here)</w:delText>
              </w:r>
            </w:del>
          </w:p>
          <w:p w14:paraId="6B9BDA09" w14:textId="74698D5B" w:rsidR="00D03789" w:rsidDel="00BF530B" w:rsidRDefault="00D03789" w:rsidP="002D6292">
            <w:pPr>
              <w:rPr>
                <w:del w:id="1213" w:author="Author"/>
                <w:noProof/>
              </w:rPr>
            </w:pPr>
            <w:del w:id="1214" w:author="Author">
              <w:r w:rsidRPr="0053520B" w:rsidDel="00BF530B">
                <w:rPr>
                  <w:noProof/>
                </w:rPr>
                <w:delText>Subscription</w:delText>
              </w:r>
              <w:r w:rsidDel="00BF530B">
                <w:rPr>
                  <w:noProof/>
                </w:rPr>
                <w:delText xml:space="preserve">: </w:delText>
              </w:r>
              <w:r w:rsidRPr="0053520B" w:rsidDel="00BF530B">
                <w:rPr>
                  <w:b/>
                  <w:noProof/>
                  <w:rPrChange w:id="1215" w:author="Author">
                    <w:rPr>
                      <w:noProof/>
                    </w:rPr>
                  </w:rPrChange>
                </w:rPr>
                <w:delText xml:space="preserve">Choose the </w:delText>
              </w:r>
              <w:r w:rsidR="002977D4" w:rsidRPr="0053520B" w:rsidDel="00BF530B">
                <w:rPr>
                  <w:b/>
                  <w:noProof/>
                  <w:rPrChange w:id="1216" w:author="Author">
                    <w:rPr>
                      <w:noProof/>
                    </w:rPr>
                  </w:rPrChange>
                </w:rPr>
                <w:delText xml:space="preserve">appopriate </w:delText>
              </w:r>
              <w:r w:rsidRPr="0053520B" w:rsidDel="00BF530B">
                <w:rPr>
                  <w:b/>
                  <w:noProof/>
                  <w:rPrChange w:id="1217" w:author="Author">
                    <w:rPr>
                      <w:noProof/>
                    </w:rPr>
                  </w:rPrChange>
                </w:rPr>
                <w:delText>subscription</w:delText>
              </w:r>
              <w:r w:rsidDel="00BF530B">
                <w:rPr>
                  <w:noProof/>
                </w:rPr>
                <w:delText xml:space="preserve"> for this</w:delText>
              </w:r>
            </w:del>
          </w:p>
          <w:p w14:paraId="09BB506D" w14:textId="6B0CAA64" w:rsidR="002977D4" w:rsidDel="00BF530B" w:rsidRDefault="002977D4" w:rsidP="002D6292">
            <w:pPr>
              <w:rPr>
                <w:del w:id="1218" w:author="Author"/>
                <w:noProof/>
              </w:rPr>
            </w:pPr>
            <w:del w:id="1219" w:author="Author">
              <w:r w:rsidRPr="0053520B" w:rsidDel="00BF530B">
                <w:rPr>
                  <w:noProof/>
                </w:rPr>
                <w:delText>Resource Group</w:delText>
              </w:r>
              <w:r w:rsidR="009F5CE3" w:rsidDel="00BF530B">
                <w:rPr>
                  <w:noProof/>
                </w:rPr>
                <w:delText xml:space="preserve">: Create a new resource group called </w:delText>
              </w:r>
              <w:r w:rsidR="009F5CE3" w:rsidRPr="009F5CE3" w:rsidDel="00BF530B">
                <w:rPr>
                  <w:b/>
                  <w:noProof/>
                  <w:rPrChange w:id="1220" w:author="Author">
                    <w:rPr>
                      <w:noProof/>
                    </w:rPr>
                  </w:rPrChange>
                </w:rPr>
                <w:delText>Infra</w:delText>
              </w:r>
            </w:del>
          </w:p>
        </w:tc>
      </w:tr>
      <w:tr w:rsidR="00470485" w:rsidDel="00BF530B" w14:paraId="7087CF6A" w14:textId="4B2958D7" w:rsidTr="00AB5A83">
        <w:trPr>
          <w:cnfStyle w:val="000000100000" w:firstRow="0" w:lastRow="0" w:firstColumn="0" w:lastColumn="0" w:oddVBand="0" w:evenVBand="0" w:oddHBand="1" w:evenHBand="0" w:firstRowFirstColumn="0" w:firstRowLastColumn="0" w:lastRowFirstColumn="0" w:lastRowLastColumn="0"/>
          <w:jc w:val="left"/>
          <w:del w:id="1221" w:author="Author"/>
        </w:trPr>
        <w:tc>
          <w:tcPr>
            <w:tcW w:w="745" w:type="dxa"/>
          </w:tcPr>
          <w:p w14:paraId="123E3DD7" w14:textId="572A4488" w:rsidR="00470485" w:rsidDel="00BF530B" w:rsidRDefault="00470485" w:rsidP="002D6292">
            <w:pPr>
              <w:pStyle w:val="ListParagraph"/>
              <w:numPr>
                <w:ilvl w:val="0"/>
                <w:numId w:val="30"/>
              </w:numPr>
              <w:spacing w:before="20"/>
              <w:rPr>
                <w:del w:id="1222" w:author="Author"/>
              </w:rPr>
            </w:pPr>
          </w:p>
        </w:tc>
        <w:tc>
          <w:tcPr>
            <w:tcW w:w="8856" w:type="dxa"/>
          </w:tcPr>
          <w:p w14:paraId="78D723DD" w14:textId="63FF1083" w:rsidR="00470485" w:rsidDel="00BF530B" w:rsidRDefault="009A6B87" w:rsidP="002D6292">
            <w:pPr>
              <w:rPr>
                <w:del w:id="1223" w:author="Author"/>
                <w:noProof/>
              </w:rPr>
            </w:pPr>
            <w:del w:id="1224" w:author="Author">
              <w:r w:rsidDel="00BF530B">
                <w:rPr>
                  <w:noProof/>
                </w:rPr>
                <w:delText xml:space="preserve">Click </w:delText>
              </w:r>
              <w:r w:rsidR="00CD1E40" w:rsidRPr="00CD1E40" w:rsidDel="00BF530B">
                <w:rPr>
                  <w:b/>
                  <w:noProof/>
                  <w:rPrChange w:id="1225" w:author="Author">
                    <w:rPr>
                      <w:noProof/>
                    </w:rPr>
                  </w:rPrChange>
                </w:rPr>
                <w:delText>Create</w:delText>
              </w:r>
              <w:r w:rsidR="00CD1E40" w:rsidDel="00BF530B">
                <w:rPr>
                  <w:noProof/>
                </w:rPr>
                <w:delText>.</w:delText>
              </w:r>
            </w:del>
          </w:p>
        </w:tc>
      </w:tr>
      <w:tr w:rsidR="00470485" w:rsidDel="00BF530B" w14:paraId="4C0D393F" w14:textId="77CD21A2" w:rsidTr="00AB5A83">
        <w:trPr>
          <w:cnfStyle w:val="000000010000" w:firstRow="0" w:lastRow="0" w:firstColumn="0" w:lastColumn="0" w:oddVBand="0" w:evenVBand="0" w:oddHBand="0" w:evenHBand="1" w:firstRowFirstColumn="0" w:firstRowLastColumn="0" w:lastRowFirstColumn="0" w:lastRowLastColumn="0"/>
          <w:jc w:val="left"/>
          <w:del w:id="1226" w:author="Author"/>
        </w:trPr>
        <w:tc>
          <w:tcPr>
            <w:tcW w:w="745" w:type="dxa"/>
          </w:tcPr>
          <w:p w14:paraId="4B0F6245" w14:textId="0C42157D" w:rsidR="00470485" w:rsidDel="00BF530B" w:rsidRDefault="00470485" w:rsidP="002D6292">
            <w:pPr>
              <w:pStyle w:val="ListParagraph"/>
              <w:numPr>
                <w:ilvl w:val="0"/>
                <w:numId w:val="30"/>
              </w:numPr>
              <w:spacing w:before="20"/>
              <w:rPr>
                <w:del w:id="1227" w:author="Author"/>
              </w:rPr>
            </w:pPr>
          </w:p>
        </w:tc>
        <w:tc>
          <w:tcPr>
            <w:tcW w:w="8856" w:type="dxa"/>
          </w:tcPr>
          <w:p w14:paraId="2839CA28" w14:textId="18405A19" w:rsidR="00470485" w:rsidDel="00BF530B" w:rsidRDefault="00A226B7" w:rsidP="002D6292">
            <w:pPr>
              <w:rPr>
                <w:del w:id="1228" w:author="Author"/>
                <w:noProof/>
              </w:rPr>
            </w:pPr>
            <w:del w:id="1229" w:author="Author">
              <w:r w:rsidDel="00BF530B">
                <w:rPr>
                  <w:noProof/>
                </w:rPr>
                <w:delText xml:space="preserve">Once the zone is completed a DNS record needs to be created. </w:delText>
              </w:r>
            </w:del>
            <w:ins w:id="1230" w:author="Author">
              <w:del w:id="1231" w:author="Author">
                <w:r w:rsidR="00D26D6E" w:rsidDel="00BF530B">
                  <w:rPr>
                    <w:noProof/>
                  </w:rPr>
                  <w:delText xml:space="preserve">The </w:delText>
                </w:r>
                <w:r w:rsidR="0053520B" w:rsidDel="00BF530B">
                  <w:rPr>
                    <w:noProof/>
                  </w:rPr>
                  <w:delText>DNS zone has been created</w:delText>
                </w:r>
              </w:del>
            </w:ins>
          </w:p>
        </w:tc>
      </w:tr>
      <w:tr w:rsidR="00470485" w:rsidDel="00BF530B" w14:paraId="0D4EC4E1" w14:textId="54CF5F53" w:rsidTr="00AB5A83">
        <w:trPr>
          <w:cnfStyle w:val="000000100000" w:firstRow="0" w:lastRow="0" w:firstColumn="0" w:lastColumn="0" w:oddVBand="0" w:evenVBand="0" w:oddHBand="1" w:evenHBand="0" w:firstRowFirstColumn="0" w:firstRowLastColumn="0" w:lastRowFirstColumn="0" w:lastRowLastColumn="0"/>
          <w:jc w:val="left"/>
          <w:del w:id="1232" w:author="Author"/>
        </w:trPr>
        <w:tc>
          <w:tcPr>
            <w:tcW w:w="745" w:type="dxa"/>
          </w:tcPr>
          <w:p w14:paraId="5B2A2F13" w14:textId="139038AB" w:rsidR="00470485" w:rsidDel="00BF530B" w:rsidRDefault="00470485" w:rsidP="002D6292">
            <w:pPr>
              <w:pStyle w:val="ListParagraph"/>
              <w:numPr>
                <w:ilvl w:val="0"/>
                <w:numId w:val="30"/>
              </w:numPr>
              <w:spacing w:before="20"/>
              <w:rPr>
                <w:del w:id="1233" w:author="Author"/>
              </w:rPr>
            </w:pPr>
          </w:p>
        </w:tc>
        <w:tc>
          <w:tcPr>
            <w:tcW w:w="8856" w:type="dxa"/>
          </w:tcPr>
          <w:p w14:paraId="7C5CC06B" w14:textId="37C32781" w:rsidR="00470485" w:rsidDel="00BF530B" w:rsidRDefault="00EA4C0A" w:rsidP="002D6292">
            <w:pPr>
              <w:rPr>
                <w:del w:id="1234" w:author="Author"/>
                <w:noProof/>
              </w:rPr>
            </w:pPr>
            <w:del w:id="1235" w:author="Author">
              <w:r w:rsidDel="00BF530B">
                <w:rPr>
                  <w:noProof/>
                </w:rPr>
                <w:delText>I</w:delText>
              </w:r>
              <w:r w:rsidRPr="00EA4C0A" w:rsidDel="00BF530B">
                <w:rPr>
                  <w:noProof/>
                </w:rPr>
                <w:delText xml:space="preserve">n the Azure portal </w:delText>
              </w:r>
              <w:r w:rsidRPr="00EA4C0A" w:rsidDel="00BF530B">
                <w:rPr>
                  <w:b/>
                  <w:noProof/>
                  <w:rPrChange w:id="1236" w:author="Author">
                    <w:rPr>
                      <w:noProof/>
                    </w:rPr>
                  </w:rPrChange>
                </w:rPr>
                <w:delText>Favorites</w:delText>
              </w:r>
              <w:r w:rsidRPr="00EA4C0A" w:rsidDel="00BF530B">
                <w:rPr>
                  <w:noProof/>
                </w:rPr>
                <w:delText xml:space="preserve"> pane, click </w:delText>
              </w:r>
              <w:r w:rsidRPr="00EA4C0A" w:rsidDel="00BF530B">
                <w:rPr>
                  <w:b/>
                  <w:noProof/>
                  <w:rPrChange w:id="1237" w:author="Author">
                    <w:rPr>
                      <w:noProof/>
                    </w:rPr>
                  </w:rPrChange>
                </w:rPr>
                <w:delText>All resources</w:delText>
              </w:r>
              <w:r w:rsidRPr="00EA4C0A" w:rsidDel="00BF530B">
                <w:rPr>
                  <w:noProof/>
                </w:rPr>
                <w:delText xml:space="preserve">. Click the </w:delText>
              </w:r>
              <w:r w:rsidRPr="00B87DE7" w:rsidDel="00BF530B">
                <w:rPr>
                  <w:b/>
                  <w:noProof/>
                  <w:rPrChange w:id="1238" w:author="Author">
                    <w:rPr>
                      <w:noProof/>
                    </w:rPr>
                  </w:rPrChange>
                </w:rPr>
                <w:delText>contosowvd</w:delText>
              </w:r>
              <w:r w:rsidR="00E346A2" w:rsidDel="00BF530B">
                <w:rPr>
                  <w:b/>
                  <w:noProof/>
                </w:rPr>
                <w:delText>contosowvd01</w:delText>
              </w:r>
              <w:r w:rsidRPr="00B87DE7" w:rsidDel="00BF530B">
                <w:rPr>
                  <w:b/>
                  <w:noProof/>
                  <w:rPrChange w:id="1239" w:author="Author">
                    <w:rPr>
                      <w:noProof/>
                    </w:rPr>
                  </w:rPrChange>
                </w:rPr>
                <w:delText>.</w:delText>
              </w:r>
              <w:r w:rsidR="0011563E" w:rsidDel="00BF530B">
                <w:rPr>
                  <w:b/>
                  <w:noProof/>
                </w:rPr>
                <w:delText>com</w:delText>
              </w:r>
              <w:r w:rsidRPr="00B87DE7" w:rsidDel="00BF530B">
                <w:rPr>
                  <w:b/>
                  <w:noProof/>
                  <w:rPrChange w:id="1240" w:author="Author">
                    <w:rPr>
                      <w:noProof/>
                    </w:rPr>
                  </w:rPrChange>
                </w:rPr>
                <w:delText>us</w:delText>
              </w:r>
              <w:r w:rsidRPr="00EA4C0A" w:rsidDel="00BF530B">
                <w:rPr>
                  <w:noProof/>
                </w:rPr>
                <w:delText xml:space="preserve"> DNS zone in the All resources page. If the subscription you selected already has several resources in it, you can enter contoso</w:delText>
              </w:r>
              <w:r w:rsidR="00FF31E0" w:rsidDel="00BF530B">
                <w:rPr>
                  <w:noProof/>
                </w:rPr>
                <w:delText>wvd</w:delText>
              </w:r>
              <w:r w:rsidR="00E346A2" w:rsidDel="00BF530B">
                <w:rPr>
                  <w:noProof/>
                </w:rPr>
                <w:delText>contosowvd01</w:delText>
              </w:r>
              <w:r w:rsidRPr="00EA4C0A" w:rsidDel="00BF530B">
                <w:rPr>
                  <w:noProof/>
                </w:rPr>
                <w:delText>.</w:delText>
              </w:r>
              <w:r w:rsidR="00FF31E0" w:rsidDel="00BF530B">
                <w:rPr>
                  <w:noProof/>
                </w:rPr>
                <w:delText>us</w:delText>
              </w:r>
              <w:r w:rsidRPr="00EA4C0A" w:rsidDel="00BF530B">
                <w:rPr>
                  <w:noProof/>
                </w:rPr>
                <w:delText>xyz in the Filter by name… box to easily access the DNS zone.</w:delText>
              </w:r>
            </w:del>
          </w:p>
        </w:tc>
      </w:tr>
      <w:tr w:rsidR="00B87DE7" w:rsidDel="00BF530B" w14:paraId="0BD935C6" w14:textId="04C60D6B" w:rsidTr="00AB5A83">
        <w:trPr>
          <w:cnfStyle w:val="000000010000" w:firstRow="0" w:lastRow="0" w:firstColumn="0" w:lastColumn="0" w:oddVBand="0" w:evenVBand="0" w:oddHBand="0" w:evenHBand="1" w:firstRowFirstColumn="0" w:firstRowLastColumn="0" w:lastRowFirstColumn="0" w:lastRowLastColumn="0"/>
          <w:jc w:val="left"/>
          <w:del w:id="1241" w:author="Author"/>
        </w:trPr>
        <w:tc>
          <w:tcPr>
            <w:tcW w:w="745" w:type="dxa"/>
          </w:tcPr>
          <w:p w14:paraId="03E1F789" w14:textId="3288CD5E" w:rsidR="00B87DE7" w:rsidDel="00BF530B" w:rsidRDefault="00B87DE7" w:rsidP="002D6292">
            <w:pPr>
              <w:pStyle w:val="ListParagraph"/>
              <w:numPr>
                <w:ilvl w:val="0"/>
                <w:numId w:val="30"/>
              </w:numPr>
              <w:spacing w:before="20"/>
              <w:rPr>
                <w:del w:id="1242" w:author="Author"/>
              </w:rPr>
            </w:pPr>
          </w:p>
        </w:tc>
        <w:tc>
          <w:tcPr>
            <w:tcW w:w="8856" w:type="dxa"/>
          </w:tcPr>
          <w:p w14:paraId="0EE1E9F6" w14:textId="66A28B47" w:rsidR="00B87DE7" w:rsidDel="00BF530B" w:rsidRDefault="00C9100A" w:rsidP="002D6292">
            <w:pPr>
              <w:rPr>
                <w:del w:id="1243" w:author="Author"/>
                <w:noProof/>
              </w:rPr>
            </w:pPr>
            <w:del w:id="1244" w:author="Author">
              <w:r w:rsidRPr="00C9100A" w:rsidDel="00BF530B">
                <w:rPr>
                  <w:noProof/>
                </w:rPr>
                <w:delText xml:space="preserve">At the top of the </w:delText>
              </w:r>
              <w:r w:rsidRPr="00C9100A" w:rsidDel="00BF530B">
                <w:rPr>
                  <w:b/>
                  <w:bCs/>
                  <w:noProof/>
                </w:rPr>
                <w:delText>DNS zone</w:delText>
              </w:r>
              <w:r w:rsidRPr="00C9100A" w:rsidDel="00BF530B">
                <w:rPr>
                  <w:noProof/>
                </w:rPr>
                <w:delText xml:space="preserve"> page, select </w:delText>
              </w:r>
              <w:r w:rsidRPr="00C9100A" w:rsidDel="00BF530B">
                <w:rPr>
                  <w:b/>
                  <w:bCs/>
                  <w:noProof/>
                </w:rPr>
                <w:delText>+ Record set</w:delText>
              </w:r>
              <w:r w:rsidRPr="00C9100A" w:rsidDel="00BF530B">
                <w:rPr>
                  <w:noProof/>
                </w:rPr>
                <w:delText xml:space="preserve"> to open the </w:delText>
              </w:r>
              <w:r w:rsidRPr="00C9100A" w:rsidDel="00BF530B">
                <w:rPr>
                  <w:b/>
                  <w:bCs/>
                  <w:noProof/>
                </w:rPr>
                <w:delText>Add record set</w:delText>
              </w:r>
              <w:r w:rsidRPr="00C9100A" w:rsidDel="00BF530B">
                <w:rPr>
                  <w:noProof/>
                </w:rPr>
                <w:delText xml:space="preserve"> page.</w:delText>
              </w:r>
            </w:del>
          </w:p>
        </w:tc>
      </w:tr>
      <w:tr w:rsidR="00B87DE7" w:rsidDel="00BF530B" w14:paraId="4137B89E" w14:textId="4B29BD7F" w:rsidTr="00AB5A83">
        <w:trPr>
          <w:cnfStyle w:val="000000100000" w:firstRow="0" w:lastRow="0" w:firstColumn="0" w:lastColumn="0" w:oddVBand="0" w:evenVBand="0" w:oddHBand="1" w:evenHBand="0" w:firstRowFirstColumn="0" w:firstRowLastColumn="0" w:lastRowFirstColumn="0" w:lastRowLastColumn="0"/>
          <w:jc w:val="left"/>
          <w:del w:id="1245" w:author="Author"/>
        </w:trPr>
        <w:tc>
          <w:tcPr>
            <w:tcW w:w="745" w:type="dxa"/>
          </w:tcPr>
          <w:p w14:paraId="26F09146" w14:textId="3CFD878E" w:rsidR="00B87DE7" w:rsidDel="00BF530B" w:rsidRDefault="00B87DE7" w:rsidP="002D6292">
            <w:pPr>
              <w:pStyle w:val="ListParagraph"/>
              <w:numPr>
                <w:ilvl w:val="0"/>
                <w:numId w:val="30"/>
              </w:numPr>
              <w:spacing w:before="20"/>
              <w:rPr>
                <w:del w:id="1246" w:author="Author"/>
              </w:rPr>
            </w:pPr>
          </w:p>
        </w:tc>
        <w:tc>
          <w:tcPr>
            <w:tcW w:w="8856" w:type="dxa"/>
          </w:tcPr>
          <w:p w14:paraId="42D16E5B" w14:textId="47DB3378" w:rsidR="00B87DE7" w:rsidDel="00BF530B" w:rsidRDefault="00C9100A" w:rsidP="002D6292">
            <w:pPr>
              <w:rPr>
                <w:del w:id="1247" w:author="Author"/>
                <w:noProof/>
              </w:rPr>
            </w:pPr>
            <w:del w:id="1248" w:author="Author">
              <w:r w:rsidRPr="00C9100A" w:rsidDel="00BF530B">
                <w:rPr>
                  <w:noProof/>
                </w:rPr>
                <w:delText xml:space="preserve">On the </w:delText>
              </w:r>
              <w:r w:rsidRPr="00C9100A" w:rsidDel="00BF530B">
                <w:rPr>
                  <w:b/>
                  <w:bCs/>
                  <w:noProof/>
                </w:rPr>
                <w:delText>Add record set</w:delText>
              </w:r>
              <w:r w:rsidRPr="00C9100A" w:rsidDel="00BF530B">
                <w:rPr>
                  <w:noProof/>
                </w:rPr>
                <w:delText xml:space="preserve"> page, enter the following values, and click </w:delText>
              </w:r>
              <w:r w:rsidRPr="00C9100A" w:rsidDel="00BF530B">
                <w:rPr>
                  <w:b/>
                  <w:bCs/>
                  <w:noProof/>
                </w:rPr>
                <w:delText>OK</w:delText>
              </w:r>
              <w:r w:rsidRPr="00C9100A" w:rsidDel="00BF530B">
                <w:rPr>
                  <w:noProof/>
                </w:rPr>
                <w:delText>. In this example, you create an 'A' record.</w:delText>
              </w:r>
            </w:del>
          </w:p>
          <w:tbl>
            <w:tblPr>
              <w:tblW w:w="5000" w:type="pct"/>
              <w:tblLayout w:type="fixed"/>
              <w:tblCellMar>
                <w:top w:w="15" w:type="dxa"/>
                <w:left w:w="15" w:type="dxa"/>
                <w:bottom w:w="15" w:type="dxa"/>
                <w:right w:w="15" w:type="dxa"/>
              </w:tblCellMar>
              <w:tblLook w:val="04A0" w:firstRow="1" w:lastRow="0" w:firstColumn="1" w:lastColumn="0" w:noHBand="0" w:noVBand="1"/>
              <w:tblPrChange w:id="1249" w:author="Author">
                <w:tblPr>
                  <w:tblW w:w="5000" w:type="pct"/>
                  <w:tblLayout w:type="fixed"/>
                  <w:tblCellMar>
                    <w:top w:w="15" w:type="dxa"/>
                    <w:left w:w="15" w:type="dxa"/>
                    <w:bottom w:w="15" w:type="dxa"/>
                    <w:right w:w="15" w:type="dxa"/>
                  </w:tblCellMar>
                  <w:tblLook w:val="04A0" w:firstRow="1" w:lastRow="0" w:firstColumn="1" w:lastColumn="0" w:noHBand="0" w:noVBand="1"/>
                </w:tblPr>
              </w:tblPrChange>
            </w:tblPr>
            <w:tblGrid>
              <w:gridCol w:w="2878"/>
              <w:gridCol w:w="2878"/>
              <w:gridCol w:w="2878"/>
              <w:tblGridChange w:id="1250">
                <w:tblGrid>
                  <w:gridCol w:w="2170"/>
                  <w:gridCol w:w="3329"/>
                  <w:gridCol w:w="3135"/>
                </w:tblGrid>
              </w:tblGridChange>
            </w:tblGrid>
            <w:tr w:rsidR="00B119B7" w:rsidRPr="00B119B7" w:rsidDel="00BF530B" w14:paraId="3B49D7AF" w14:textId="054438FC" w:rsidTr="00192017">
              <w:trPr>
                <w:tblHeader/>
                <w:del w:id="1251" w:author="Author"/>
                <w:trPrChange w:id="1252" w:author="Author">
                  <w:trPr>
                    <w:tblHeader/>
                  </w:trPr>
                </w:trPrChange>
              </w:trPr>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3"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3CC6CDBF" w14:textId="5793CA45" w:rsidR="00B119B7" w:rsidRPr="00B119B7" w:rsidDel="00BF530B" w:rsidRDefault="00B119B7" w:rsidP="002D6292">
                  <w:pPr>
                    <w:spacing w:after="0" w:line="240" w:lineRule="auto"/>
                    <w:rPr>
                      <w:del w:id="1254" w:author="Author"/>
                      <w:rFonts w:eastAsia="Times New Roman" w:cs="Segoe UI"/>
                      <w:b/>
                      <w:bCs/>
                      <w:color w:val="000000"/>
                      <w:sz w:val="24"/>
                      <w:szCs w:val="24"/>
                    </w:rPr>
                  </w:pPr>
                  <w:del w:id="1255" w:author="Author">
                    <w:r w:rsidRPr="00B119B7" w:rsidDel="00BF530B">
                      <w:rPr>
                        <w:rFonts w:eastAsia="Times New Roman" w:cs="Segoe UI"/>
                        <w:b/>
                        <w:bCs/>
                        <w:color w:val="000000"/>
                        <w:sz w:val="24"/>
                        <w:szCs w:val="24"/>
                      </w:rPr>
                      <w:delText>Setting</w:delText>
                    </w:r>
                  </w:del>
                </w:p>
              </w:tc>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6"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31CFFDB1" w14:textId="789163D4" w:rsidR="00B119B7" w:rsidRPr="00B119B7" w:rsidDel="00BF530B" w:rsidRDefault="00B119B7" w:rsidP="002D6292">
                  <w:pPr>
                    <w:spacing w:after="0" w:line="240" w:lineRule="auto"/>
                    <w:rPr>
                      <w:del w:id="1257" w:author="Author"/>
                      <w:rFonts w:eastAsia="Times New Roman" w:cs="Segoe UI"/>
                      <w:b/>
                      <w:bCs/>
                      <w:color w:val="000000"/>
                      <w:sz w:val="24"/>
                      <w:szCs w:val="24"/>
                    </w:rPr>
                  </w:pPr>
                  <w:del w:id="1258" w:author="Author">
                    <w:r w:rsidRPr="00B119B7" w:rsidDel="00BF530B">
                      <w:rPr>
                        <w:rFonts w:eastAsia="Times New Roman" w:cs="Segoe UI"/>
                        <w:b/>
                        <w:bCs/>
                        <w:color w:val="000000"/>
                        <w:sz w:val="24"/>
                        <w:szCs w:val="24"/>
                      </w:rPr>
                      <w:delText>Value</w:delText>
                    </w:r>
                  </w:del>
                </w:p>
              </w:tc>
              <w:tc>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Change w:id="1259" w:author="Author">
                    <w:tcPr>
                      <w:tcW w:w="480" w:type="dxa"/>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tcPr>
                  </w:tcPrChange>
                </w:tcPr>
                <w:p w14:paraId="134438F5" w14:textId="7E0AF41F" w:rsidR="00B119B7" w:rsidRPr="00B119B7" w:rsidDel="00BF530B" w:rsidRDefault="00B119B7" w:rsidP="002D6292">
                  <w:pPr>
                    <w:spacing w:after="0" w:line="240" w:lineRule="auto"/>
                    <w:rPr>
                      <w:del w:id="1260" w:author="Author"/>
                      <w:rFonts w:eastAsia="Times New Roman" w:cs="Segoe UI"/>
                      <w:b/>
                      <w:bCs/>
                      <w:color w:val="000000"/>
                      <w:sz w:val="24"/>
                      <w:szCs w:val="24"/>
                    </w:rPr>
                  </w:pPr>
                  <w:del w:id="1261" w:author="Author">
                    <w:r w:rsidRPr="00B119B7" w:rsidDel="00BF530B">
                      <w:rPr>
                        <w:rFonts w:eastAsia="Times New Roman" w:cs="Segoe UI"/>
                        <w:b/>
                        <w:bCs/>
                        <w:color w:val="000000"/>
                        <w:sz w:val="24"/>
                        <w:szCs w:val="24"/>
                      </w:rPr>
                      <w:delText>Details</w:delText>
                    </w:r>
                  </w:del>
                </w:p>
              </w:tc>
            </w:tr>
            <w:tr w:rsidR="00B119B7" w:rsidRPr="00B119B7" w:rsidDel="00BF530B" w14:paraId="1D79A78B" w14:textId="2A9291AB" w:rsidTr="00192017">
              <w:trPr>
                <w:del w:id="126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AE435C2" w14:textId="40F7F63C" w:rsidR="00B119B7" w:rsidRPr="00B119B7" w:rsidDel="00BF530B" w:rsidRDefault="00B119B7" w:rsidP="002D6292">
                  <w:pPr>
                    <w:spacing w:after="0" w:line="240" w:lineRule="auto"/>
                    <w:rPr>
                      <w:del w:id="1264" w:author="Author"/>
                      <w:rFonts w:eastAsia="Times New Roman" w:cs="Segoe UI"/>
                      <w:color w:val="000000"/>
                      <w:sz w:val="24"/>
                      <w:szCs w:val="24"/>
                    </w:rPr>
                  </w:pPr>
                  <w:del w:id="1265" w:author="Author">
                    <w:r w:rsidRPr="00B119B7" w:rsidDel="00BF530B">
                      <w:rPr>
                        <w:rFonts w:eastAsia="Times New Roman" w:cs="Segoe UI"/>
                        <w:b/>
                        <w:bCs/>
                        <w:color w:val="000000"/>
                        <w:sz w:val="24"/>
                        <w:szCs w:val="24"/>
                      </w:rPr>
                      <w:delText>Name</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3FEF1D82" w14:textId="4A1664E0" w:rsidR="00B119B7" w:rsidRPr="00B119B7" w:rsidDel="00BF530B" w:rsidRDefault="00B119B7" w:rsidP="002D6292">
                  <w:pPr>
                    <w:spacing w:after="0" w:line="240" w:lineRule="auto"/>
                    <w:rPr>
                      <w:del w:id="1267" w:author="Author"/>
                      <w:rFonts w:eastAsia="Times New Roman" w:cs="Segoe UI"/>
                      <w:color w:val="000000"/>
                      <w:sz w:val="24"/>
                      <w:szCs w:val="24"/>
                    </w:rPr>
                  </w:pPr>
                  <w:del w:id="1268" w:author="Author">
                    <w:r w:rsidRPr="00B119B7" w:rsidDel="00BF530B">
                      <w:rPr>
                        <w:rFonts w:eastAsia="Times New Roman" w:cs="Segoe UI"/>
                        <w:color w:val="000000"/>
                        <w:sz w:val="24"/>
                        <w:szCs w:val="24"/>
                      </w:rPr>
                      <w:delText>www</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6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534BC962" w14:textId="1F52123E" w:rsidR="00B119B7" w:rsidRPr="00B119B7" w:rsidDel="00BF530B" w:rsidRDefault="00B119B7" w:rsidP="002D6292">
                  <w:pPr>
                    <w:spacing w:after="0" w:line="240" w:lineRule="auto"/>
                    <w:rPr>
                      <w:del w:id="1270" w:author="Author"/>
                      <w:rFonts w:eastAsia="Times New Roman" w:cs="Segoe UI"/>
                      <w:color w:val="000000"/>
                      <w:sz w:val="24"/>
                      <w:szCs w:val="24"/>
                    </w:rPr>
                  </w:pPr>
                  <w:del w:id="1271" w:author="Author">
                    <w:r w:rsidRPr="00B119B7" w:rsidDel="00BF530B">
                      <w:rPr>
                        <w:rFonts w:eastAsia="Times New Roman" w:cs="Segoe UI"/>
                        <w:color w:val="000000"/>
                        <w:sz w:val="24"/>
                        <w:szCs w:val="24"/>
                      </w:rPr>
                      <w:delText>Name of the record. This is the name you want to use for the host you want to resolve to an IP address.</w:delText>
                    </w:r>
                  </w:del>
                </w:p>
              </w:tc>
            </w:tr>
            <w:tr w:rsidR="00B119B7" w:rsidRPr="00B119B7" w:rsidDel="00BF530B" w14:paraId="63FAE491" w14:textId="661FC8B0" w:rsidTr="00192017">
              <w:trPr>
                <w:del w:id="127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5F1D4B66" w14:textId="7AC4B0C4" w:rsidR="00B119B7" w:rsidRPr="00B119B7" w:rsidDel="00BF530B" w:rsidRDefault="00B119B7" w:rsidP="002D6292">
                  <w:pPr>
                    <w:spacing w:after="0" w:line="240" w:lineRule="auto"/>
                    <w:rPr>
                      <w:del w:id="1274" w:author="Author"/>
                      <w:rFonts w:eastAsia="Times New Roman" w:cs="Segoe UI"/>
                      <w:color w:val="000000"/>
                      <w:sz w:val="24"/>
                      <w:szCs w:val="24"/>
                    </w:rPr>
                  </w:pPr>
                  <w:del w:id="1275" w:author="Author">
                    <w:r w:rsidRPr="00B119B7" w:rsidDel="00BF530B">
                      <w:rPr>
                        <w:rFonts w:eastAsia="Times New Roman" w:cs="Segoe UI"/>
                        <w:b/>
                        <w:bCs/>
                        <w:color w:val="000000"/>
                        <w:sz w:val="24"/>
                        <w:szCs w:val="24"/>
                      </w:rPr>
                      <w:delText>Type</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01E261F9" w14:textId="2DB9DD60" w:rsidR="00B119B7" w:rsidRPr="00B119B7" w:rsidDel="00BF530B" w:rsidRDefault="00B119B7" w:rsidP="002D6292">
                  <w:pPr>
                    <w:spacing w:after="0" w:line="240" w:lineRule="auto"/>
                    <w:rPr>
                      <w:del w:id="1277" w:author="Author"/>
                      <w:rFonts w:eastAsia="Times New Roman" w:cs="Segoe UI"/>
                      <w:color w:val="000000"/>
                      <w:sz w:val="24"/>
                      <w:szCs w:val="24"/>
                    </w:rPr>
                  </w:pPr>
                  <w:del w:id="1278" w:author="Author">
                    <w:r w:rsidRPr="00B119B7" w:rsidDel="00BF530B">
                      <w:rPr>
                        <w:rFonts w:eastAsia="Times New Roman" w:cs="Segoe UI"/>
                        <w:color w:val="000000"/>
                        <w:sz w:val="24"/>
                        <w:szCs w:val="24"/>
                      </w:rPr>
                      <w:delText>A</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7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4D53FBB" w14:textId="7E5D8E0F" w:rsidR="00B119B7" w:rsidRPr="00B119B7" w:rsidDel="00BF530B" w:rsidRDefault="00B119B7" w:rsidP="002D6292">
                  <w:pPr>
                    <w:spacing w:after="0" w:line="240" w:lineRule="auto"/>
                    <w:rPr>
                      <w:del w:id="1280" w:author="Author"/>
                      <w:rFonts w:eastAsia="Times New Roman" w:cs="Segoe UI"/>
                      <w:color w:val="000000"/>
                      <w:sz w:val="24"/>
                      <w:szCs w:val="24"/>
                    </w:rPr>
                  </w:pPr>
                  <w:del w:id="1281" w:author="Author">
                    <w:r w:rsidRPr="00B119B7" w:rsidDel="00BF530B">
                      <w:rPr>
                        <w:rFonts w:eastAsia="Times New Roman" w:cs="Segoe UI"/>
                        <w:color w:val="000000"/>
                        <w:sz w:val="24"/>
                        <w:szCs w:val="24"/>
                      </w:rPr>
                      <w:delText>Type of DNS record to create. 'A' records are the most common, but there are other record types for mail servers (MX), IP v6 addresses (AAAA), and so on.</w:delText>
                    </w:r>
                  </w:del>
                </w:p>
              </w:tc>
            </w:tr>
            <w:tr w:rsidR="00B119B7" w:rsidRPr="00B119B7" w:rsidDel="00BF530B" w14:paraId="120A962A" w14:textId="34889F17" w:rsidTr="00192017">
              <w:trPr>
                <w:del w:id="128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2B1F7448" w14:textId="2A98C8A7" w:rsidR="00B119B7" w:rsidRPr="00B119B7" w:rsidDel="00BF530B" w:rsidRDefault="00B119B7" w:rsidP="002D6292">
                  <w:pPr>
                    <w:spacing w:after="0" w:line="240" w:lineRule="auto"/>
                    <w:rPr>
                      <w:del w:id="1284" w:author="Author"/>
                      <w:rFonts w:eastAsia="Times New Roman" w:cs="Segoe UI"/>
                      <w:color w:val="000000"/>
                      <w:sz w:val="24"/>
                      <w:szCs w:val="24"/>
                    </w:rPr>
                  </w:pPr>
                  <w:del w:id="1285" w:author="Author">
                    <w:r w:rsidRPr="00B119B7" w:rsidDel="00BF530B">
                      <w:rPr>
                        <w:rFonts w:eastAsia="Times New Roman" w:cs="Segoe UI"/>
                        <w:b/>
                        <w:bCs/>
                        <w:color w:val="000000"/>
                        <w:sz w:val="24"/>
                        <w:szCs w:val="24"/>
                      </w:rPr>
                      <w:delText>TTL</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70BCAD51" w14:textId="0B94C25A" w:rsidR="00B119B7" w:rsidRPr="00B119B7" w:rsidDel="00BF530B" w:rsidRDefault="00B119B7" w:rsidP="002D6292">
                  <w:pPr>
                    <w:spacing w:after="0" w:line="240" w:lineRule="auto"/>
                    <w:rPr>
                      <w:del w:id="1287" w:author="Author"/>
                      <w:rFonts w:eastAsia="Times New Roman" w:cs="Segoe UI"/>
                      <w:color w:val="000000"/>
                      <w:sz w:val="24"/>
                      <w:szCs w:val="24"/>
                    </w:rPr>
                  </w:pPr>
                  <w:del w:id="1288" w:author="Author">
                    <w:r w:rsidRPr="00B119B7" w:rsidDel="00BF530B">
                      <w:rPr>
                        <w:rFonts w:eastAsia="Times New Roman" w:cs="Segoe UI"/>
                        <w:color w:val="000000"/>
                        <w:sz w:val="24"/>
                        <w:szCs w:val="24"/>
                      </w:rPr>
                      <w:delText>1</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8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152015A" w14:textId="69CE9074" w:rsidR="00B119B7" w:rsidRPr="00B119B7" w:rsidDel="00BF530B" w:rsidRDefault="00B119B7" w:rsidP="002D6292">
                  <w:pPr>
                    <w:spacing w:after="0" w:line="240" w:lineRule="auto"/>
                    <w:rPr>
                      <w:del w:id="1290" w:author="Author"/>
                      <w:rFonts w:eastAsia="Times New Roman" w:cs="Segoe UI"/>
                      <w:color w:val="000000"/>
                      <w:sz w:val="24"/>
                      <w:szCs w:val="24"/>
                    </w:rPr>
                  </w:pPr>
                  <w:del w:id="1291" w:author="Author">
                    <w:r w:rsidRPr="00B119B7" w:rsidDel="00BF530B">
                      <w:rPr>
                        <w:rFonts w:eastAsia="Times New Roman" w:cs="Segoe UI"/>
                        <w:color w:val="000000"/>
                        <w:sz w:val="24"/>
                        <w:szCs w:val="24"/>
                      </w:rPr>
                      <w:delText>Time-to-live of the DNS request. Specifies how long DNS servers and clients can cache a response.</w:delText>
                    </w:r>
                  </w:del>
                </w:p>
              </w:tc>
            </w:tr>
            <w:tr w:rsidR="00B119B7" w:rsidRPr="00B119B7" w:rsidDel="00BF530B" w14:paraId="10A337E7" w14:textId="577B0C63" w:rsidTr="00192017">
              <w:trPr>
                <w:del w:id="129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3B2F9323" w14:textId="15830A49" w:rsidR="00B119B7" w:rsidRPr="00B119B7" w:rsidDel="00BF530B" w:rsidRDefault="00B119B7" w:rsidP="002D6292">
                  <w:pPr>
                    <w:spacing w:after="0" w:line="240" w:lineRule="auto"/>
                    <w:rPr>
                      <w:del w:id="1294" w:author="Author"/>
                      <w:rFonts w:eastAsia="Times New Roman" w:cs="Segoe UI"/>
                      <w:color w:val="000000"/>
                      <w:sz w:val="24"/>
                      <w:szCs w:val="24"/>
                    </w:rPr>
                  </w:pPr>
                  <w:del w:id="1295" w:author="Author">
                    <w:r w:rsidRPr="00B119B7" w:rsidDel="00BF530B">
                      <w:rPr>
                        <w:rFonts w:eastAsia="Times New Roman" w:cs="Segoe UI"/>
                        <w:b/>
                        <w:bCs/>
                        <w:color w:val="000000"/>
                        <w:sz w:val="24"/>
                        <w:szCs w:val="24"/>
                      </w:rPr>
                      <w:delText>TTL unit</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2B2C834D" w14:textId="0BD5E99B" w:rsidR="00B119B7" w:rsidRPr="00B119B7" w:rsidDel="00BF530B" w:rsidRDefault="00B119B7" w:rsidP="002D6292">
                  <w:pPr>
                    <w:spacing w:after="0" w:line="240" w:lineRule="auto"/>
                    <w:rPr>
                      <w:del w:id="1297" w:author="Author"/>
                      <w:rFonts w:eastAsia="Times New Roman" w:cs="Segoe UI"/>
                      <w:color w:val="000000"/>
                      <w:sz w:val="24"/>
                      <w:szCs w:val="24"/>
                    </w:rPr>
                  </w:pPr>
                  <w:del w:id="1298" w:author="Author">
                    <w:r w:rsidRPr="00B119B7" w:rsidDel="00BF530B">
                      <w:rPr>
                        <w:rFonts w:eastAsia="Times New Roman" w:cs="Segoe UI"/>
                        <w:color w:val="000000"/>
                        <w:sz w:val="24"/>
                        <w:szCs w:val="24"/>
                      </w:rPr>
                      <w:delText>hours</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29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5B5F5CA" w14:textId="5E615808" w:rsidR="00B119B7" w:rsidRPr="00B119B7" w:rsidDel="00BF530B" w:rsidRDefault="00B119B7" w:rsidP="002D6292">
                  <w:pPr>
                    <w:spacing w:after="0" w:line="240" w:lineRule="auto"/>
                    <w:rPr>
                      <w:del w:id="1300" w:author="Author"/>
                      <w:rFonts w:eastAsia="Times New Roman" w:cs="Segoe UI"/>
                      <w:color w:val="000000"/>
                      <w:sz w:val="24"/>
                      <w:szCs w:val="24"/>
                    </w:rPr>
                  </w:pPr>
                  <w:del w:id="1301" w:author="Author">
                    <w:r w:rsidRPr="00B119B7" w:rsidDel="00BF530B">
                      <w:rPr>
                        <w:rFonts w:eastAsia="Times New Roman" w:cs="Segoe UI"/>
                        <w:color w:val="000000"/>
                        <w:sz w:val="24"/>
                        <w:szCs w:val="24"/>
                      </w:rPr>
                      <w:delText>Measurement of time for TTL value.</w:delText>
                    </w:r>
                  </w:del>
                </w:p>
              </w:tc>
            </w:tr>
            <w:tr w:rsidR="00B119B7" w:rsidRPr="00B119B7" w:rsidDel="00BF530B" w14:paraId="01A264D7" w14:textId="7988AE4E" w:rsidTr="00192017">
              <w:trPr>
                <w:del w:id="1302" w:author="Author"/>
              </w:trPr>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3"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0A45383" w14:textId="0D7B7AB1" w:rsidR="00B119B7" w:rsidRPr="00B119B7" w:rsidDel="00BF530B" w:rsidRDefault="00B119B7" w:rsidP="002D6292">
                  <w:pPr>
                    <w:spacing w:after="0" w:line="240" w:lineRule="auto"/>
                    <w:rPr>
                      <w:del w:id="1304" w:author="Author"/>
                      <w:rFonts w:eastAsia="Times New Roman" w:cs="Segoe UI"/>
                      <w:color w:val="000000"/>
                      <w:sz w:val="24"/>
                      <w:szCs w:val="24"/>
                    </w:rPr>
                  </w:pPr>
                  <w:del w:id="1305" w:author="Author">
                    <w:r w:rsidRPr="00B119B7" w:rsidDel="00BF530B">
                      <w:rPr>
                        <w:rFonts w:eastAsia="Times New Roman" w:cs="Segoe UI"/>
                        <w:b/>
                        <w:bCs/>
                        <w:color w:val="000000"/>
                        <w:sz w:val="24"/>
                        <w:szCs w:val="24"/>
                      </w:rPr>
                      <w:delText>IP address</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6"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1B24A414" w14:textId="0409866F" w:rsidR="00B119B7" w:rsidRPr="00B119B7" w:rsidDel="00BF530B" w:rsidRDefault="00B119B7" w:rsidP="002D6292">
                  <w:pPr>
                    <w:spacing w:after="0" w:line="240" w:lineRule="auto"/>
                    <w:rPr>
                      <w:del w:id="1307" w:author="Author"/>
                      <w:rFonts w:eastAsia="Times New Roman" w:cs="Segoe UI"/>
                      <w:color w:val="000000"/>
                      <w:sz w:val="24"/>
                      <w:szCs w:val="24"/>
                    </w:rPr>
                  </w:pPr>
                  <w:del w:id="1308" w:author="Author">
                    <w:r w:rsidRPr="00B119B7" w:rsidDel="00BF530B">
                      <w:rPr>
                        <w:rFonts w:eastAsia="Times New Roman" w:cs="Segoe UI"/>
                        <w:color w:val="000000"/>
                        <w:sz w:val="24"/>
                        <w:szCs w:val="24"/>
                      </w:rPr>
                      <w:delText>10.</w:delText>
                    </w:r>
                    <w:r w:rsidR="0076059D" w:rsidDel="00BF530B">
                      <w:rPr>
                        <w:rFonts w:eastAsia="Times New Roman" w:cs="Segoe UI"/>
                        <w:color w:val="000000"/>
                        <w:sz w:val="24"/>
                        <w:szCs w:val="24"/>
                      </w:rPr>
                      <w:delText>0</w:delText>
                    </w:r>
                    <w:r w:rsidRPr="00B119B7" w:rsidDel="00BF530B">
                      <w:rPr>
                        <w:rFonts w:eastAsia="Times New Roman" w:cs="Segoe UI"/>
                        <w:color w:val="000000"/>
                        <w:sz w:val="24"/>
                        <w:szCs w:val="24"/>
                      </w:rPr>
                      <w:delText>10.</w:delText>
                    </w:r>
                    <w:r w:rsidR="0076059D" w:rsidDel="00BF530B">
                      <w:rPr>
                        <w:rFonts w:eastAsia="Times New Roman" w:cs="Segoe UI"/>
                        <w:color w:val="000000"/>
                        <w:sz w:val="24"/>
                        <w:szCs w:val="24"/>
                      </w:rPr>
                      <w:delText>1</w:delText>
                    </w:r>
                    <w:r w:rsidR="00105A3F" w:rsidDel="00BF530B">
                      <w:rPr>
                        <w:rFonts w:eastAsia="Times New Roman" w:cs="Segoe UI"/>
                        <w:color w:val="000000"/>
                        <w:sz w:val="24"/>
                        <w:szCs w:val="24"/>
                      </w:rPr>
                      <w:delText>0</w:delText>
                    </w:r>
                    <w:r w:rsidRPr="00B119B7" w:rsidDel="00BF530B">
                      <w:rPr>
                        <w:rFonts w:eastAsia="Times New Roman" w:cs="Segoe UI"/>
                        <w:color w:val="000000"/>
                        <w:sz w:val="24"/>
                        <w:szCs w:val="24"/>
                      </w:rPr>
                      <w:delText>10.10</w:delText>
                    </w:r>
                  </w:del>
                </w:p>
              </w:tc>
              <w:tc>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Change w:id="1309" w:author="Author">
                    <w:tcPr>
                      <w:tcW w:w="480" w:type="dxa"/>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tcPr>
                  </w:tcPrChange>
                </w:tcPr>
                <w:p w14:paraId="67B764C9" w14:textId="0907565C" w:rsidR="00B119B7" w:rsidRPr="00B119B7" w:rsidDel="00BF530B" w:rsidRDefault="00B119B7" w:rsidP="002D6292">
                  <w:pPr>
                    <w:spacing w:after="0" w:line="240" w:lineRule="auto"/>
                    <w:rPr>
                      <w:del w:id="1310" w:author="Author"/>
                      <w:rFonts w:eastAsia="Times New Roman" w:cs="Segoe UI"/>
                      <w:color w:val="000000"/>
                      <w:sz w:val="24"/>
                      <w:szCs w:val="24"/>
                    </w:rPr>
                  </w:pPr>
                  <w:del w:id="1311" w:author="Author">
                    <w:r w:rsidRPr="00B119B7" w:rsidDel="00BF530B">
                      <w:rPr>
                        <w:rFonts w:eastAsia="Times New Roman" w:cs="Segoe UI"/>
                        <w:color w:val="000000"/>
                        <w:sz w:val="24"/>
                        <w:szCs w:val="24"/>
                      </w:rPr>
                      <w:delText>This value is the IP address that the 'A' record resolves to. This is just a test value for this quickstart. For a real-world example, you would enter the public IP address for your web server.</w:delText>
                    </w:r>
                  </w:del>
                </w:p>
              </w:tc>
            </w:tr>
          </w:tbl>
          <w:p w14:paraId="61B2CEFB" w14:textId="0B93F0F5" w:rsidR="00E73229" w:rsidDel="00BF530B" w:rsidRDefault="00E73229" w:rsidP="002D6292">
            <w:pPr>
              <w:rPr>
                <w:del w:id="1312" w:author="Author"/>
                <w:noProof/>
              </w:rPr>
            </w:pPr>
          </w:p>
          <w:p w14:paraId="68213BD3" w14:textId="458F9BFA" w:rsidR="00E73229" w:rsidDel="00BF530B" w:rsidRDefault="00E73229" w:rsidP="002D6292">
            <w:pPr>
              <w:rPr>
                <w:del w:id="1313" w:author="Author"/>
                <w:noProof/>
              </w:rPr>
            </w:pPr>
          </w:p>
          <w:p w14:paraId="692CDFD9" w14:textId="315FAFC5" w:rsidR="00E73229" w:rsidDel="00BF530B" w:rsidRDefault="00E73229" w:rsidP="002D6292">
            <w:pPr>
              <w:rPr>
                <w:del w:id="1314" w:author="Author"/>
                <w:noProof/>
              </w:rPr>
            </w:pPr>
          </w:p>
          <w:p w14:paraId="522DD333" w14:textId="3EE6EC43" w:rsidR="00E73229" w:rsidDel="00BF530B" w:rsidRDefault="00E73229" w:rsidP="002D6292">
            <w:pPr>
              <w:rPr>
                <w:del w:id="1315" w:author="Author"/>
                <w:noProof/>
              </w:rPr>
            </w:pPr>
          </w:p>
          <w:p w14:paraId="7601E193" w14:textId="3C029C0F" w:rsidR="00E73229" w:rsidDel="00BF530B" w:rsidRDefault="00E73229" w:rsidP="002D6292">
            <w:pPr>
              <w:rPr>
                <w:del w:id="1316" w:author="Author"/>
                <w:noProof/>
              </w:rPr>
            </w:pPr>
          </w:p>
        </w:tc>
      </w:tr>
      <w:tr w:rsidR="00B87DE7" w:rsidDel="00BF530B" w14:paraId="5C327413" w14:textId="2D1D50F6" w:rsidTr="00AB5A83">
        <w:trPr>
          <w:cnfStyle w:val="000000010000" w:firstRow="0" w:lastRow="0" w:firstColumn="0" w:lastColumn="0" w:oddVBand="0" w:evenVBand="0" w:oddHBand="0" w:evenHBand="1" w:firstRowFirstColumn="0" w:firstRowLastColumn="0" w:lastRowFirstColumn="0" w:lastRowLastColumn="0"/>
          <w:jc w:val="left"/>
          <w:del w:id="1317" w:author="Author"/>
        </w:trPr>
        <w:tc>
          <w:tcPr>
            <w:tcW w:w="745" w:type="dxa"/>
          </w:tcPr>
          <w:p w14:paraId="11B254C0" w14:textId="1B578702" w:rsidR="00B87DE7" w:rsidDel="00BF530B" w:rsidRDefault="00B87DE7" w:rsidP="002D6292">
            <w:pPr>
              <w:pStyle w:val="ListParagraph"/>
              <w:numPr>
                <w:ilvl w:val="0"/>
                <w:numId w:val="30"/>
              </w:numPr>
              <w:spacing w:before="20"/>
              <w:rPr>
                <w:del w:id="1318" w:author="Author"/>
              </w:rPr>
            </w:pPr>
          </w:p>
        </w:tc>
        <w:tc>
          <w:tcPr>
            <w:tcW w:w="8856" w:type="dxa"/>
          </w:tcPr>
          <w:p w14:paraId="016A0AF1" w14:textId="07E3115A" w:rsidR="00B87DE7" w:rsidDel="00BF530B" w:rsidRDefault="00B87DE7" w:rsidP="002D6292">
            <w:pPr>
              <w:rPr>
                <w:del w:id="1319" w:author="Author"/>
                <w:noProof/>
              </w:rPr>
            </w:pPr>
          </w:p>
        </w:tc>
      </w:tr>
      <w:tr w:rsidR="00B87DE7" w:rsidDel="00BF530B" w14:paraId="5FB021CA" w14:textId="6A375C68" w:rsidTr="00AB5A83">
        <w:trPr>
          <w:cnfStyle w:val="000000100000" w:firstRow="0" w:lastRow="0" w:firstColumn="0" w:lastColumn="0" w:oddVBand="0" w:evenVBand="0" w:oddHBand="1" w:evenHBand="0" w:firstRowFirstColumn="0" w:firstRowLastColumn="0" w:lastRowFirstColumn="0" w:lastRowLastColumn="0"/>
          <w:jc w:val="left"/>
          <w:del w:id="1320" w:author="Author"/>
        </w:trPr>
        <w:tc>
          <w:tcPr>
            <w:tcW w:w="745" w:type="dxa"/>
          </w:tcPr>
          <w:p w14:paraId="169BE369" w14:textId="58B7A7BC" w:rsidR="00B87DE7" w:rsidDel="00BF530B" w:rsidRDefault="00B87DE7" w:rsidP="002D6292">
            <w:pPr>
              <w:pStyle w:val="ListParagraph"/>
              <w:numPr>
                <w:ilvl w:val="0"/>
                <w:numId w:val="30"/>
              </w:numPr>
              <w:spacing w:before="20"/>
              <w:rPr>
                <w:del w:id="1321" w:author="Author"/>
              </w:rPr>
            </w:pPr>
          </w:p>
        </w:tc>
        <w:tc>
          <w:tcPr>
            <w:tcW w:w="8856" w:type="dxa"/>
          </w:tcPr>
          <w:p w14:paraId="756FDE4D" w14:textId="18AAC43F" w:rsidR="00B87DE7" w:rsidDel="00BF530B" w:rsidRDefault="00B87DE7" w:rsidP="002D6292">
            <w:pPr>
              <w:rPr>
                <w:del w:id="1322" w:author="Author"/>
                <w:noProof/>
              </w:rPr>
            </w:pPr>
          </w:p>
        </w:tc>
      </w:tr>
      <w:tr w:rsidR="00B87DE7" w:rsidDel="00BF530B" w14:paraId="20629771" w14:textId="090A885F" w:rsidTr="00AB5A83">
        <w:trPr>
          <w:cnfStyle w:val="000000010000" w:firstRow="0" w:lastRow="0" w:firstColumn="0" w:lastColumn="0" w:oddVBand="0" w:evenVBand="0" w:oddHBand="0" w:evenHBand="1" w:firstRowFirstColumn="0" w:firstRowLastColumn="0" w:lastRowFirstColumn="0" w:lastRowLastColumn="0"/>
          <w:jc w:val="left"/>
          <w:del w:id="1323" w:author="Author"/>
        </w:trPr>
        <w:tc>
          <w:tcPr>
            <w:tcW w:w="745" w:type="dxa"/>
          </w:tcPr>
          <w:p w14:paraId="030D18EE" w14:textId="68E0F279" w:rsidR="00B87DE7" w:rsidDel="00BF530B" w:rsidRDefault="00B87DE7" w:rsidP="002D6292">
            <w:pPr>
              <w:pStyle w:val="ListParagraph"/>
              <w:numPr>
                <w:ilvl w:val="0"/>
                <w:numId w:val="30"/>
              </w:numPr>
              <w:spacing w:before="20"/>
              <w:rPr>
                <w:del w:id="1324" w:author="Author"/>
              </w:rPr>
            </w:pPr>
          </w:p>
        </w:tc>
        <w:tc>
          <w:tcPr>
            <w:tcW w:w="8856" w:type="dxa"/>
          </w:tcPr>
          <w:p w14:paraId="28820E12" w14:textId="18C2ECFE" w:rsidR="00B87DE7" w:rsidDel="00BF530B" w:rsidRDefault="00B87DE7" w:rsidP="002D6292">
            <w:pPr>
              <w:rPr>
                <w:del w:id="1325" w:author="Author"/>
                <w:noProof/>
              </w:rPr>
            </w:pPr>
          </w:p>
        </w:tc>
      </w:tr>
      <w:tr w:rsidR="00B87DE7" w:rsidDel="00BF530B" w14:paraId="45D46E53" w14:textId="7DB7C1AA" w:rsidTr="00AB5A83">
        <w:trPr>
          <w:cnfStyle w:val="000000100000" w:firstRow="0" w:lastRow="0" w:firstColumn="0" w:lastColumn="0" w:oddVBand="0" w:evenVBand="0" w:oddHBand="1" w:evenHBand="0" w:firstRowFirstColumn="0" w:firstRowLastColumn="0" w:lastRowFirstColumn="0" w:lastRowLastColumn="0"/>
          <w:jc w:val="left"/>
          <w:del w:id="1326" w:author="Author"/>
        </w:trPr>
        <w:tc>
          <w:tcPr>
            <w:tcW w:w="745" w:type="dxa"/>
          </w:tcPr>
          <w:p w14:paraId="01589ECD" w14:textId="741E4B8C" w:rsidR="00B87DE7" w:rsidDel="00BF530B" w:rsidRDefault="00B87DE7" w:rsidP="002D6292">
            <w:pPr>
              <w:pStyle w:val="ListParagraph"/>
              <w:numPr>
                <w:ilvl w:val="0"/>
                <w:numId w:val="30"/>
              </w:numPr>
              <w:spacing w:before="20"/>
              <w:rPr>
                <w:del w:id="1327" w:author="Author"/>
              </w:rPr>
            </w:pPr>
          </w:p>
        </w:tc>
        <w:tc>
          <w:tcPr>
            <w:tcW w:w="8856" w:type="dxa"/>
          </w:tcPr>
          <w:p w14:paraId="3FD0BC4B" w14:textId="49452C0D" w:rsidR="00B87DE7" w:rsidDel="00BF530B" w:rsidRDefault="00B87DE7" w:rsidP="002D6292">
            <w:pPr>
              <w:rPr>
                <w:del w:id="1328" w:author="Author"/>
                <w:noProof/>
              </w:rPr>
            </w:pPr>
          </w:p>
        </w:tc>
      </w:tr>
      <w:tr w:rsidR="00B87DE7" w:rsidDel="00BF530B" w14:paraId="2AAAA2B8" w14:textId="3EBD9380" w:rsidTr="00AB5A83">
        <w:trPr>
          <w:cnfStyle w:val="000000010000" w:firstRow="0" w:lastRow="0" w:firstColumn="0" w:lastColumn="0" w:oddVBand="0" w:evenVBand="0" w:oddHBand="0" w:evenHBand="1" w:firstRowFirstColumn="0" w:firstRowLastColumn="0" w:lastRowFirstColumn="0" w:lastRowLastColumn="0"/>
          <w:jc w:val="left"/>
          <w:del w:id="1329" w:author="Author"/>
        </w:trPr>
        <w:tc>
          <w:tcPr>
            <w:tcW w:w="745" w:type="dxa"/>
          </w:tcPr>
          <w:p w14:paraId="01994CBC" w14:textId="0D8D99E3" w:rsidR="00B87DE7" w:rsidDel="00BF530B" w:rsidRDefault="00B87DE7" w:rsidP="002D6292">
            <w:pPr>
              <w:pStyle w:val="ListParagraph"/>
              <w:numPr>
                <w:ilvl w:val="0"/>
                <w:numId w:val="30"/>
              </w:numPr>
              <w:spacing w:before="20"/>
              <w:rPr>
                <w:del w:id="1330" w:author="Author"/>
              </w:rPr>
            </w:pPr>
          </w:p>
        </w:tc>
        <w:tc>
          <w:tcPr>
            <w:tcW w:w="8856" w:type="dxa"/>
          </w:tcPr>
          <w:p w14:paraId="71216EF5" w14:textId="0C554826" w:rsidR="00B87DE7" w:rsidDel="00BF530B" w:rsidRDefault="00B87DE7" w:rsidP="002D6292">
            <w:pPr>
              <w:rPr>
                <w:del w:id="1331" w:author="Author"/>
                <w:noProof/>
              </w:rPr>
            </w:pPr>
          </w:p>
        </w:tc>
      </w:tr>
      <w:tr w:rsidR="00B87DE7" w:rsidDel="00BF530B" w14:paraId="3869464D" w14:textId="0A573ED7" w:rsidTr="00AB5A83">
        <w:trPr>
          <w:cnfStyle w:val="000000100000" w:firstRow="0" w:lastRow="0" w:firstColumn="0" w:lastColumn="0" w:oddVBand="0" w:evenVBand="0" w:oddHBand="1" w:evenHBand="0" w:firstRowFirstColumn="0" w:firstRowLastColumn="0" w:lastRowFirstColumn="0" w:lastRowLastColumn="0"/>
          <w:jc w:val="left"/>
          <w:del w:id="1332" w:author="Author"/>
        </w:trPr>
        <w:tc>
          <w:tcPr>
            <w:tcW w:w="745" w:type="dxa"/>
          </w:tcPr>
          <w:p w14:paraId="6F3139A5" w14:textId="09D06A19" w:rsidR="00B87DE7" w:rsidDel="00BF530B" w:rsidRDefault="00B87DE7" w:rsidP="002D6292">
            <w:pPr>
              <w:pStyle w:val="ListParagraph"/>
              <w:numPr>
                <w:ilvl w:val="0"/>
                <w:numId w:val="30"/>
              </w:numPr>
              <w:spacing w:before="20"/>
              <w:rPr>
                <w:del w:id="1333" w:author="Author"/>
              </w:rPr>
            </w:pPr>
          </w:p>
        </w:tc>
        <w:tc>
          <w:tcPr>
            <w:tcW w:w="8856" w:type="dxa"/>
          </w:tcPr>
          <w:p w14:paraId="4E7D4FC0" w14:textId="1B82F755" w:rsidR="00B87DE7" w:rsidDel="00BF530B" w:rsidRDefault="00B87DE7" w:rsidP="002D6292">
            <w:pPr>
              <w:rPr>
                <w:del w:id="1334" w:author="Author"/>
                <w:noProof/>
              </w:rPr>
            </w:pPr>
          </w:p>
        </w:tc>
      </w:tr>
    </w:tbl>
    <w:p w14:paraId="338DC893" w14:textId="21BB82CE" w:rsidR="00C76411" w:rsidRPr="00A973CD" w:rsidDel="007A46E5" w:rsidRDefault="00C76411" w:rsidP="002D6292">
      <w:pPr>
        <w:rPr>
          <w:del w:id="1335" w:author="Author"/>
          <w:szCs w:val="20"/>
        </w:rPr>
      </w:pPr>
    </w:p>
    <w:p w14:paraId="2B7F96D3" w14:textId="01737B46" w:rsidR="007768FD" w:rsidRPr="007737A6" w:rsidRDefault="007737A6">
      <w:pPr>
        <w:pStyle w:val="Heading2"/>
        <w:pPrChange w:id="1336" w:author="Author">
          <w:pPr>
            <w:pStyle w:val="Heading4"/>
          </w:pPr>
        </w:pPrChange>
      </w:pPr>
      <w:del w:id="1337" w:author="Author">
        <w:r w:rsidRPr="007737A6" w:rsidDel="007A46E5">
          <w:delText>Exercise</w:delText>
        </w:r>
        <w:r w:rsidR="007768FD" w:rsidRPr="007737A6" w:rsidDel="007A46E5">
          <w:delText xml:space="preserve"> </w:delText>
        </w:r>
      </w:del>
      <w:ins w:id="1338" w:author="Author">
        <w:del w:id="1339" w:author="Author">
          <w:r w:rsidR="00C76411" w:rsidDel="007A46E5">
            <w:delText>2</w:delText>
          </w:r>
          <w:r w:rsidR="00384A63" w:rsidDel="007A46E5">
            <w:delText>1</w:delText>
          </w:r>
        </w:del>
      </w:ins>
      <w:del w:id="1340" w:author="Author">
        <w:r w:rsidR="007768FD" w:rsidRPr="007737A6" w:rsidDel="007A46E5">
          <w:delText xml:space="preserve">1: </w:delText>
        </w:r>
        <w:r w:rsidR="00DE05D3" w:rsidRPr="007737A6" w:rsidDel="007A46E5">
          <w:delText xml:space="preserve">Lab </w:delText>
        </w:r>
      </w:del>
      <w:ins w:id="1341" w:author="Author">
        <w:del w:id="1342" w:author="Author">
          <w:r w:rsidR="008C265B" w:rsidDel="007A46E5">
            <w:delText xml:space="preserve">Creating </w:delText>
          </w:r>
          <w:r w:rsidR="00EB7643" w:rsidDel="007A46E5">
            <w:delText>Active Directory infra and components</w:delText>
          </w:r>
          <w:r w:rsidR="00BF530B" w:rsidDel="007A46E5">
            <w:rPr>
              <w:iCs/>
            </w:rPr>
            <w:delText>Co</w:delText>
          </w:r>
          <w:r w:rsidR="007A46E5" w:rsidDel="00230494">
            <w:rPr>
              <w:iCs/>
            </w:rPr>
            <w:delText xml:space="preserve">Task 3: </w:delText>
          </w:r>
        </w:del>
        <w:bookmarkStart w:id="1343" w:name="_Toc535181948"/>
        <w:r w:rsidR="007A46E5">
          <w:rPr>
            <w:iCs/>
          </w:rPr>
          <w:t>Co</w:t>
        </w:r>
        <w:r w:rsidR="00BF530B">
          <w:rPr>
            <w:iCs/>
          </w:rPr>
          <w:t>nnect to Windows Virtual Deskt</w:t>
        </w:r>
        <w:r w:rsidR="007A46E5">
          <w:rPr>
            <w:iCs/>
          </w:rPr>
          <w:t>op Infra</w:t>
        </w:r>
        <w:bookmarkEnd w:id="1343"/>
        <w:del w:id="1344" w:author="Author">
          <w:r w:rsidR="008C265B" w:rsidRPr="007737A6" w:rsidDel="00EB7643">
            <w:delText xml:space="preserve"> </w:delText>
          </w:r>
        </w:del>
      </w:ins>
      <w:del w:id="1345" w:author="Author">
        <w:r w:rsidR="00DE05D3" w:rsidRPr="007737A6" w:rsidDel="00EB7643">
          <w:delText>Tour</w:delText>
        </w:r>
      </w:del>
    </w:p>
    <w:p w14:paraId="54A0ACDD" w14:textId="0A1043A4" w:rsidR="007768FD" w:rsidRDefault="00DE05D3" w:rsidP="00DE05D3">
      <w:pPr>
        <w:rPr>
          <w:ins w:id="1346" w:author="Author"/>
          <w:noProof/>
        </w:rPr>
      </w:pPr>
      <w:del w:id="1347" w:author="Author">
        <w:r w:rsidDel="0014217B">
          <w:rPr>
            <w:noProof/>
          </w:rPr>
          <w:delText>This module</w:delText>
        </w:r>
      </w:del>
      <w:ins w:id="1348" w:author="Author">
        <w:del w:id="1349" w:author="Author">
          <w:r w:rsidR="0028245C" w:rsidDel="0014217B">
            <w:rPr>
              <w:noProof/>
            </w:rPr>
            <w:delText>exercise</w:delText>
          </w:r>
        </w:del>
      </w:ins>
      <w:del w:id="1350" w:author="Author">
        <w:r w:rsidDel="0014217B">
          <w:rPr>
            <w:noProof/>
          </w:rPr>
          <w:delText xml:space="preserve"> will lead you through a short tour of the training lab environment. In this module</w:delText>
        </w:r>
      </w:del>
      <w:ins w:id="1351" w:author="Author">
        <w:del w:id="1352" w:author="Author">
          <w:r w:rsidR="0028245C" w:rsidDel="0014217B">
            <w:rPr>
              <w:noProof/>
            </w:rPr>
            <w:delText>exercise</w:delText>
          </w:r>
        </w:del>
      </w:ins>
      <w:del w:id="1353" w:author="Author">
        <w:r w:rsidDel="0014217B">
          <w:rPr>
            <w:noProof/>
          </w:rPr>
          <w:delText xml:space="preserve">, students will have </w:delText>
        </w:r>
      </w:del>
      <w:ins w:id="1354" w:author="Author">
        <w:del w:id="1355" w:author="Author">
          <w:r w:rsidR="008C265B" w:rsidDel="0014217B">
            <w:rPr>
              <w:noProof/>
            </w:rPr>
            <w:delText xml:space="preserve">leverage their </w:delText>
          </w:r>
        </w:del>
      </w:ins>
      <w:del w:id="1356" w:author="Author">
        <w:r w:rsidDel="0014217B">
          <w:rPr>
            <w:noProof/>
          </w:rPr>
          <w:delText>access to a preconfigured Microsoft Azure</w:delText>
        </w:r>
      </w:del>
      <w:ins w:id="1357" w:author="Author">
        <w:del w:id="1358" w:author="Author">
          <w:r w:rsidR="008C265B" w:rsidDel="0014217B">
            <w:rPr>
              <w:noProof/>
            </w:rPr>
            <w:delText xml:space="preserve"> internal</w:delText>
          </w:r>
        </w:del>
      </w:ins>
      <w:del w:id="1359" w:author="Author">
        <w:r w:rsidDel="0014217B">
          <w:rPr>
            <w:noProof/>
          </w:rPr>
          <w:delText xml:space="preserve"> subscription account</w:delText>
        </w:r>
      </w:del>
      <w:ins w:id="1360" w:author="Author">
        <w:del w:id="1361" w:author="Author">
          <w:r w:rsidR="008C265B" w:rsidDel="0014217B">
            <w:rPr>
              <w:noProof/>
            </w:rPr>
            <w:delText xml:space="preserve"> (AIRS) as well as the MSDN Azure subscription account</w:delText>
          </w:r>
        </w:del>
      </w:ins>
      <w:del w:id="1362" w:author="Author">
        <w:r w:rsidDel="0014217B">
          <w:rPr>
            <w:noProof/>
          </w:rPr>
          <w:delText xml:space="preserve">. In this </w:delText>
        </w:r>
      </w:del>
      <w:ins w:id="1363" w:author="Author">
        <w:del w:id="1364" w:author="Author">
          <w:r w:rsidR="008C265B" w:rsidDel="0014217B">
            <w:rPr>
              <w:noProof/>
            </w:rPr>
            <w:delText xml:space="preserve">AIRS </w:delText>
          </w:r>
        </w:del>
      </w:ins>
      <w:del w:id="1365" w:author="Author">
        <w:r w:rsidDel="0014217B">
          <w:rPr>
            <w:noProof/>
          </w:rPr>
          <w:delText xml:space="preserve">subscription account, </w:delText>
        </w:r>
      </w:del>
      <w:ins w:id="1366" w:author="Author">
        <w:del w:id="1367" w:author="Author">
          <w:r w:rsidR="00A218D0" w:rsidDel="0014217B">
            <w:rPr>
              <w:noProof/>
            </w:rPr>
            <w:delText>atendees will deploy a</w:delText>
          </w:r>
          <w:r w:rsidR="000E771A" w:rsidDel="0014217B">
            <w:rPr>
              <w:noProof/>
            </w:rPr>
            <w:delText xml:space="preserve"> </w:delText>
          </w:r>
          <w:r w:rsidR="000E771A" w:rsidDel="0014217B">
            <w:rPr>
              <w:noProof/>
            </w:rPr>
            <w:fldChar w:fldCharType="begin"/>
          </w:r>
          <w:r w:rsidR="000E771A" w:rsidDel="0014217B">
            <w:rPr>
              <w:noProof/>
            </w:rPr>
            <w:delInstrText xml:space="preserve"> HYPERLINK "https://github.com/Microsoft/aad-hybrid-lab" </w:delInstrText>
          </w:r>
          <w:r w:rsidR="000E771A" w:rsidDel="0014217B">
            <w:rPr>
              <w:noProof/>
            </w:rPr>
            <w:fldChar w:fldCharType="separate"/>
          </w:r>
          <w:r w:rsidR="000E771A" w:rsidRPr="000E771A" w:rsidDel="0014217B">
            <w:rPr>
              <w:rStyle w:val="Hyperlink"/>
              <w:noProof/>
            </w:rPr>
            <w:delText>AAD hybrid lab</w:delText>
          </w:r>
          <w:r w:rsidR="00A218D0" w:rsidRPr="000E771A" w:rsidDel="0014217B">
            <w:rPr>
              <w:rStyle w:val="Hyperlink"/>
              <w:noProof/>
            </w:rPr>
            <w:delText xml:space="preserve"> ARM template from GitHub</w:delText>
          </w:r>
          <w:r w:rsidR="000E771A" w:rsidDel="0014217B">
            <w:rPr>
              <w:noProof/>
            </w:rPr>
            <w:fldChar w:fldCharType="end"/>
          </w:r>
          <w:r w:rsidR="00A218D0" w:rsidDel="0014217B">
            <w:rPr>
              <w:noProof/>
            </w:rPr>
            <w:delText xml:space="preserve"> that will provision the following:</w:delText>
          </w:r>
          <w:r w:rsidR="00EB7643" w:rsidDel="0014217B">
            <w:rPr>
              <w:noProof/>
            </w:rPr>
            <w:delText>st</w:delText>
          </w:r>
        </w:del>
      </w:ins>
      <w:del w:id="1368" w:author="Author">
        <w:r w:rsidDel="0014217B">
          <w:rPr>
            <w:noProof/>
          </w:rPr>
          <w:delText>there are a series of pre-created virtual machines that contain the necessary infrastructure components for the rest of labs. The student lab virtual machines are accessed remotely using the Microsoft Remote Desktop Client on your student device or loaner laptop. At the end of this task, the student will be able to work effectively within the training lab environment.</w:delText>
        </w:r>
      </w:del>
      <w:ins w:id="1369" w:author="Author">
        <w:del w:id="1370" w:author="Author">
          <w:r w:rsidR="0014217B" w:rsidDel="007A46E5">
            <w:rPr>
              <w:noProof/>
            </w:rPr>
            <w:delText>Appendix 5.2 from the Get Started with your WVD tenant guide.</w:delText>
          </w:r>
          <w:r w:rsidR="007A46E5" w:rsidDel="00C67871">
            <w:rPr>
              <w:noProof/>
            </w:rPr>
            <w:delText>Task</w:delText>
          </w:r>
          <w:r w:rsidR="00C67871" w:rsidDel="004351FC">
            <w:rPr>
              <w:noProof/>
            </w:rPr>
            <w:delText>Notes</w:delText>
          </w:r>
        </w:del>
        <w:r w:rsidR="004351FC">
          <w:rPr>
            <w:noProof/>
          </w:rPr>
          <w:t xml:space="preserve">Steps </w:t>
        </w:r>
        <w:del w:id="1371" w:author="Author">
          <w:r w:rsidR="00C67871" w:rsidDel="004351FC">
            <w:rPr>
              <w:noProof/>
            </w:rPr>
            <w:delText xml:space="preserve"> </w:delText>
          </w:r>
        </w:del>
        <w:r w:rsidR="00C67871">
          <w:rPr>
            <w:noProof/>
          </w:rPr>
          <w:t xml:space="preserve">below assume that </w:t>
        </w:r>
        <w:r w:rsidR="00C67871" w:rsidRPr="007608F6">
          <w:t>se</w:t>
        </w:r>
      </w:ins>
      <w:r w:rsidR="007608F6">
        <w:t>c</w:t>
      </w:r>
      <w:ins w:id="1372" w:author="Author">
        <w:r w:rsidR="004351FC" w:rsidRPr="007608F6">
          <w:t>tion</w:t>
        </w:r>
        <w:r w:rsidR="004351FC">
          <w:rPr>
            <w:noProof/>
          </w:rPr>
          <w:t xml:space="preserve"> </w:t>
        </w:r>
        <w:r w:rsidR="004351FC" w:rsidRPr="004351FC">
          <w:rPr>
            <w:b/>
            <w:noProof/>
            <w:rPrChange w:id="1373" w:author="Author">
              <w:rPr>
                <w:noProof/>
              </w:rPr>
            </w:rPrChange>
          </w:rPr>
          <w:t>Import Windows Virtual Desktop PowerShell modules</w:t>
        </w:r>
        <w:del w:id="1374" w:author="Author">
          <w:r w:rsidR="00C67871" w:rsidDel="004351FC">
            <w:rPr>
              <w:noProof/>
            </w:rPr>
            <w:delText>cit</w:delText>
          </w:r>
        </w:del>
        <w:r w:rsidR="00C67871">
          <w:rPr>
            <w:noProof/>
          </w:rPr>
          <w:t xml:space="preserve"> </w:t>
        </w:r>
        <w:del w:id="1375" w:author="Author">
          <w:r w:rsidR="007A46E5" w:rsidDel="004351FC">
            <w:rPr>
              <w:noProof/>
            </w:rPr>
            <w:delText xml:space="preserve"> 3 follows </w:delText>
          </w:r>
          <w:r w:rsidR="00681E03" w:rsidDel="004351FC">
            <w:rPr>
              <w:noProof/>
            </w:rPr>
            <w:delText>directly afer Task 2.</w:delText>
          </w:r>
        </w:del>
        <w:r w:rsidR="004351FC">
          <w:rPr>
            <w:noProof/>
          </w:rPr>
          <w:t>is completed.</w:t>
        </w:r>
      </w:ins>
    </w:p>
    <w:p w14:paraId="4C6AA29C" w14:textId="34FAD8A2" w:rsidR="00AA78A5" w:rsidRDefault="00AA78A5" w:rsidP="00B427B4">
      <w:pPr>
        <w:pStyle w:val="ListParagraph"/>
        <w:numPr>
          <w:ilvl w:val="0"/>
          <w:numId w:val="37"/>
        </w:numPr>
        <w:rPr>
          <w:ins w:id="1376" w:author="Author"/>
          <w:noProof/>
        </w:rPr>
      </w:pPr>
      <w:ins w:id="1377" w:author="Author">
        <w:del w:id="1378" w:author="Author">
          <w:r w:rsidDel="00B427B4">
            <w:rPr>
              <w:noProof/>
            </w:rPr>
            <w:delText>Deploys the following infrastructure:</w:delText>
          </w:r>
        </w:del>
        <w:r w:rsidR="00B427B4">
          <w:rPr>
            <w:noProof/>
          </w:rPr>
          <w:t xml:space="preserve">Navigate to </w:t>
        </w:r>
        <w:r w:rsidR="00B427B4" w:rsidRPr="00B91A3C">
          <w:rPr>
            <w:b/>
          </w:rPr>
          <w:t>PowerShell</w:t>
        </w:r>
        <w:r w:rsidR="00B427B4">
          <w:t xml:space="preserve"> editor</w:t>
        </w:r>
      </w:ins>
    </w:p>
    <w:p w14:paraId="16557D58" w14:textId="5C016C52" w:rsidR="00FA5D33" w:rsidRDefault="00454105" w:rsidP="00B427B4">
      <w:pPr>
        <w:pStyle w:val="ListParagraph"/>
        <w:numPr>
          <w:ilvl w:val="0"/>
          <w:numId w:val="37"/>
        </w:numPr>
        <w:rPr>
          <w:ins w:id="1379" w:author="Author"/>
          <w:noProof/>
        </w:rPr>
      </w:pPr>
      <w:ins w:id="1380" w:author="Author">
        <w:r>
          <w:rPr>
            <w:noProof/>
          </w:rPr>
          <w:t>Creat</w:t>
        </w:r>
        <w:r w:rsidR="00DC6EE1">
          <w:rPr>
            <w:noProof/>
          </w:rPr>
          <w:t>e a variable to store the broker URL</w:t>
        </w:r>
        <w:del w:id="1381" w:author="Author">
          <w:r w:rsidDel="00DC6EE1">
            <w:rPr>
              <w:noProof/>
            </w:rPr>
            <w:delText xml:space="preserve">er </w:delText>
          </w:r>
        </w:del>
      </w:ins>
    </w:p>
    <w:p w14:paraId="3DA55A29" w14:textId="757DA353" w:rsidR="00DC6EE1" w:rsidRDefault="00DC6EE1">
      <w:pPr>
        <w:pStyle w:val="ListParagraph"/>
        <w:ind w:left="1440"/>
        <w:rPr>
          <w:ins w:id="1382" w:author="Author"/>
          <w:noProof/>
        </w:rPr>
        <w:pPrChange w:id="1383" w:author="Author">
          <w:pPr>
            <w:pStyle w:val="ListParagraph"/>
            <w:numPr>
              <w:numId w:val="37"/>
            </w:numPr>
            <w:ind w:hanging="360"/>
          </w:pPr>
        </w:pPrChange>
      </w:pPr>
      <w:ins w:id="1384" w:author="Author">
        <w:r w:rsidRPr="00DC6EE1">
          <w:rPr>
            <w:noProof/>
          </w:rPr>
          <w:t>$brokerurl = "https://rdbroker.wvd.microsoft.com"</w:t>
        </w:r>
      </w:ins>
    </w:p>
    <w:p w14:paraId="68AA04C1" w14:textId="2348D6ED" w:rsidR="00DC6EE1" w:rsidRDefault="0018781A" w:rsidP="00B427B4">
      <w:pPr>
        <w:pStyle w:val="ListParagraph"/>
        <w:numPr>
          <w:ilvl w:val="0"/>
          <w:numId w:val="37"/>
        </w:numPr>
        <w:rPr>
          <w:ins w:id="1385" w:author="Author"/>
          <w:noProof/>
        </w:rPr>
      </w:pPr>
      <w:ins w:id="1386" w:author="Author">
        <w:r>
          <w:rPr>
            <w:noProof/>
          </w:rPr>
          <w:t>Connect to the WVD infrastructure</w:t>
        </w:r>
        <w:r w:rsidR="00207714">
          <w:rPr>
            <w:noProof/>
          </w:rPr>
          <w:t xml:space="preserve">. Enter WVD tenant </w:t>
        </w:r>
        <w:del w:id="1387" w:author="Author">
          <w:r w:rsidR="00207714" w:rsidDel="00B774E4">
            <w:rPr>
              <w:noProof/>
            </w:rPr>
            <w:delText>creations</w:delText>
          </w:r>
          <w:r w:rsidR="00DC6EE1" w:rsidDel="00B774E4">
            <w:rPr>
              <w:noProof/>
            </w:rPr>
            <w:delText>d</w:delText>
          </w:r>
        </w:del>
        <w:r w:rsidR="00B774E4">
          <w:rPr>
            <w:noProof/>
          </w:rPr>
          <w:t>credentials</w:t>
        </w:r>
      </w:ins>
    </w:p>
    <w:p w14:paraId="0D678CB1" w14:textId="4D7F5AB4" w:rsidR="0018781A" w:rsidRDefault="0018781A" w:rsidP="0018781A">
      <w:pPr>
        <w:pStyle w:val="ListParagraph"/>
        <w:ind w:left="1440"/>
        <w:rPr>
          <w:ins w:id="1388" w:author="Author"/>
          <w:noProof/>
        </w:rPr>
      </w:pPr>
      <w:ins w:id="1389" w:author="Author">
        <w:r w:rsidRPr="0018781A">
          <w:rPr>
            <w:noProof/>
          </w:rPr>
          <w:t>Add-RdsAccount -DeploymentUrl $brokerurl</w:t>
        </w:r>
      </w:ins>
    </w:p>
    <w:p w14:paraId="29C792B8" w14:textId="6CBD2003" w:rsidR="00B774E4" w:rsidRDefault="00B774E4">
      <w:pPr>
        <w:rPr>
          <w:ins w:id="1390" w:author="Author"/>
          <w:noProof/>
        </w:rPr>
        <w:pPrChange w:id="1391" w:author="Author">
          <w:pPr>
            <w:pStyle w:val="ListParagraph"/>
            <w:numPr>
              <w:numId w:val="37"/>
            </w:numPr>
            <w:ind w:hanging="360"/>
          </w:pPr>
        </w:pPrChange>
      </w:pPr>
      <w:ins w:id="1392" w:author="Author">
        <w:r>
          <w:rPr>
            <w:noProof/>
          </w:rPr>
          <w:tab/>
        </w:r>
        <w:r w:rsidR="00884C0E">
          <w:rPr>
            <w:noProof/>
          </w:rPr>
          <w:drawing>
            <wp:inline distT="0" distB="0" distL="0" distR="0" wp14:anchorId="2E81F9F8" wp14:editId="47D8EB1E">
              <wp:extent cx="6328533" cy="8858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148" cy="886331"/>
                      </a:xfrm>
                      <a:prstGeom prst="rect">
                        <a:avLst/>
                      </a:prstGeom>
                    </pic:spPr>
                  </pic:pic>
                </a:graphicData>
              </a:graphic>
            </wp:inline>
          </w:drawing>
        </w:r>
      </w:ins>
    </w:p>
    <w:p w14:paraId="09810AE1" w14:textId="122BA4A1" w:rsidR="0018781A" w:rsidRDefault="00CB0A1F" w:rsidP="00B427B4">
      <w:pPr>
        <w:pStyle w:val="ListParagraph"/>
        <w:numPr>
          <w:ilvl w:val="0"/>
          <w:numId w:val="37"/>
        </w:numPr>
        <w:rPr>
          <w:ins w:id="1393" w:author="Author"/>
          <w:noProof/>
        </w:rPr>
      </w:pPr>
      <w:ins w:id="1394" w:author="Author">
        <w:r>
          <w:rPr>
            <w:noProof/>
          </w:rPr>
          <w:t xml:space="preserve">Set context to the </w:t>
        </w:r>
        <w:r w:rsidRPr="00835456">
          <w:rPr>
            <w:b/>
            <w:noProof/>
            <w:rPrChange w:id="1395" w:author="Author">
              <w:rPr>
                <w:noProof/>
              </w:rPr>
            </w:rPrChange>
          </w:rPr>
          <w:t>WVD</w:t>
        </w:r>
        <w:r w:rsidR="00835456" w:rsidRPr="00835456">
          <w:rPr>
            <w:b/>
            <w:noProof/>
            <w:rPrChange w:id="1396" w:author="Author">
              <w:rPr>
                <w:noProof/>
              </w:rPr>
            </w:rPrChange>
          </w:rPr>
          <w:t>Validation</w:t>
        </w:r>
        <w:r w:rsidR="00835456">
          <w:rPr>
            <w:noProof/>
          </w:rPr>
          <w:t xml:space="preserve"> tenant group</w:t>
        </w:r>
        <w:del w:id="1397" w:author="Author">
          <w:r w:rsidR="00B774E4" w:rsidDel="00CB0A1F">
            <w:rPr>
              <w:noProof/>
            </w:rPr>
            <w:delText>s</w:delText>
          </w:r>
          <w:r w:rsidR="0018781A" w:rsidDel="00C44D96">
            <w:rPr>
              <w:noProof/>
            </w:rPr>
            <w:delText>2</w:delText>
          </w:r>
        </w:del>
      </w:ins>
    </w:p>
    <w:p w14:paraId="2F577F91" w14:textId="7BE95114" w:rsidR="00835456" w:rsidRDefault="00835456">
      <w:pPr>
        <w:pStyle w:val="ListParagraph"/>
        <w:ind w:left="1440"/>
        <w:rPr>
          <w:ins w:id="1398" w:author="Author"/>
          <w:noProof/>
        </w:rPr>
        <w:pPrChange w:id="1399" w:author="Author">
          <w:pPr>
            <w:pStyle w:val="ListParagraph"/>
            <w:numPr>
              <w:numId w:val="37"/>
            </w:numPr>
            <w:ind w:hanging="360"/>
          </w:pPr>
        </w:pPrChange>
      </w:pPr>
      <w:ins w:id="1400" w:author="Author">
        <w:r w:rsidRPr="00835456">
          <w:rPr>
            <w:noProof/>
          </w:rPr>
          <w:t>Set-RdsContext -TenantGroupName "WVDValidation"</w:t>
        </w:r>
      </w:ins>
    </w:p>
    <w:p w14:paraId="79010EF4" w14:textId="432D5F89" w:rsidR="00835456" w:rsidDel="000B18F5" w:rsidRDefault="00835456">
      <w:pPr>
        <w:pStyle w:val="ListParagraph"/>
        <w:numPr>
          <w:ilvl w:val="0"/>
          <w:numId w:val="37"/>
        </w:numPr>
        <w:rPr>
          <w:ins w:id="1401" w:author="Author"/>
          <w:del w:id="1402" w:author="Author"/>
          <w:noProof/>
        </w:rPr>
        <w:pPrChange w:id="1403" w:author="Author">
          <w:pPr/>
        </w:pPrChange>
      </w:pPr>
      <w:ins w:id="1404" w:author="Author">
        <w:del w:id="1405" w:author="Author">
          <w:r w:rsidDel="000B18F5">
            <w:rPr>
              <w:noProof/>
            </w:rPr>
            <w:delText>s</w:delText>
          </w:r>
        </w:del>
      </w:ins>
    </w:p>
    <w:p w14:paraId="31ED163C" w14:textId="087B9136" w:rsidR="00AA78A5" w:rsidDel="000B18F5" w:rsidRDefault="00AA78A5">
      <w:pPr>
        <w:pStyle w:val="ListParagraph"/>
        <w:numPr>
          <w:ilvl w:val="0"/>
          <w:numId w:val="33"/>
        </w:numPr>
        <w:rPr>
          <w:ins w:id="1406" w:author="Author"/>
          <w:del w:id="1407" w:author="Author"/>
          <w:noProof/>
        </w:rPr>
        <w:pPrChange w:id="1408" w:author="Author">
          <w:pPr/>
        </w:pPrChange>
      </w:pPr>
      <w:ins w:id="1409" w:author="Author">
        <w:del w:id="1410" w:author="Author">
          <w:r w:rsidDel="000B18F5">
            <w:rPr>
              <w:noProof/>
            </w:rPr>
            <w:delText>Virtual Network</w:delText>
          </w:r>
        </w:del>
      </w:ins>
    </w:p>
    <w:p w14:paraId="6F7AD449" w14:textId="19E3419E" w:rsidR="00AA78A5" w:rsidDel="000B18F5" w:rsidRDefault="00AA78A5">
      <w:pPr>
        <w:pStyle w:val="ListParagraph"/>
        <w:numPr>
          <w:ilvl w:val="0"/>
          <w:numId w:val="33"/>
        </w:numPr>
        <w:rPr>
          <w:ins w:id="1411" w:author="Author"/>
          <w:del w:id="1412" w:author="Author"/>
          <w:noProof/>
        </w:rPr>
        <w:pPrChange w:id="1413" w:author="Author">
          <w:pPr/>
        </w:pPrChange>
      </w:pPr>
      <w:ins w:id="1414" w:author="Author">
        <w:del w:id="1415" w:author="Author">
          <w:r w:rsidDel="000B18F5">
            <w:rPr>
              <w:noProof/>
            </w:rPr>
            <w:delText>1 subnet</w:delText>
          </w:r>
        </w:del>
      </w:ins>
    </w:p>
    <w:p w14:paraId="562EE237" w14:textId="790A3548" w:rsidR="00AA78A5" w:rsidDel="000B18F5" w:rsidRDefault="00AA78A5">
      <w:pPr>
        <w:pStyle w:val="ListParagraph"/>
        <w:numPr>
          <w:ilvl w:val="0"/>
          <w:numId w:val="33"/>
        </w:numPr>
        <w:rPr>
          <w:ins w:id="1416" w:author="Author"/>
          <w:del w:id="1417" w:author="Author"/>
          <w:noProof/>
        </w:rPr>
        <w:pPrChange w:id="1418" w:author="Author">
          <w:pPr/>
        </w:pPrChange>
      </w:pPr>
      <w:ins w:id="1419" w:author="Author">
        <w:del w:id="1420" w:author="Author">
          <w:r w:rsidDel="000B18F5">
            <w:rPr>
              <w:noProof/>
            </w:rPr>
            <w:delText xml:space="preserve">1 Network Security Groups </w:delText>
          </w:r>
        </w:del>
      </w:ins>
    </w:p>
    <w:p w14:paraId="5FA92ED2" w14:textId="255BADA0" w:rsidR="00AA78A5" w:rsidDel="000B18F5" w:rsidRDefault="00AA78A5">
      <w:pPr>
        <w:pStyle w:val="ListParagraph"/>
        <w:numPr>
          <w:ilvl w:val="0"/>
          <w:numId w:val="33"/>
        </w:numPr>
        <w:rPr>
          <w:ins w:id="1421" w:author="Author"/>
          <w:del w:id="1422" w:author="Author"/>
          <w:noProof/>
        </w:rPr>
        <w:pPrChange w:id="1423" w:author="Author">
          <w:pPr/>
        </w:pPrChange>
      </w:pPr>
      <w:ins w:id="1424" w:author="Author">
        <w:del w:id="1425" w:author="Author">
          <w:r w:rsidDel="000B18F5">
            <w:rPr>
              <w:noProof/>
            </w:rPr>
            <w:delText>AD - permits AD traffic, RDP incoming to network; limits DMZ access</w:delText>
          </w:r>
        </w:del>
      </w:ins>
    </w:p>
    <w:p w14:paraId="78761C21" w14:textId="037BE9B8" w:rsidR="00AA78A5" w:rsidDel="000B18F5" w:rsidRDefault="00AA78A5">
      <w:pPr>
        <w:pStyle w:val="ListParagraph"/>
        <w:numPr>
          <w:ilvl w:val="0"/>
          <w:numId w:val="33"/>
        </w:numPr>
        <w:rPr>
          <w:ins w:id="1426" w:author="Author"/>
          <w:del w:id="1427" w:author="Author"/>
          <w:noProof/>
        </w:rPr>
        <w:pPrChange w:id="1428" w:author="Author">
          <w:pPr/>
        </w:pPrChange>
      </w:pPr>
      <w:ins w:id="1429" w:author="Author">
        <w:del w:id="1430" w:author="Author">
          <w:r w:rsidDel="000B18F5">
            <w:rPr>
              <w:noProof/>
            </w:rPr>
            <w:delText>Public IP Address</w:delText>
          </w:r>
        </w:del>
      </w:ins>
    </w:p>
    <w:p w14:paraId="66222921" w14:textId="027BAE4F" w:rsidR="00AA78A5" w:rsidDel="000B18F5" w:rsidRDefault="00AA78A5">
      <w:pPr>
        <w:pStyle w:val="ListParagraph"/>
        <w:numPr>
          <w:ilvl w:val="0"/>
          <w:numId w:val="33"/>
        </w:numPr>
        <w:rPr>
          <w:ins w:id="1431" w:author="Author"/>
          <w:del w:id="1432" w:author="Author"/>
          <w:noProof/>
        </w:rPr>
        <w:pPrChange w:id="1433" w:author="Author">
          <w:pPr/>
        </w:pPrChange>
      </w:pPr>
      <w:ins w:id="1434" w:author="Author">
        <w:del w:id="1435" w:author="Author">
          <w:r w:rsidDel="000B18F5">
            <w:rPr>
              <w:noProof/>
            </w:rPr>
            <w:delText xml:space="preserve">AD VM </w:delText>
          </w:r>
        </w:del>
      </w:ins>
    </w:p>
    <w:p w14:paraId="4790BCAA" w14:textId="052E8356" w:rsidR="00AA78A5" w:rsidDel="0014217B" w:rsidRDefault="00AA78A5">
      <w:pPr>
        <w:pStyle w:val="ListParagraph"/>
        <w:numPr>
          <w:ilvl w:val="0"/>
          <w:numId w:val="33"/>
        </w:numPr>
        <w:rPr>
          <w:ins w:id="1436" w:author="Author"/>
          <w:del w:id="1437" w:author="Author"/>
          <w:noProof/>
        </w:rPr>
        <w:pPrChange w:id="1438" w:author="Author">
          <w:pPr/>
        </w:pPrChange>
      </w:pPr>
      <w:ins w:id="1439" w:author="Author">
        <w:del w:id="1440" w:author="Author">
          <w:r w:rsidDel="0014217B">
            <w:rPr>
              <w:noProof/>
            </w:rPr>
            <w:delText>DSC installs AD</w:delText>
          </w:r>
        </w:del>
      </w:ins>
    </w:p>
    <w:p w14:paraId="16A2B242" w14:textId="630B1380" w:rsidR="00AA78A5" w:rsidDel="0014217B" w:rsidRDefault="00AA78A5">
      <w:pPr>
        <w:pStyle w:val="ListParagraph"/>
        <w:numPr>
          <w:ilvl w:val="0"/>
          <w:numId w:val="33"/>
        </w:numPr>
        <w:rPr>
          <w:ins w:id="1441" w:author="Author"/>
          <w:del w:id="1442" w:author="Author"/>
          <w:noProof/>
        </w:rPr>
        <w:pPrChange w:id="1443" w:author="Author">
          <w:pPr/>
        </w:pPrChange>
      </w:pPr>
      <w:ins w:id="1444" w:author="Author">
        <w:del w:id="1445" w:author="Author">
          <w:r w:rsidDel="0014217B">
            <w:rPr>
              <w:noProof/>
            </w:rPr>
            <w:delText>The Azure vNet is updated with a custom DNS entry pointing to the DC</w:delText>
          </w:r>
        </w:del>
      </w:ins>
    </w:p>
    <w:p w14:paraId="7A9D420C" w14:textId="56159DB9" w:rsidR="00AA78A5" w:rsidDel="0014217B" w:rsidRDefault="00AA78A5">
      <w:pPr>
        <w:pStyle w:val="ListParagraph"/>
        <w:numPr>
          <w:ilvl w:val="0"/>
          <w:numId w:val="33"/>
        </w:numPr>
        <w:rPr>
          <w:ins w:id="1446" w:author="Author"/>
          <w:del w:id="1447" w:author="Author"/>
          <w:noProof/>
        </w:rPr>
        <w:pPrChange w:id="1448" w:author="Author">
          <w:pPr/>
        </w:pPrChange>
      </w:pPr>
      <w:ins w:id="1449" w:author="Author">
        <w:del w:id="1450" w:author="Author">
          <w:r w:rsidDel="0014217B">
            <w:rPr>
              <w:noProof/>
            </w:rPr>
            <w:delText>Test users are created in the local AD by passing in an array. There is an array sample set as the default value in the deployment template.</w:delText>
          </w:r>
        </w:del>
      </w:ins>
    </w:p>
    <w:p w14:paraId="7B837172" w14:textId="14D664F6" w:rsidR="00AA78A5" w:rsidDel="0014217B" w:rsidRDefault="00AA78A5">
      <w:pPr>
        <w:pStyle w:val="ListParagraph"/>
        <w:numPr>
          <w:ilvl w:val="0"/>
          <w:numId w:val="33"/>
        </w:numPr>
        <w:rPr>
          <w:del w:id="1451" w:author="Author"/>
          <w:noProof/>
        </w:rPr>
        <w:pPrChange w:id="1452" w:author="Author">
          <w:pPr/>
        </w:pPrChange>
      </w:pPr>
      <w:ins w:id="1453" w:author="Author">
        <w:del w:id="1454" w:author="Author">
          <w:r w:rsidDel="0014217B">
            <w:rPr>
              <w:noProof/>
            </w:rPr>
            <w:delText>Azure Active Directory Connect is installed and available to configure.</w:delText>
          </w:r>
        </w:del>
      </w:ins>
    </w:p>
    <w:p w14:paraId="22F6B763" w14:textId="64F7DFF5" w:rsidR="00273E3D" w:rsidRPr="007737A6" w:rsidDel="0014217B" w:rsidRDefault="007737A6" w:rsidP="007C77F0">
      <w:pPr>
        <w:pStyle w:val="Heading2"/>
        <w:rPr>
          <w:del w:id="1455" w:author="Author"/>
          <w:rFonts w:eastAsia="Times New Roman"/>
          <w:iCs/>
          <w:sz w:val="28"/>
          <w:szCs w:val="22"/>
        </w:rPr>
      </w:pPr>
      <w:del w:id="1456" w:author="Author">
        <w:r w:rsidRPr="007737A6" w:rsidDel="0014217B">
          <w:rPr>
            <w:rFonts w:eastAsia="Times New Roman"/>
            <w:iCs/>
            <w:sz w:val="28"/>
            <w:szCs w:val="22"/>
          </w:rPr>
          <w:delText>Task</w:delText>
        </w:r>
        <w:r w:rsidR="00273E3D" w:rsidRPr="007737A6" w:rsidDel="0014217B">
          <w:rPr>
            <w:rFonts w:eastAsia="Times New Roman"/>
            <w:iCs/>
            <w:sz w:val="28"/>
            <w:szCs w:val="22"/>
          </w:rPr>
          <w:delText xml:space="preserve"> 1: Remote lab access</w:delText>
        </w:r>
      </w:del>
      <w:ins w:id="1457" w:author="Author">
        <w:del w:id="1458" w:author="Author">
          <w:r w:rsidR="008D3D5A" w:rsidDel="0014217B">
            <w:rPr>
              <w:rFonts w:eastAsia="Times New Roman"/>
              <w:iCs/>
              <w:sz w:val="28"/>
              <w:szCs w:val="22"/>
            </w:rPr>
            <w:delText xml:space="preserve">Deploying the ARM template into AIRS </w:delText>
          </w:r>
          <w:r w:rsidR="007C77F0" w:rsidDel="0014217B">
            <w:rPr>
              <w:rFonts w:eastAsia="Times New Roman"/>
              <w:iCs/>
              <w:sz w:val="28"/>
              <w:szCs w:val="22"/>
            </w:rPr>
            <w:delText xml:space="preserve">the </w:delText>
          </w:r>
          <w:r w:rsidR="008D3D5A" w:rsidDel="0014217B">
            <w:rPr>
              <w:rFonts w:eastAsia="Times New Roman"/>
              <w:iCs/>
              <w:sz w:val="28"/>
              <w:szCs w:val="22"/>
            </w:rPr>
            <w:delText>subscription</w:delText>
          </w:r>
        </w:del>
      </w:ins>
    </w:p>
    <w:p w14:paraId="38DA9EC5" w14:textId="03F9DBA8" w:rsidR="007737A6" w:rsidDel="0014217B" w:rsidRDefault="00273E3D">
      <w:pPr>
        <w:pStyle w:val="Heading2"/>
        <w:rPr>
          <w:del w:id="1459" w:author="Author"/>
          <w:noProof/>
        </w:rPr>
        <w:pPrChange w:id="1460" w:author="Author">
          <w:pPr/>
        </w:pPrChange>
      </w:pPr>
      <w:del w:id="1461" w:author="Author">
        <w:r w:rsidDel="0014217B">
          <w:rPr>
            <w:noProof/>
          </w:rPr>
          <w:tab/>
        </w:r>
      </w:del>
    </w:p>
    <w:tbl>
      <w:tblPr>
        <w:tblStyle w:val="CitrixTable"/>
        <w:tblW w:w="0" w:type="auto"/>
        <w:jc w:val="left"/>
        <w:tblLayout w:type="fixed"/>
        <w:tblLook w:val="04A0" w:firstRow="1" w:lastRow="0" w:firstColumn="1" w:lastColumn="0" w:noHBand="0" w:noVBand="1"/>
      </w:tblPr>
      <w:tblGrid>
        <w:gridCol w:w="745"/>
        <w:gridCol w:w="8856"/>
      </w:tblGrid>
      <w:tr w:rsidR="007737A6" w:rsidRPr="00403B46" w:rsidDel="0014217B" w14:paraId="704F80EB" w14:textId="6FE9AED3" w:rsidTr="00726818">
        <w:trPr>
          <w:cnfStyle w:val="100000000000" w:firstRow="1" w:lastRow="0" w:firstColumn="0" w:lastColumn="0" w:oddVBand="0" w:evenVBand="0" w:oddHBand="0" w:evenHBand="0" w:firstRowFirstColumn="0" w:firstRowLastColumn="0" w:lastRowFirstColumn="0" w:lastRowLastColumn="0"/>
          <w:tblHeader/>
          <w:jc w:val="left"/>
          <w:del w:id="1462" w:author="Author"/>
        </w:trPr>
        <w:tc>
          <w:tcPr>
            <w:tcW w:w="745" w:type="dxa"/>
          </w:tcPr>
          <w:p w14:paraId="3609C315" w14:textId="0852E7C9" w:rsidR="007737A6" w:rsidRPr="00403B46" w:rsidDel="0014217B" w:rsidRDefault="007737A6" w:rsidP="00AB5A83">
            <w:pPr>
              <w:rPr>
                <w:del w:id="1463" w:author="Author"/>
              </w:rPr>
            </w:pPr>
            <w:del w:id="1464" w:author="Author">
              <w:r w:rsidRPr="00403B46" w:rsidDel="0014217B">
                <w:delText>Step</w:delText>
              </w:r>
            </w:del>
          </w:p>
        </w:tc>
        <w:tc>
          <w:tcPr>
            <w:tcW w:w="8856" w:type="dxa"/>
          </w:tcPr>
          <w:p w14:paraId="2F8DDC77" w14:textId="69013F63" w:rsidR="007737A6" w:rsidRPr="00403B46" w:rsidDel="0014217B" w:rsidRDefault="007737A6" w:rsidP="00AB5A83">
            <w:pPr>
              <w:rPr>
                <w:del w:id="1465" w:author="Author"/>
              </w:rPr>
            </w:pPr>
            <w:del w:id="1466" w:author="Author">
              <w:r w:rsidRPr="00403B46" w:rsidDel="0014217B">
                <w:delText>Action</w:delText>
              </w:r>
            </w:del>
          </w:p>
        </w:tc>
      </w:tr>
      <w:tr w:rsidR="007737A6" w:rsidDel="0014217B" w14:paraId="777095A2" w14:textId="5D93036A" w:rsidTr="00726818">
        <w:trPr>
          <w:cnfStyle w:val="000000100000" w:firstRow="0" w:lastRow="0" w:firstColumn="0" w:lastColumn="0" w:oddVBand="0" w:evenVBand="0" w:oddHBand="1" w:evenHBand="0" w:firstRowFirstColumn="0" w:firstRowLastColumn="0" w:lastRowFirstColumn="0" w:lastRowLastColumn="0"/>
          <w:jc w:val="left"/>
          <w:del w:id="1467" w:author="Author"/>
        </w:trPr>
        <w:tc>
          <w:tcPr>
            <w:tcW w:w="745" w:type="dxa"/>
          </w:tcPr>
          <w:p w14:paraId="3511A059" w14:textId="72E4CA23" w:rsidR="007737A6" w:rsidDel="0014217B" w:rsidRDefault="007737A6" w:rsidP="007737A6">
            <w:pPr>
              <w:pStyle w:val="ListParagraph"/>
              <w:numPr>
                <w:ilvl w:val="0"/>
                <w:numId w:val="30"/>
              </w:numPr>
              <w:spacing w:before="20"/>
              <w:rPr>
                <w:del w:id="1468" w:author="Author"/>
              </w:rPr>
            </w:pPr>
          </w:p>
        </w:tc>
        <w:tc>
          <w:tcPr>
            <w:tcW w:w="8856" w:type="dxa"/>
          </w:tcPr>
          <w:p w14:paraId="56E47088" w14:textId="48FECA4C" w:rsidR="007737A6" w:rsidRPr="007737A6" w:rsidDel="0014217B" w:rsidRDefault="00327CB0" w:rsidP="007737A6">
            <w:pPr>
              <w:rPr>
                <w:del w:id="1469" w:author="Author"/>
                <w:noProof/>
              </w:rPr>
            </w:pPr>
            <w:ins w:id="1470" w:author="Author">
              <w:del w:id="1471" w:author="Author">
                <w:r w:rsidDel="0014217B">
                  <w:rPr>
                    <w:noProof/>
                  </w:rPr>
                  <w:delText>Using Edge or your preferred b</w:delText>
                </w:r>
                <w:r w:rsidR="00CE127D" w:rsidDel="0014217B">
                  <w:rPr>
                    <w:noProof/>
                  </w:rPr>
                  <w:delText xml:space="preserve">rowser, </w:delText>
                </w:r>
                <w:r w:rsidDel="0014217B">
                  <w:rPr>
                    <w:noProof/>
                  </w:rPr>
                  <w:delText>o</w:delText>
                </w:r>
              </w:del>
            </w:ins>
            <w:del w:id="1472" w:author="Author">
              <w:r w:rsidR="007737A6" w:rsidRPr="007737A6" w:rsidDel="0014217B">
                <w:rPr>
                  <w:noProof/>
                </w:rPr>
                <w:delText xml:space="preserve">Launch the Remote Desktop Connection client and connect to </w:delText>
              </w:r>
              <w:r w:rsidR="007737A6" w:rsidRPr="00726818" w:rsidDel="0014217B">
                <w:rPr>
                  <w:b/>
                  <w:noProof/>
                </w:rPr>
                <w:delText>CitrixUserXX.westus.cloudapp.azure.com</w:delText>
              </w:r>
              <w:r w:rsidR="007737A6" w:rsidRPr="007737A6" w:rsidDel="0014217B">
                <w:rPr>
                  <w:noProof/>
                </w:rPr>
                <w:delText xml:space="preserve"> on the default RDP port 3389. Where </w:delText>
              </w:r>
              <w:r w:rsidR="007737A6" w:rsidRPr="00726818" w:rsidDel="0014217B">
                <w:rPr>
                  <w:b/>
                  <w:noProof/>
                </w:rPr>
                <w:delText>XX</w:delText>
              </w:r>
              <w:r w:rsidR="007737A6" w:rsidRPr="007737A6" w:rsidDel="0014217B">
                <w:rPr>
                  <w:noProof/>
                </w:rPr>
                <w:delText xml:space="preserve"> represents your assigned lab number.</w:delText>
              </w:r>
            </w:del>
            <w:ins w:id="1473" w:author="Author">
              <w:del w:id="1474" w:author="Author">
                <w:r w:rsidR="00397CF3" w:rsidDel="0014217B">
                  <w:rPr>
                    <w:noProof/>
                  </w:rPr>
                  <w:delText xml:space="preserve"> </w:delText>
                </w:r>
                <w:r w:rsidR="00BF744F" w:rsidDel="0014217B">
                  <w:rPr>
                    <w:noProof/>
                  </w:rPr>
                  <w:delText>This is the jumper machine</w:delText>
                </w:r>
                <w:r w:rsidR="00F359F8" w:rsidDel="0014217B">
                  <w:rPr>
                    <w:noProof/>
                  </w:rPr>
                  <w:delText xml:space="preserve"> CTX-MGMT public DNS name</w:delText>
                </w:r>
                <w:r w:rsidR="00BF744F" w:rsidDel="0014217B">
                  <w:rPr>
                    <w:noProof/>
                  </w:rPr>
                  <w:delText xml:space="preserve"> that all the lab work will be accesed from</w:delText>
                </w:r>
                <w:r w:rsidR="00F359F8" w:rsidDel="0014217B">
                  <w:rPr>
                    <w:noProof/>
                  </w:rPr>
                  <w:delText xml:space="preserve">. </w:delText>
                </w:r>
                <w:r w:rsidR="00397CF3" w:rsidDel="0014217B">
                  <w:rPr>
                    <w:noProof/>
                  </w:rPr>
                  <w:delText>You can also find the mgmt</w:delText>
                </w:r>
                <w:r w:rsidR="00047C07" w:rsidDel="0014217B">
                  <w:rPr>
                    <w:noProof/>
                  </w:rPr>
                  <w:delText>CTX-MGMT DNS</w:delText>
                </w:r>
                <w:r w:rsidR="00397CF3" w:rsidDel="0014217B">
                  <w:rPr>
                    <w:noProof/>
                  </w:rPr>
                  <w:delText xml:space="preserve"> machine name in the Azure porta</w:delText>
                </w:r>
                <w:r w:rsidR="00F359F8" w:rsidDel="0014217B">
                  <w:rPr>
                    <w:noProof/>
                  </w:rPr>
                  <w:delText>l as well</w:delText>
                </w:r>
                <w:r w:rsidR="00541614" w:rsidDel="0014217B">
                  <w:rPr>
                    <w:noProof/>
                  </w:rPr>
                  <w:delText xml:space="preserve"> go to </w:delText>
                </w:r>
                <w:r w:rsidR="00541614" w:rsidRPr="00940BDA" w:rsidDel="0014217B">
                  <w:rPr>
                    <w:b/>
                    <w:noProof/>
                    <w:rPrChange w:id="1475" w:author="Author">
                      <w:rPr>
                        <w:noProof/>
                      </w:rPr>
                    </w:rPrChange>
                  </w:rPr>
                  <w:delText>VMs</w:delText>
                </w:r>
                <w:r w:rsidR="00541614" w:rsidRPr="00940BDA" w:rsidDel="0014217B">
                  <w:rPr>
                    <w:b/>
                    <w:noProof/>
                    <w:rPrChange w:id="1476" w:author="Author">
                      <w:rPr>
                        <w:noProof/>
                      </w:rPr>
                    </w:rPrChange>
                  </w:rPr>
                  <w:sym w:font="Wingdings" w:char="F0E0"/>
                </w:r>
                <w:r w:rsidR="00940BDA" w:rsidRPr="00940BDA" w:rsidDel="0014217B">
                  <w:rPr>
                    <w:b/>
                    <w:noProof/>
                    <w:rPrChange w:id="1477" w:author="Author">
                      <w:rPr>
                        <w:noProof/>
                      </w:rPr>
                    </w:rPrChange>
                  </w:rPr>
                  <w:delText xml:space="preserve"> CTX-MGMT</w:delText>
                </w:r>
                <w:r w:rsidR="00940BDA" w:rsidRPr="00940BDA" w:rsidDel="0014217B">
                  <w:rPr>
                    <w:b/>
                    <w:noProof/>
                    <w:rPrChange w:id="1478" w:author="Author">
                      <w:rPr>
                        <w:noProof/>
                      </w:rPr>
                    </w:rPrChange>
                  </w:rPr>
                  <w:sym w:font="Wingdings" w:char="F0E0"/>
                </w:r>
                <w:r w:rsidR="00940BDA" w:rsidRPr="00940BDA" w:rsidDel="0014217B">
                  <w:rPr>
                    <w:b/>
                    <w:noProof/>
                    <w:rPrChange w:id="1479" w:author="Author">
                      <w:rPr>
                        <w:noProof/>
                      </w:rPr>
                    </w:rPrChange>
                  </w:rPr>
                  <w:delText>Overview</w:delText>
                </w:r>
                <w:r w:rsidR="00940BDA" w:rsidDel="0014217B">
                  <w:rPr>
                    <w:noProof/>
                  </w:rPr>
                  <w:delText xml:space="preserve"> and locate the DNS name.</w:delText>
                </w:r>
                <w:r w:rsidR="00397CF3" w:rsidDel="0014217B">
                  <w:rPr>
                    <w:noProof/>
                  </w:rPr>
                  <w:delText>;</w:delText>
                </w:r>
              </w:del>
            </w:ins>
          </w:p>
          <w:p w14:paraId="14BE06BF" w14:textId="082E0B4E" w:rsidR="007737A6" w:rsidDel="0014217B" w:rsidRDefault="007737A6" w:rsidP="007737A6">
            <w:pPr>
              <w:rPr>
                <w:del w:id="1480" w:author="Author"/>
                <w:noProof/>
              </w:rPr>
            </w:pPr>
            <w:del w:id="1481" w:author="Author">
              <w:r w:rsidDel="0014217B">
                <w:rPr>
                  <w:noProof/>
                </w:rPr>
                <w:delText xml:space="preserve">Use the domain administrator credential </w:delText>
              </w:r>
              <w:r w:rsidRPr="006F1796" w:rsidDel="0014217B">
                <w:rPr>
                  <w:b/>
                  <w:noProof/>
                </w:rPr>
                <w:delText>XAonAzure\Ctx-admin</w:delText>
              </w:r>
              <w:r w:rsidDel="0014217B">
                <w:rPr>
                  <w:noProof/>
                </w:rPr>
                <w:delText xml:space="preserve"> with a password of </w:delText>
              </w:r>
              <w:r w:rsidDel="0014217B">
                <w:rPr>
                  <w:b/>
                  <w:noProof/>
                </w:rPr>
                <w:delText>C1tr1x0n@zure!</w:delText>
              </w:r>
              <w:r w:rsidDel="0014217B">
                <w:rPr>
                  <w:noProof/>
                </w:rPr>
                <w:delText xml:space="preserve"> credentials provided earlier.</w:delText>
              </w:r>
              <w:r w:rsidR="00726818" w:rsidDel="0014217B">
                <w:rPr>
                  <w:noProof/>
                </w:rPr>
                <w:delText xml:space="preserve"> Click </w:delText>
              </w:r>
              <w:r w:rsidR="00726818" w:rsidRPr="00726818" w:rsidDel="0014217B">
                <w:rPr>
                  <w:b/>
                  <w:noProof/>
                </w:rPr>
                <w:delText>Connect</w:delText>
              </w:r>
              <w:r w:rsidR="00726818" w:rsidDel="0014217B">
                <w:rPr>
                  <w:noProof/>
                </w:rPr>
                <w:delText>.</w:delText>
              </w:r>
            </w:del>
            <w:ins w:id="1482" w:author="Author">
              <w:del w:id="1483" w:author="Author">
                <w:r w:rsidR="00CE127D" w:rsidDel="0014217B">
                  <w:rPr>
                    <w:noProof/>
                  </w:rPr>
                  <w:delText>l</w:delText>
                </w:r>
                <w:r w:rsidR="008D3D5A" w:rsidDel="0014217B">
                  <w:rPr>
                    <w:noProof/>
                  </w:rPr>
                  <w:delText xml:space="preserve">Login to the </w:delText>
                </w:r>
                <w:r w:rsidR="00AC24FA" w:rsidDel="0014217B">
                  <w:rPr>
                    <w:noProof/>
                  </w:rPr>
                  <w:fldChar w:fldCharType="begin"/>
                </w:r>
                <w:r w:rsidR="00AC24FA" w:rsidDel="0014217B">
                  <w:rPr>
                    <w:noProof/>
                  </w:rPr>
                  <w:delInstrText xml:space="preserve"> HYPERLINK "https://portal.azure.com" </w:delInstrText>
                </w:r>
                <w:r w:rsidR="00AC24FA" w:rsidDel="0014217B">
                  <w:rPr>
                    <w:noProof/>
                  </w:rPr>
                  <w:fldChar w:fldCharType="separate"/>
                </w:r>
                <w:r w:rsidR="008D3D5A" w:rsidRPr="00AC24FA" w:rsidDel="0014217B">
                  <w:rPr>
                    <w:rStyle w:val="Hyperlink"/>
                    <w:noProof/>
                  </w:rPr>
                  <w:delText>Azure portal</w:delText>
                </w:r>
                <w:r w:rsidR="00AC24FA" w:rsidDel="0014217B">
                  <w:rPr>
                    <w:noProof/>
                  </w:rPr>
                  <w:fldChar w:fldCharType="end"/>
                </w:r>
                <w:r w:rsidR="008D3D5A" w:rsidDel="0014217B">
                  <w:rPr>
                    <w:noProof/>
                  </w:rPr>
                  <w:delText xml:space="preserve"> as your MS alias</w:delText>
                </w:r>
                <w:r w:rsidR="00CE127D" w:rsidDel="0014217B">
                  <w:rPr>
                    <w:noProof/>
                  </w:rPr>
                  <w:delText xml:space="preserve"> (username@microsoft.com)</w:delText>
                </w:r>
                <w:r w:rsidR="00AC24FA" w:rsidDel="0014217B">
                  <w:rPr>
                    <w:noProof/>
                  </w:rPr>
                  <w:delText xml:space="preserve"> to access your AIRS subscription.</w:delText>
                </w:r>
              </w:del>
            </w:ins>
          </w:p>
          <w:p w14:paraId="150EE4EA" w14:textId="227780C0" w:rsidR="00726818" w:rsidRPr="007737A6" w:rsidDel="0014217B" w:rsidRDefault="00726818" w:rsidP="007737A6">
            <w:pPr>
              <w:pStyle w:val="Body"/>
              <w:rPr>
                <w:del w:id="1484" w:author="Author"/>
                <w:noProof/>
              </w:rPr>
            </w:pPr>
            <w:del w:id="1485" w:author="Author">
              <w:r w:rsidDel="0014217B">
                <w:rPr>
                  <w:noProof/>
                </w:rPr>
                <w:drawing>
                  <wp:inline distT="0" distB="0" distL="0" distR="0" wp14:anchorId="75AA77A9" wp14:editId="4B57FE2C">
                    <wp:extent cx="3790315" cy="4414274"/>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2254" cy="4416532"/>
                            </a:xfrm>
                            <a:prstGeom prst="rect">
                              <a:avLst/>
                            </a:prstGeom>
                          </pic:spPr>
                        </pic:pic>
                      </a:graphicData>
                    </a:graphic>
                  </wp:inline>
                </w:drawing>
              </w:r>
            </w:del>
          </w:p>
        </w:tc>
      </w:tr>
      <w:tr w:rsidR="007737A6" w:rsidDel="0014217B" w14:paraId="23612E52" w14:textId="60F6A5AC" w:rsidTr="00726818">
        <w:trPr>
          <w:cnfStyle w:val="000000010000" w:firstRow="0" w:lastRow="0" w:firstColumn="0" w:lastColumn="0" w:oddVBand="0" w:evenVBand="0" w:oddHBand="0" w:evenHBand="1" w:firstRowFirstColumn="0" w:firstRowLastColumn="0" w:lastRowFirstColumn="0" w:lastRowLastColumn="0"/>
          <w:jc w:val="left"/>
          <w:del w:id="1486" w:author="Author"/>
        </w:trPr>
        <w:tc>
          <w:tcPr>
            <w:tcW w:w="745" w:type="dxa"/>
          </w:tcPr>
          <w:p w14:paraId="352963A2" w14:textId="6BF6E627" w:rsidR="007737A6" w:rsidDel="0014217B" w:rsidRDefault="007737A6" w:rsidP="007737A6">
            <w:pPr>
              <w:pStyle w:val="ListParagraph"/>
              <w:numPr>
                <w:ilvl w:val="0"/>
                <w:numId w:val="30"/>
              </w:numPr>
              <w:spacing w:before="20"/>
              <w:rPr>
                <w:del w:id="1487" w:author="Author"/>
              </w:rPr>
            </w:pPr>
          </w:p>
        </w:tc>
        <w:tc>
          <w:tcPr>
            <w:tcW w:w="8856" w:type="dxa"/>
          </w:tcPr>
          <w:p w14:paraId="1B153D88" w14:textId="41674E02" w:rsidR="007737A6" w:rsidDel="0014217B" w:rsidRDefault="00D62F06" w:rsidP="00AB5A83">
            <w:pPr>
              <w:pStyle w:val="Body"/>
              <w:rPr>
                <w:del w:id="1488" w:author="Author"/>
                <w:noProof/>
              </w:rPr>
            </w:pPr>
            <w:ins w:id="1489" w:author="Author">
              <w:del w:id="1490" w:author="Author">
                <w:r w:rsidDel="0014217B">
                  <w:rPr>
                    <w:noProof/>
                  </w:rPr>
                  <w:delText xml:space="preserve">In your browser open a second tab and paste in the link </w:delText>
                </w:r>
                <w:r w:rsidR="00DB5351" w:rsidDel="0014217B">
                  <w:rPr>
                    <w:noProof/>
                  </w:rPr>
                  <w:delText xml:space="preserve">for the ARM </w:delText>
                </w:r>
                <w:r w:rsidDel="0014217B">
                  <w:rPr>
                    <w:noProof/>
                  </w:rPr>
                  <w:delText>for the National CSA</w:delText>
                </w:r>
              </w:del>
            </w:ins>
            <w:del w:id="1491" w:author="Author">
              <w:r w:rsidR="007737A6" w:rsidRPr="007737A6" w:rsidDel="0014217B">
                <w:rPr>
                  <w:noProof/>
                </w:rPr>
                <w:delText>Once connected you should see a desktop that looks like the following</w:delText>
              </w:r>
            </w:del>
          </w:p>
          <w:p w14:paraId="3B0F2E89" w14:textId="3550808D" w:rsidR="00DB5351" w:rsidDel="0014217B" w:rsidRDefault="00DB5351" w:rsidP="007737A6">
            <w:pPr>
              <w:rPr>
                <w:ins w:id="1492" w:author="Author"/>
                <w:del w:id="1493" w:author="Author"/>
                <w:noProof/>
              </w:rPr>
            </w:pPr>
            <w:ins w:id="1494" w:author="Author">
              <w:del w:id="1495" w:author="Author">
                <w:r w:rsidRPr="00DB5351" w:rsidDel="0014217B">
                  <w:rPr>
                    <w:noProof/>
                  </w:rPr>
                  <w:delText>https://github.com/Microsoft/aad-hybrid-lab</w:delText>
                </w:r>
              </w:del>
            </w:ins>
          </w:p>
          <w:p w14:paraId="190ED34E" w14:textId="6C60839A" w:rsidR="00A508DE" w:rsidDel="0014217B" w:rsidRDefault="00A508DE" w:rsidP="007737A6">
            <w:pPr>
              <w:rPr>
                <w:ins w:id="1496" w:author="Author"/>
                <w:del w:id="1497" w:author="Author"/>
                <w:noProof/>
              </w:rPr>
            </w:pPr>
          </w:p>
          <w:p w14:paraId="131A3B64" w14:textId="7715A0D7" w:rsidR="000D2DE4" w:rsidDel="0014217B" w:rsidRDefault="000D2DE4" w:rsidP="007737A6">
            <w:pPr>
              <w:rPr>
                <w:ins w:id="1498" w:author="Author"/>
                <w:del w:id="1499" w:author="Author"/>
                <w:noProof/>
              </w:rPr>
            </w:pPr>
            <w:ins w:id="1500" w:author="Author">
              <w:del w:id="1501" w:author="Author">
                <w:r w:rsidDel="0014217B">
                  <w:rPr>
                    <w:noProof/>
                  </w:rPr>
                  <w:drawing>
                    <wp:inline distT="0" distB="0" distL="0" distR="0" wp14:anchorId="2514CC9F" wp14:editId="45B29E1E">
                      <wp:extent cx="5486400" cy="2285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285365"/>
                              </a:xfrm>
                              <a:prstGeom prst="rect">
                                <a:avLst/>
                              </a:prstGeom>
                            </pic:spPr>
                          </pic:pic>
                        </a:graphicData>
                      </a:graphic>
                    </wp:inline>
                  </w:drawing>
                </w:r>
                <w:r w:rsidDel="0014217B">
                  <w:rPr>
                    <w:noProof/>
                  </w:rPr>
                  <w:delText xml:space="preserve"> </w:delText>
                </w:r>
              </w:del>
            </w:ins>
          </w:p>
          <w:p w14:paraId="4E9CD53F" w14:textId="751BB1F2" w:rsidR="00F374EB" w:rsidDel="0014217B" w:rsidRDefault="00F374EB" w:rsidP="007737A6">
            <w:pPr>
              <w:rPr>
                <w:ins w:id="1502" w:author="Author"/>
                <w:del w:id="1503" w:author="Author"/>
                <w:noProof/>
              </w:rPr>
            </w:pPr>
            <w:ins w:id="1504" w:author="Author">
              <w:del w:id="1505" w:author="Author">
                <w:r w:rsidDel="0014217B">
                  <w:rPr>
                    <w:noProof/>
                  </w:rPr>
                  <w:drawing>
                    <wp:inline distT="0" distB="0" distL="0" distR="0" wp14:anchorId="2A814064" wp14:editId="3B900C5A">
                      <wp:extent cx="54864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85720"/>
                              </a:xfrm>
                              <a:prstGeom prst="rect">
                                <a:avLst/>
                              </a:prstGeom>
                            </pic:spPr>
                          </pic:pic>
                        </a:graphicData>
                      </a:graphic>
                    </wp:inline>
                  </w:drawing>
                </w:r>
              </w:del>
            </w:ins>
          </w:p>
          <w:p w14:paraId="1F4F6647" w14:textId="7686E6DE" w:rsidR="00A508DE" w:rsidDel="0014217B" w:rsidRDefault="000D2DE4" w:rsidP="007737A6">
            <w:pPr>
              <w:rPr>
                <w:ins w:id="1506" w:author="Author"/>
                <w:del w:id="1507" w:author="Author"/>
                <w:noProof/>
              </w:rPr>
            </w:pPr>
            <w:ins w:id="1508" w:author="Author">
              <w:del w:id="1509" w:author="Author">
                <w:r w:rsidRPr="0010797A" w:rsidDel="0014217B">
                  <w:rPr>
                    <w:noProof/>
                  </w:rPr>
                  <w:drawing>
                    <wp:anchor distT="0" distB="0" distL="114300" distR="114300" simplePos="0" relativeHeight="251658245" behindDoc="0" locked="0" layoutInCell="1" allowOverlap="1" wp14:anchorId="728F542D" wp14:editId="7F9D44A5">
                      <wp:simplePos x="0" y="0"/>
                      <wp:positionH relativeFrom="column">
                        <wp:posOffset>-9525</wp:posOffset>
                      </wp:positionH>
                      <wp:positionV relativeFrom="paragraph">
                        <wp:posOffset>172720</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00A508DE" w:rsidDel="0014217B">
                  <w:rPr>
                    <w:noProof/>
                  </w:rPr>
                  <w:delText>Note: This ARM template was developed by the MS National CSA team</w:delText>
                </w:r>
                <w:r w:rsidR="00FD7573" w:rsidDel="0014217B">
                  <w:rPr>
                    <w:noProof/>
                  </w:rPr>
                  <w:delText xml:space="preserve"> Bret</w:delText>
                </w:r>
                <w:r w:rsidR="00E76D76" w:rsidDel="0014217B">
                  <w:rPr>
                    <w:noProof/>
                  </w:rPr>
                  <w:delText xml:space="preserve"> </w:delText>
                </w:r>
                <w:r w:rsidR="00FD7573" w:rsidDel="0014217B">
                  <w:rPr>
                    <w:noProof/>
                  </w:rPr>
                  <w:delText>t</w:delText>
                </w:r>
                <w:r w:rsidR="00E76D76" w:rsidDel="0014217B">
                  <w:rPr>
                    <w:noProof/>
                  </w:rPr>
                  <w:delText>H</w:delText>
                </w:r>
                <w:r w:rsidR="00FD7573" w:rsidDel="0014217B">
                  <w:rPr>
                    <w:noProof/>
                  </w:rPr>
                  <w:delText>hacker.</w:delText>
                </w:r>
                <w:r w:rsidR="00E76D76" w:rsidDel="0014217B">
                  <w:rPr>
                    <w:noProof/>
                  </w:rPr>
                  <w:delText xml:space="preserve"> Extra kudos to him for simplifying the lab.</w:delText>
                </w:r>
                <w:r w:rsidR="00FD7573" w:rsidDel="0014217B">
                  <w:rPr>
                    <w:noProof/>
                  </w:rPr>
                  <w:delText xml:space="preserve"> </w:delText>
                </w:r>
              </w:del>
            </w:ins>
          </w:p>
          <w:p w14:paraId="672F4918" w14:textId="3053CCA2" w:rsidR="00DB5351" w:rsidRPr="007737A6" w:rsidDel="0014217B" w:rsidRDefault="00DB5351" w:rsidP="007737A6">
            <w:pPr>
              <w:rPr>
                <w:ins w:id="1510" w:author="Author"/>
                <w:del w:id="1511" w:author="Author"/>
                <w:noProof/>
              </w:rPr>
            </w:pPr>
          </w:p>
          <w:p w14:paraId="0FE01A64" w14:textId="3318FEE0" w:rsidR="007737A6" w:rsidRPr="007737A6" w:rsidDel="0014217B" w:rsidRDefault="000D2DE4" w:rsidP="00AB5A83">
            <w:pPr>
              <w:pStyle w:val="Body"/>
              <w:rPr>
                <w:del w:id="1512" w:author="Author"/>
                <w:b/>
              </w:rPr>
            </w:pPr>
            <w:ins w:id="1513" w:author="Author">
              <w:del w:id="1514" w:author="Author">
                <w:r w:rsidDel="0014217B">
                  <w:rPr>
                    <w:noProof/>
                  </w:rPr>
                  <w:delText xml:space="preserve">Note: This ARM template was developed by the MS National CSA team Bret Hacker. Extra kudos to him for simplifying the lab! </w:delText>
                </w:r>
              </w:del>
            </w:ins>
            <w:del w:id="1515" w:author="Author">
              <w:r w:rsidR="007737A6" w:rsidDel="0014217B">
                <w:rPr>
                  <w:noProof/>
                </w:rPr>
                <w:drawing>
                  <wp:inline distT="0" distB="0" distL="0" distR="0" wp14:anchorId="711D16F7" wp14:editId="613D8B66">
                    <wp:extent cx="5486400" cy="3078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78480"/>
                            </a:xfrm>
                            <a:prstGeom prst="rect">
                              <a:avLst/>
                            </a:prstGeom>
                          </pic:spPr>
                        </pic:pic>
                      </a:graphicData>
                    </a:graphic>
                  </wp:inline>
                </w:drawing>
              </w:r>
            </w:del>
          </w:p>
        </w:tc>
      </w:tr>
      <w:tr w:rsidR="007737A6" w:rsidDel="0014217B" w14:paraId="150E267D" w14:textId="5EA27D2E" w:rsidTr="00726818">
        <w:trPr>
          <w:cnfStyle w:val="000000100000" w:firstRow="0" w:lastRow="0" w:firstColumn="0" w:lastColumn="0" w:oddVBand="0" w:evenVBand="0" w:oddHBand="1" w:evenHBand="0" w:firstRowFirstColumn="0" w:firstRowLastColumn="0" w:lastRowFirstColumn="0" w:lastRowLastColumn="0"/>
          <w:jc w:val="left"/>
          <w:del w:id="1516" w:author="Author"/>
        </w:trPr>
        <w:tc>
          <w:tcPr>
            <w:tcW w:w="745" w:type="dxa"/>
          </w:tcPr>
          <w:p w14:paraId="623AB7E9" w14:textId="713EB091" w:rsidR="007737A6" w:rsidDel="0014217B" w:rsidRDefault="007737A6" w:rsidP="007737A6">
            <w:pPr>
              <w:pStyle w:val="ListParagraph"/>
              <w:numPr>
                <w:ilvl w:val="0"/>
                <w:numId w:val="30"/>
              </w:numPr>
              <w:spacing w:before="20"/>
              <w:rPr>
                <w:del w:id="1517" w:author="Author"/>
              </w:rPr>
            </w:pPr>
          </w:p>
        </w:tc>
        <w:tc>
          <w:tcPr>
            <w:tcW w:w="8856" w:type="dxa"/>
          </w:tcPr>
          <w:p w14:paraId="50EF5EA7" w14:textId="1ACA0F48" w:rsidR="007737A6" w:rsidDel="0014217B" w:rsidRDefault="00E207E8" w:rsidP="007737A6">
            <w:pPr>
              <w:rPr>
                <w:del w:id="1518" w:author="Author"/>
                <w:noProof/>
              </w:rPr>
            </w:pPr>
            <w:ins w:id="1519" w:author="Author">
              <w:del w:id="1520" w:author="Author">
                <w:r w:rsidDel="0014217B">
                  <w:rPr>
                    <w:noProof/>
                  </w:rPr>
                  <w:delText xml:space="preserve">Read through the Notes for ARM template prior to deploying. </w:delText>
                </w:r>
              </w:del>
            </w:ins>
            <w:del w:id="1521" w:author="Author">
              <w:r w:rsidR="007737A6" w:rsidDel="0014217B">
                <w:rPr>
                  <w:noProof/>
                </w:rPr>
                <w:delText xml:space="preserve">From the student jumper machine desktop click on the LABS Remote Desktop Connection Manager (RDCM) icon. </w:delText>
              </w:r>
            </w:del>
            <w:ins w:id="1522" w:author="Author">
              <w:del w:id="1523" w:author="Author">
                <w:r w:rsidR="00E76D76" w:rsidDel="0014217B">
                  <w:rPr>
                    <w:noProof/>
                  </w:rPr>
                  <w:delText xml:space="preserve">Clic k the </w:delText>
                </w:r>
                <w:r w:rsidR="00E76D76" w:rsidRPr="00E207E8" w:rsidDel="0014217B">
                  <w:rPr>
                    <w:b/>
                    <w:noProof/>
                    <w:rPrChange w:id="1524" w:author="Author">
                      <w:rPr>
                        <w:noProof/>
                      </w:rPr>
                    </w:rPrChange>
                  </w:rPr>
                  <w:delText>Deploy to Azure</w:delText>
                </w:r>
                <w:r w:rsidR="00E76D76" w:rsidDel="0014217B">
                  <w:rPr>
                    <w:noProof/>
                  </w:rPr>
                  <w:delText xml:space="preserve"> button in the Git Hub page</w:delText>
                </w:r>
                <w:r w:rsidDel="0014217B">
                  <w:rPr>
                    <w:noProof/>
                  </w:rPr>
                  <w:delText xml:space="preserve"> to </w:delText>
                </w:r>
                <w:r w:rsidR="002C6B47" w:rsidDel="0014217B">
                  <w:rPr>
                    <w:noProof/>
                  </w:rPr>
                  <w:delText>open the template in Azure.</w:delText>
                </w:r>
                <w:r w:rsidDel="0014217B">
                  <w:rPr>
                    <w:noProof/>
                  </w:rPr>
                  <w:delText xml:space="preserve">open </w:delText>
                </w:r>
              </w:del>
            </w:ins>
          </w:p>
          <w:p w14:paraId="0A0F13EC" w14:textId="4CC06C50" w:rsidR="007737A6" w:rsidDel="0014217B" w:rsidRDefault="007737A6" w:rsidP="007737A6">
            <w:pPr>
              <w:rPr>
                <w:ins w:id="1525" w:author="Author"/>
                <w:del w:id="1526" w:author="Author"/>
                <w:noProof/>
              </w:rPr>
            </w:pPr>
            <w:del w:id="1527" w:author="Author">
              <w:r w:rsidDel="0014217B">
                <w:rPr>
                  <w:noProof/>
                </w:rPr>
                <w:delText xml:space="preserve"> </w:delText>
              </w:r>
              <w:r w:rsidDel="0014217B">
                <w:rPr>
                  <w:noProof/>
                </w:rPr>
                <w:drawing>
                  <wp:inline distT="0" distB="0" distL="0" distR="0" wp14:anchorId="53A8AD5F" wp14:editId="20E8AE68">
                    <wp:extent cx="1180952" cy="271428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0952" cy="2714286"/>
                            </a:xfrm>
                            <a:prstGeom prst="rect">
                              <a:avLst/>
                            </a:prstGeom>
                          </pic:spPr>
                        </pic:pic>
                      </a:graphicData>
                    </a:graphic>
                  </wp:inline>
                </w:drawing>
              </w:r>
            </w:del>
          </w:p>
          <w:p w14:paraId="107F360C" w14:textId="04A45342" w:rsidR="000D2DE4" w:rsidDel="0014217B" w:rsidRDefault="000D2DE4" w:rsidP="007737A6">
            <w:pPr>
              <w:rPr>
                <w:del w:id="1528" w:author="Author"/>
                <w:noProof/>
              </w:rPr>
            </w:pPr>
            <w:ins w:id="1529" w:author="Author">
              <w:del w:id="1530" w:author="Author">
                <w:r w:rsidDel="0014217B">
                  <w:rPr>
                    <w:noProof/>
                  </w:rPr>
                  <w:drawing>
                    <wp:inline distT="0" distB="0" distL="0" distR="0" wp14:anchorId="082095A0" wp14:editId="6518CC0D">
                      <wp:extent cx="5486400" cy="2285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285365"/>
                              </a:xfrm>
                              <a:prstGeom prst="rect">
                                <a:avLst/>
                              </a:prstGeom>
                            </pic:spPr>
                          </pic:pic>
                        </a:graphicData>
                      </a:graphic>
                    </wp:inline>
                  </w:drawing>
                </w:r>
              </w:del>
            </w:ins>
          </w:p>
          <w:p w14:paraId="7F7C03BF" w14:textId="68998400" w:rsidR="007737A6" w:rsidRPr="0010797A" w:rsidDel="0014217B" w:rsidRDefault="007737A6" w:rsidP="007737A6">
            <w:pPr>
              <w:rPr>
                <w:del w:id="1531" w:author="Author"/>
                <w:noProof/>
              </w:rPr>
            </w:pPr>
            <w:del w:id="1532" w:author="Author">
              <w:r w:rsidRPr="0010797A" w:rsidDel="0014217B">
                <w:rPr>
                  <w:noProof/>
                </w:rPr>
                <w:drawing>
                  <wp:anchor distT="0" distB="0" distL="114300" distR="114300" simplePos="0" relativeHeight="251658244" behindDoc="0" locked="0" layoutInCell="1" allowOverlap="1" wp14:anchorId="45ED83E1" wp14:editId="1118EA3C">
                    <wp:simplePos x="0" y="0"/>
                    <wp:positionH relativeFrom="column">
                      <wp:posOffset>22352</wp:posOffset>
                    </wp:positionH>
                    <wp:positionV relativeFrom="paragraph">
                      <wp:posOffset>42164</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Pr="0010797A" w:rsidDel="0014217B">
                <w:rPr>
                  <w:b/>
                  <w:noProof/>
                </w:rPr>
                <w:delText>NOTE:</w:delText>
              </w:r>
              <w:r w:rsidRPr="0010797A" w:rsidDel="0014217B">
                <w:rPr>
                  <w:noProof/>
                </w:rPr>
                <w:delText xml:space="preserve"> Ensure that it opens in full screen to simplify the double hop RDP experience.</w:delText>
              </w:r>
            </w:del>
          </w:p>
          <w:p w14:paraId="01AE415C" w14:textId="24A8110A" w:rsidR="007737A6" w:rsidRPr="007737A6" w:rsidDel="0014217B" w:rsidRDefault="007737A6" w:rsidP="00AB5A83">
            <w:pPr>
              <w:pStyle w:val="Body"/>
              <w:rPr>
                <w:del w:id="1533" w:author="Author"/>
                <w:b/>
                <w:noProof/>
              </w:rPr>
            </w:pPr>
            <w:del w:id="1534" w:author="Author">
              <w:r w:rsidDel="0014217B">
                <w:rPr>
                  <w:noProof/>
                </w:rPr>
                <w:drawing>
                  <wp:inline distT="0" distB="0" distL="0" distR="0" wp14:anchorId="505F30A2" wp14:editId="18B878C6">
                    <wp:extent cx="5486400" cy="3081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081020"/>
                            </a:xfrm>
                            <a:prstGeom prst="rect">
                              <a:avLst/>
                            </a:prstGeom>
                          </pic:spPr>
                        </pic:pic>
                      </a:graphicData>
                    </a:graphic>
                  </wp:inline>
                </w:drawing>
              </w:r>
            </w:del>
          </w:p>
        </w:tc>
      </w:tr>
      <w:tr w:rsidR="007737A6" w:rsidDel="0014217B" w14:paraId="11C88775" w14:textId="4274CD3B" w:rsidTr="00726818">
        <w:trPr>
          <w:cnfStyle w:val="000000010000" w:firstRow="0" w:lastRow="0" w:firstColumn="0" w:lastColumn="0" w:oddVBand="0" w:evenVBand="0" w:oddHBand="0" w:evenHBand="1" w:firstRowFirstColumn="0" w:firstRowLastColumn="0" w:lastRowFirstColumn="0" w:lastRowLastColumn="0"/>
          <w:jc w:val="left"/>
          <w:del w:id="1535" w:author="Author"/>
        </w:trPr>
        <w:tc>
          <w:tcPr>
            <w:tcW w:w="745" w:type="dxa"/>
          </w:tcPr>
          <w:p w14:paraId="5AE74880" w14:textId="1AA931AB" w:rsidR="007737A6" w:rsidDel="0014217B" w:rsidRDefault="007737A6" w:rsidP="007737A6">
            <w:pPr>
              <w:pStyle w:val="ListParagraph"/>
              <w:numPr>
                <w:ilvl w:val="0"/>
                <w:numId w:val="30"/>
              </w:numPr>
              <w:spacing w:before="20"/>
              <w:rPr>
                <w:del w:id="1536" w:author="Author"/>
              </w:rPr>
            </w:pPr>
          </w:p>
        </w:tc>
        <w:tc>
          <w:tcPr>
            <w:tcW w:w="8856" w:type="dxa"/>
          </w:tcPr>
          <w:p w14:paraId="790E6082" w14:textId="112C8AD3" w:rsidR="00DD6050" w:rsidDel="0014217B" w:rsidRDefault="00DD6050" w:rsidP="00DD6050">
            <w:pPr>
              <w:rPr>
                <w:ins w:id="1537" w:author="Author"/>
                <w:del w:id="1538" w:author="Author"/>
                <w:noProof/>
              </w:rPr>
            </w:pPr>
            <w:ins w:id="1539" w:author="Author">
              <w:del w:id="1540" w:author="Author">
                <w:r w:rsidDel="0014217B">
                  <w:rPr>
                    <w:noProof/>
                  </w:rPr>
                  <w:delText>Fill in the ARM template parameters with the information as follows:</w:delText>
                </w:r>
              </w:del>
            </w:ins>
          </w:p>
          <w:p w14:paraId="497FD92F" w14:textId="6248E6A0" w:rsidR="007737A6" w:rsidDel="0014217B" w:rsidRDefault="007737A6" w:rsidP="007C77F0">
            <w:pPr>
              <w:rPr>
                <w:del w:id="1541" w:author="Author"/>
                <w:noProof/>
              </w:rPr>
            </w:pPr>
            <w:del w:id="1542" w:author="Author">
              <w:r w:rsidDel="0014217B">
                <w:rPr>
                  <w:noProof/>
                </w:rPr>
                <w:delText>Once the RDCM application opens right click on LABS and choose connect group.</w:delText>
              </w:r>
            </w:del>
          </w:p>
          <w:p w14:paraId="48BBBBF0" w14:textId="726F53DE" w:rsidR="007737A6" w:rsidDel="0014217B" w:rsidRDefault="007737A6">
            <w:pPr>
              <w:rPr>
                <w:del w:id="1543" w:author="Author"/>
                <w:noProof/>
              </w:rPr>
            </w:pPr>
            <w:del w:id="1544" w:author="Author">
              <w:r w:rsidDel="0014217B">
                <w:rPr>
                  <w:noProof/>
                </w:rPr>
                <w:delText xml:space="preserve"> </w:delText>
              </w:r>
              <w:r w:rsidDel="0014217B">
                <w:rPr>
                  <w:noProof/>
                </w:rPr>
                <w:drawing>
                  <wp:inline distT="0" distB="0" distL="0" distR="0" wp14:anchorId="6525B430" wp14:editId="4A88AABF">
                    <wp:extent cx="3628571" cy="29523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8571" cy="2952381"/>
                            </a:xfrm>
                            <a:prstGeom prst="rect">
                              <a:avLst/>
                            </a:prstGeom>
                          </pic:spPr>
                        </pic:pic>
                      </a:graphicData>
                    </a:graphic>
                  </wp:inline>
                </w:drawing>
              </w:r>
            </w:del>
          </w:p>
          <w:p w14:paraId="11960255" w14:textId="44789290" w:rsidR="007737A6" w:rsidDel="0014217B" w:rsidRDefault="00A3563D">
            <w:pPr>
              <w:rPr>
                <w:ins w:id="1545" w:author="Author"/>
                <w:del w:id="1546" w:author="Author"/>
              </w:rPr>
              <w:pPrChange w:id="1547" w:author="Author">
                <w:pPr>
                  <w:pStyle w:val="Body"/>
                </w:pPr>
              </w:pPrChange>
            </w:pPr>
            <w:ins w:id="1548" w:author="Author">
              <w:del w:id="1549" w:author="Author">
                <w:r w:rsidDel="0014217B">
                  <w:delText>Subscription:</w:delText>
                </w:r>
                <w:r w:rsidR="0042133E" w:rsidDel="0014217B">
                  <w:delText xml:space="preserve"> Select the subscription name in your AIRS subscription where the resources will be provisioned to</w:delText>
                </w:r>
              </w:del>
            </w:ins>
          </w:p>
          <w:p w14:paraId="4A92FD24" w14:textId="7B5CB341" w:rsidR="0042133E" w:rsidDel="0014217B" w:rsidRDefault="0042133E">
            <w:pPr>
              <w:rPr>
                <w:ins w:id="1550" w:author="Author"/>
                <w:del w:id="1551" w:author="Author"/>
                <w:b/>
              </w:rPr>
              <w:pPrChange w:id="1552" w:author="Author">
                <w:pPr>
                  <w:pStyle w:val="Body"/>
                </w:pPr>
              </w:pPrChange>
            </w:pPr>
            <w:ins w:id="1553" w:author="Author">
              <w:del w:id="1554" w:author="Author">
                <w:r w:rsidDel="0014217B">
                  <w:delText xml:space="preserve">Resource Group: </w:delText>
                </w:r>
                <w:r w:rsidRPr="002A77B2" w:rsidDel="0014217B">
                  <w:rPr>
                    <w:rFonts w:eastAsiaTheme="minorHAnsi" w:cstheme="minorBidi"/>
                    <w:b/>
                    <w:szCs w:val="22"/>
                    <w:rPrChange w:id="1555" w:author="Author">
                      <w:rPr/>
                    </w:rPrChange>
                  </w:rPr>
                  <w:delText>Create a new resource Group called WVD</w:delText>
                </w:r>
                <w:r w:rsidR="002A77B2" w:rsidRPr="002A77B2" w:rsidDel="0014217B">
                  <w:rPr>
                    <w:rFonts w:eastAsiaTheme="minorHAnsi" w:cstheme="minorBidi"/>
                    <w:b/>
                    <w:szCs w:val="22"/>
                    <w:rPrChange w:id="1556" w:author="Author">
                      <w:rPr/>
                    </w:rPrChange>
                  </w:rPr>
                  <w:delText>Infra</w:delText>
                </w:r>
              </w:del>
            </w:ins>
          </w:p>
          <w:p w14:paraId="00DDE4B9" w14:textId="691E2766" w:rsidR="0042133E" w:rsidDel="0014217B" w:rsidRDefault="0042133E">
            <w:pPr>
              <w:rPr>
                <w:ins w:id="1557" w:author="Author"/>
                <w:del w:id="1558" w:author="Author"/>
              </w:rPr>
              <w:pPrChange w:id="1559" w:author="Author">
                <w:pPr>
                  <w:pStyle w:val="Body"/>
                </w:pPr>
              </w:pPrChange>
            </w:pPr>
            <w:ins w:id="1560" w:author="Author">
              <w:del w:id="1561" w:author="Author">
                <w:r w:rsidDel="0014217B">
                  <w:delText xml:space="preserve">Location: </w:delText>
                </w:r>
                <w:r w:rsidRPr="00B66583" w:rsidDel="0014217B">
                  <w:rPr>
                    <w:rFonts w:eastAsiaTheme="minorHAnsi" w:cstheme="minorBidi"/>
                    <w:b/>
                    <w:szCs w:val="22"/>
                    <w:rPrChange w:id="1562" w:author="Author">
                      <w:rPr/>
                    </w:rPrChange>
                  </w:rPr>
                  <w:delText>East US</w:delText>
                </w:r>
                <w:r w:rsidDel="0014217B">
                  <w:delText xml:space="preserve"> ( use East us for now as the WVD service is only in East Us for the preview)</w:delText>
                </w:r>
              </w:del>
            </w:ins>
          </w:p>
          <w:p w14:paraId="457BFF44" w14:textId="32A4C7BD" w:rsidR="00C22B1B" w:rsidDel="0014217B" w:rsidRDefault="00B66583">
            <w:pPr>
              <w:rPr>
                <w:ins w:id="1563" w:author="Author"/>
                <w:del w:id="1564" w:author="Author"/>
              </w:rPr>
              <w:pPrChange w:id="1565" w:author="Author">
                <w:pPr>
                  <w:pStyle w:val="Body"/>
                </w:pPr>
              </w:pPrChange>
            </w:pPr>
            <w:ins w:id="1566" w:author="Author">
              <w:del w:id="1567" w:author="Author">
                <w:r w:rsidDel="0014217B">
                  <w:delText xml:space="preserve">Admin Username: </w:delText>
                </w:r>
                <w:r w:rsidRPr="004B2961" w:rsidDel="0014217B">
                  <w:rPr>
                    <w:rFonts w:eastAsiaTheme="minorHAnsi" w:cstheme="minorBidi"/>
                    <w:b/>
                    <w:szCs w:val="22"/>
                    <w:rPrChange w:id="1568" w:author="Author">
                      <w:rPr/>
                    </w:rPrChange>
                  </w:rPr>
                  <w:delText>Azadmin</w:delText>
                </w:r>
              </w:del>
            </w:ins>
          </w:p>
          <w:p w14:paraId="2B2E7A2C" w14:textId="5C1C8F3D" w:rsidR="00B66583" w:rsidDel="0014217B" w:rsidRDefault="00B66583">
            <w:pPr>
              <w:rPr>
                <w:ins w:id="1569" w:author="Author"/>
                <w:del w:id="1570" w:author="Author"/>
                <w:b/>
              </w:rPr>
              <w:pPrChange w:id="1571" w:author="Author">
                <w:pPr>
                  <w:pStyle w:val="Body"/>
                </w:pPr>
              </w:pPrChange>
            </w:pPr>
            <w:ins w:id="1572" w:author="Author">
              <w:del w:id="1573" w:author="Author">
                <w:r w:rsidDel="0014217B">
                  <w:delText>Admin Password:</w:delText>
                </w:r>
                <w:r w:rsidR="004B2961" w:rsidDel="0014217B">
                  <w:delText xml:space="preserve"> </w:delText>
                </w:r>
                <w:r w:rsidR="004B2961" w:rsidRPr="004B2961" w:rsidDel="0014217B">
                  <w:rPr>
                    <w:rFonts w:eastAsiaTheme="minorHAnsi" w:cstheme="minorBidi"/>
                    <w:b/>
                    <w:szCs w:val="22"/>
                    <w:rPrChange w:id="1574" w:author="Author">
                      <w:rPr/>
                    </w:rPrChange>
                  </w:rPr>
                  <w:delText>WVD@zureL@b!</w:delText>
                </w:r>
                <w:r w:rsidR="00793012" w:rsidDel="0014217B">
                  <w:rPr>
                    <w:b/>
                  </w:rPr>
                  <w:delText>WVD@zureL@b2019!</w:delText>
                </w:r>
              </w:del>
            </w:ins>
          </w:p>
          <w:p w14:paraId="586409EF" w14:textId="4440B6BA" w:rsidR="00EE3E03" w:rsidDel="0014217B" w:rsidRDefault="00EE3E03">
            <w:pPr>
              <w:rPr>
                <w:ins w:id="1575" w:author="Author"/>
                <w:del w:id="1576" w:author="Author"/>
                <w:b/>
                <w:i/>
              </w:rPr>
              <w:pPrChange w:id="1577" w:author="Author">
                <w:pPr>
                  <w:pStyle w:val="Body"/>
                </w:pPr>
              </w:pPrChange>
            </w:pPr>
            <w:ins w:id="1578" w:author="Author">
              <w:del w:id="1579" w:author="Author">
                <w:r w:rsidDel="0014217B">
                  <w:delText>Ad Domain Name:</w:delText>
                </w:r>
                <w:r w:rsidR="003263D0" w:rsidDel="0014217B">
                  <w:delText xml:space="preserve"> </w:delText>
                </w:r>
                <w:r w:rsidR="003263D0" w:rsidRPr="003263D0" w:rsidDel="0014217B">
                  <w:rPr>
                    <w:rFonts w:eastAsiaTheme="minorHAnsi" w:cstheme="minorBidi"/>
                    <w:b/>
                    <w:szCs w:val="22"/>
                    <w:rPrChange w:id="1580" w:author="Author">
                      <w:rPr/>
                    </w:rPrChange>
                  </w:rPr>
                  <w:delText>Contosowvd</w:delText>
                </w:r>
                <w:r w:rsidR="00E346A2" w:rsidDel="0014217B">
                  <w:rPr>
                    <w:b/>
                  </w:rPr>
                  <w:delText>Contosowvd01</w:delText>
                </w:r>
                <w:r w:rsidR="001212C4" w:rsidDel="0014217B">
                  <w:rPr>
                    <w:b/>
                  </w:rPr>
                  <w:delText>XX</w:delText>
                </w:r>
                <w:r w:rsidR="003263D0" w:rsidRPr="003263D0" w:rsidDel="0014217B">
                  <w:rPr>
                    <w:rFonts w:eastAsiaTheme="minorHAnsi" w:cstheme="minorBidi"/>
                    <w:b/>
                    <w:szCs w:val="22"/>
                    <w:rPrChange w:id="1581" w:author="Author">
                      <w:rPr/>
                    </w:rPrChange>
                  </w:rPr>
                  <w:delText>.com</w:delText>
                </w:r>
                <w:r w:rsidR="00351376" w:rsidDel="0014217B">
                  <w:rPr>
                    <w:b/>
                  </w:rPr>
                  <w:delText xml:space="preserve"> (where XX is the student #</w:delText>
                </w:r>
                <w:r w:rsidR="00F02F0F" w:rsidDel="0014217B">
                  <w:rPr>
                    <w:b/>
                  </w:rPr>
                  <w:delText xml:space="preserve">Enter in your public domain that matches the </w:delText>
                </w:r>
                <w:r w:rsidR="001A69DB" w:rsidDel="0014217B">
                  <w:rPr>
                    <w:b/>
                  </w:rPr>
                  <w:delText>DNS Zone created</w:delText>
                </w:r>
                <w:r w:rsidR="00351376" w:rsidDel="0014217B">
                  <w:rPr>
                    <w:b/>
                  </w:rPr>
                  <w:delText xml:space="preserve"> assigned to you)</w:delText>
                </w:r>
                <w:r w:rsidR="008B166C" w:rsidDel="0014217B">
                  <w:rPr>
                    <w:b/>
                  </w:rPr>
                  <w:delText xml:space="preserve"> </w:delText>
                </w:r>
                <w:r w:rsidR="008B166C" w:rsidRPr="00D25E98" w:rsidDel="0014217B">
                  <w:rPr>
                    <w:rFonts w:eastAsiaTheme="minorHAnsi" w:cstheme="minorBidi"/>
                    <w:b/>
                    <w:i/>
                    <w:szCs w:val="22"/>
                    <w:rPrChange w:id="1582" w:author="Author">
                      <w:rPr>
                        <w:b/>
                      </w:rPr>
                    </w:rPrChange>
                  </w:rPr>
                  <w:delText xml:space="preserve">( </w:delText>
                </w:r>
                <w:r w:rsidR="00031BD5" w:rsidRPr="00D25E98" w:rsidDel="0014217B">
                  <w:rPr>
                    <w:rFonts w:eastAsiaTheme="minorHAnsi" w:cstheme="minorBidi"/>
                    <w:b/>
                    <w:i/>
                    <w:szCs w:val="22"/>
                    <w:rPrChange w:id="1583" w:author="Author">
                      <w:rPr>
                        <w:b/>
                      </w:rPr>
                    </w:rPrChange>
                  </w:rPr>
                  <w:delText xml:space="preserve">Where XX is the student # assigned to you. </w:delText>
                </w:r>
                <w:r w:rsidR="008B166C" w:rsidRPr="00D25E98" w:rsidDel="0014217B">
                  <w:rPr>
                    <w:rFonts w:eastAsiaTheme="minorHAnsi" w:cstheme="minorBidi"/>
                    <w:b/>
                    <w:i/>
                    <w:szCs w:val="22"/>
                    <w:rPrChange w:id="1584" w:author="Author">
                      <w:rPr>
                        <w:b/>
                      </w:rPr>
                    </w:rPrChange>
                  </w:rPr>
                  <w:delText>Note this must be</w:delText>
                </w:r>
                <w:r w:rsidR="00366804" w:rsidRPr="00D25E98" w:rsidDel="0014217B">
                  <w:rPr>
                    <w:rFonts w:eastAsiaTheme="minorHAnsi" w:cstheme="minorBidi"/>
                    <w:b/>
                    <w:i/>
                    <w:szCs w:val="22"/>
                    <w:rPrChange w:id="1585" w:author="Author">
                      <w:rPr>
                        <w:b/>
                      </w:rPr>
                    </w:rPrChange>
                  </w:rPr>
                  <w:delText>match</w:delText>
                </w:r>
                <w:r w:rsidR="008B166C" w:rsidRPr="00D25E98" w:rsidDel="0014217B">
                  <w:rPr>
                    <w:rFonts w:eastAsiaTheme="minorHAnsi" w:cstheme="minorBidi"/>
                    <w:b/>
                    <w:i/>
                    <w:szCs w:val="22"/>
                    <w:rPrChange w:id="1586" w:author="Author">
                      <w:rPr>
                        <w:b/>
                      </w:rPr>
                    </w:rPrChange>
                  </w:rPr>
                  <w:delText xml:space="preserve"> the public domain name</w:delText>
                </w:r>
                <w:r w:rsidR="00366804" w:rsidRPr="00D25E98" w:rsidDel="0014217B">
                  <w:rPr>
                    <w:rFonts w:eastAsiaTheme="minorHAnsi" w:cstheme="minorBidi"/>
                    <w:b/>
                    <w:i/>
                    <w:szCs w:val="22"/>
                    <w:rPrChange w:id="1587" w:author="Author">
                      <w:rPr>
                        <w:b/>
                      </w:rPr>
                    </w:rPrChange>
                  </w:rPr>
                  <w:delText xml:space="preserve"> you have from GoDaddy or any other registrar</w:delText>
                </w:r>
                <w:r w:rsidR="00031BD5" w:rsidRPr="00D25E98" w:rsidDel="0014217B">
                  <w:rPr>
                    <w:rFonts w:eastAsiaTheme="minorHAnsi" w:cstheme="minorBidi"/>
                    <w:b/>
                    <w:i/>
                    <w:szCs w:val="22"/>
                    <w:rPrChange w:id="1588" w:author="Author">
                      <w:rPr>
                        <w:b/>
                      </w:rPr>
                    </w:rPrChange>
                  </w:rPr>
                  <w:delText>)</w:delText>
                </w:r>
                <w:r w:rsidR="00822729" w:rsidDel="0014217B">
                  <w:rPr>
                    <w:b/>
                    <w:i/>
                  </w:rPr>
                  <w:delText xml:space="preserve">you can also use any pubic </w:delText>
                </w:r>
                <w:r w:rsidR="0042261C" w:rsidDel="0014217B">
                  <w:rPr>
                    <w:b/>
                    <w:i/>
                  </w:rPr>
                  <w:delText>domain already owned</w:delText>
                </w:r>
                <w:r w:rsidR="00881C36" w:rsidDel="0014217B">
                  <w:rPr>
                    <w:b/>
                    <w:i/>
                  </w:rPr>
                  <w:delText>w</w:delText>
                </w:r>
                <w:r w:rsidR="00822729" w:rsidDel="0014217B">
                  <w:rPr>
                    <w:b/>
                    <w:i/>
                  </w:rPr>
                  <w:delText xml:space="preserve">DNS </w:delText>
                </w:r>
              </w:del>
            </w:ins>
          </w:p>
          <w:p w14:paraId="776CF94F" w14:textId="6FACFF78" w:rsidR="00C16D8D" w:rsidRPr="00351376" w:rsidDel="0014217B" w:rsidRDefault="00C16D8D">
            <w:pPr>
              <w:rPr>
                <w:ins w:id="1589" w:author="Author"/>
                <w:del w:id="1590" w:author="Author"/>
                <w:b/>
                <w:i/>
                <w:rPrChange w:id="1591" w:author="Author">
                  <w:rPr>
                    <w:ins w:id="1592" w:author="Author"/>
                    <w:del w:id="1593" w:author="Author"/>
                    <w:b/>
                  </w:rPr>
                </w:rPrChange>
              </w:rPr>
              <w:pPrChange w:id="1594" w:author="Author">
                <w:pPr>
                  <w:pStyle w:val="Body"/>
                </w:pPr>
              </w:pPrChange>
            </w:pPr>
            <w:ins w:id="1595" w:author="Author">
              <w:del w:id="1596" w:author="Author">
                <w:r w:rsidRPr="00351376" w:rsidDel="0014217B">
                  <w:rPr>
                    <w:rFonts w:ascii="Arial" w:eastAsia="Times New Roman" w:hAnsi="Arial" w:cstheme="minorBidi"/>
                    <w:b/>
                    <w:i/>
                    <w:sz w:val="22"/>
                    <w:szCs w:val="24"/>
                    <w:rPrChange w:id="1597" w:author="Author">
                      <w:rPr>
                        <w:b/>
                      </w:rPr>
                    </w:rPrChange>
                  </w:rPr>
                  <w:delText xml:space="preserve">Note: You can follow the example above or if you have your own </w:delText>
                </w:r>
                <w:r w:rsidR="00351376" w:rsidRPr="00351376" w:rsidDel="0014217B">
                  <w:rPr>
                    <w:rFonts w:ascii="Arial" w:eastAsia="Times New Roman" w:hAnsi="Arial" w:cstheme="minorBidi"/>
                    <w:b/>
                    <w:i/>
                    <w:sz w:val="22"/>
                    <w:szCs w:val="24"/>
                    <w:rPrChange w:id="1598" w:author="Author">
                      <w:rPr>
                        <w:b/>
                      </w:rPr>
                    </w:rPrChange>
                  </w:rPr>
                  <w:delText xml:space="preserve">public </w:delText>
                </w:r>
                <w:r w:rsidRPr="00351376" w:rsidDel="0014217B">
                  <w:rPr>
                    <w:rFonts w:ascii="Arial" w:eastAsia="Times New Roman" w:hAnsi="Arial" w:cstheme="minorBidi"/>
                    <w:b/>
                    <w:i/>
                    <w:sz w:val="22"/>
                    <w:szCs w:val="24"/>
                    <w:rPrChange w:id="1599" w:author="Author">
                      <w:rPr>
                        <w:b/>
                      </w:rPr>
                    </w:rPrChange>
                  </w:rPr>
                  <w:delText>domain name owned you can enter that</w:delText>
                </w:r>
              </w:del>
            </w:ins>
          </w:p>
          <w:p w14:paraId="6A636F45" w14:textId="48EA364D" w:rsidR="003263D0" w:rsidDel="0014217B" w:rsidRDefault="003263D0">
            <w:pPr>
              <w:rPr>
                <w:ins w:id="1600" w:author="Author"/>
                <w:del w:id="1601" w:author="Author"/>
                <w:b/>
              </w:rPr>
              <w:pPrChange w:id="1602" w:author="Author">
                <w:pPr>
                  <w:pStyle w:val="Body"/>
                </w:pPr>
              </w:pPrChange>
            </w:pPr>
            <w:ins w:id="1603" w:author="Author">
              <w:del w:id="1604" w:author="Author">
                <w:r w:rsidDel="0014217B">
                  <w:delText xml:space="preserve">Default User Password: </w:delText>
                </w:r>
                <w:r w:rsidRPr="009C1094" w:rsidDel="0014217B">
                  <w:rPr>
                    <w:b/>
                  </w:rPr>
                  <w:delText>WVD@zureL@b!</w:delText>
                </w:r>
                <w:r w:rsidR="00793012" w:rsidDel="0014217B">
                  <w:rPr>
                    <w:b/>
                  </w:rPr>
                  <w:delText>WVD@zureL@b2019!</w:delText>
                </w:r>
              </w:del>
            </w:ins>
          </w:p>
          <w:p w14:paraId="5426E31D" w14:textId="4F23BF22" w:rsidR="003263D0" w:rsidDel="0014217B" w:rsidRDefault="00FD4FA6">
            <w:pPr>
              <w:rPr>
                <w:ins w:id="1605" w:author="Author"/>
                <w:del w:id="1606" w:author="Author"/>
              </w:rPr>
              <w:pPrChange w:id="1607" w:author="Author">
                <w:pPr>
                  <w:pStyle w:val="Body"/>
                </w:pPr>
              </w:pPrChange>
            </w:pPr>
            <w:ins w:id="1608" w:author="Author">
              <w:del w:id="1609" w:author="Author">
                <w:r w:rsidDel="0014217B">
                  <w:delText xml:space="preserve">Vm Size: </w:delText>
                </w:r>
                <w:r w:rsidRPr="00365975" w:rsidDel="0014217B">
                  <w:rPr>
                    <w:rFonts w:eastAsiaTheme="minorHAnsi" w:cstheme="minorBidi"/>
                    <w:b/>
                    <w:szCs w:val="22"/>
                    <w:rPrChange w:id="1610" w:author="Author">
                      <w:rPr/>
                    </w:rPrChange>
                  </w:rPr>
                  <w:delText>Standard_B2s</w:delText>
                </w:r>
                <w:r w:rsidDel="0014217B">
                  <w:delText xml:space="preserve"> ( you can choose any</w:delText>
                </w:r>
                <w:r w:rsidR="00365975" w:rsidDel="0014217B">
                  <w:delText xml:space="preserve"> instance here) </w:delText>
                </w:r>
              </w:del>
            </w:ins>
          </w:p>
          <w:p w14:paraId="06EA3D35" w14:textId="29684E99" w:rsidR="00365975" w:rsidDel="0014217B" w:rsidRDefault="00365975">
            <w:pPr>
              <w:rPr>
                <w:ins w:id="1611" w:author="Author"/>
                <w:del w:id="1612" w:author="Author"/>
              </w:rPr>
              <w:pPrChange w:id="1613" w:author="Author">
                <w:pPr>
                  <w:pStyle w:val="Body"/>
                </w:pPr>
              </w:pPrChange>
            </w:pPr>
          </w:p>
          <w:p w14:paraId="73E9E0E7" w14:textId="08EC9BB8" w:rsidR="00D7355B" w:rsidDel="0014217B" w:rsidRDefault="00D7355B">
            <w:pPr>
              <w:rPr>
                <w:ins w:id="1614" w:author="Author"/>
                <w:del w:id="1615" w:author="Author"/>
              </w:rPr>
              <w:pPrChange w:id="1616" w:author="Author">
                <w:pPr>
                  <w:pStyle w:val="Body"/>
                </w:pPr>
              </w:pPrChange>
            </w:pPr>
            <w:ins w:id="1617" w:author="Author">
              <w:del w:id="1618" w:author="Author">
                <w:r w:rsidDel="0014217B">
                  <w:delText>Accept all the defaults for the other fields</w:delText>
                </w:r>
              </w:del>
            </w:ins>
          </w:p>
          <w:p w14:paraId="75D54517" w14:textId="6BEEC7D3" w:rsidR="00C22B1B" w:rsidDel="0014217B" w:rsidRDefault="00C22B1B">
            <w:pPr>
              <w:rPr>
                <w:del w:id="1619" w:author="Author"/>
              </w:rPr>
              <w:pPrChange w:id="1620" w:author="Author">
                <w:pPr>
                  <w:pStyle w:val="Body"/>
                </w:pPr>
              </w:pPrChange>
            </w:pPr>
            <w:ins w:id="1621" w:author="Author">
              <w:del w:id="1622" w:author="Author">
                <w:r w:rsidDel="0014217B">
                  <w:rPr>
                    <w:noProof/>
                  </w:rPr>
                  <w:drawing>
                    <wp:inline distT="0" distB="0" distL="0" distR="0" wp14:anchorId="783818C1" wp14:editId="1C8EB164">
                      <wp:extent cx="5486400" cy="5382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382895"/>
                              </a:xfrm>
                              <a:prstGeom prst="rect">
                                <a:avLst/>
                              </a:prstGeom>
                            </pic:spPr>
                          </pic:pic>
                        </a:graphicData>
                      </a:graphic>
                    </wp:inline>
                  </w:drawing>
                </w:r>
                <w:r w:rsidR="00A3563D" w:rsidDel="0014217B">
                  <w:rPr>
                    <w:noProof/>
                  </w:rPr>
                  <w:delText xml:space="preserve"> </w:delText>
                </w:r>
                <w:r w:rsidR="00A3563D" w:rsidDel="0014217B">
                  <w:rPr>
                    <w:noProof/>
                  </w:rPr>
                  <w:drawing>
                    <wp:inline distT="0" distB="0" distL="0" distR="0" wp14:anchorId="45C89A71" wp14:editId="01855780">
                      <wp:extent cx="5486400" cy="5396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5396865"/>
                              </a:xfrm>
                              <a:prstGeom prst="rect">
                                <a:avLst/>
                              </a:prstGeom>
                            </pic:spPr>
                          </pic:pic>
                        </a:graphicData>
                      </a:graphic>
                    </wp:inline>
                  </w:drawing>
                </w:r>
                <w:r w:rsidR="00F77E97" w:rsidDel="0014217B">
                  <w:rPr>
                    <w:noProof/>
                  </w:rPr>
                  <w:delText xml:space="preserve"> </w:delText>
                </w:r>
                <w:r w:rsidR="00F77E97" w:rsidDel="0014217B">
                  <w:rPr>
                    <w:noProof/>
                  </w:rPr>
                  <w:drawing>
                    <wp:inline distT="0" distB="0" distL="0" distR="0" wp14:anchorId="2EB763E5" wp14:editId="731D76A5">
                      <wp:extent cx="5486400" cy="5382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382895"/>
                              </a:xfrm>
                              <a:prstGeom prst="rect">
                                <a:avLst/>
                              </a:prstGeom>
                            </pic:spPr>
                          </pic:pic>
                        </a:graphicData>
                      </a:graphic>
                    </wp:inline>
                  </w:drawing>
                </w:r>
                <w:r w:rsidR="00CA6CBF" w:rsidDel="0014217B">
                  <w:rPr>
                    <w:noProof/>
                  </w:rPr>
                  <w:delText xml:space="preserve"> </w:delText>
                </w:r>
                <w:r w:rsidR="00CA6CBF" w:rsidDel="0014217B">
                  <w:rPr>
                    <w:noProof/>
                  </w:rPr>
                  <w:drawing>
                    <wp:inline distT="0" distB="0" distL="0" distR="0" wp14:anchorId="6459C556" wp14:editId="32E6129B">
                      <wp:extent cx="5486400" cy="53828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5382895"/>
                              </a:xfrm>
                              <a:prstGeom prst="rect">
                                <a:avLst/>
                              </a:prstGeom>
                            </pic:spPr>
                          </pic:pic>
                        </a:graphicData>
                      </a:graphic>
                    </wp:inline>
                  </w:drawing>
                </w:r>
                <w:r w:rsidR="00CD14AC" w:rsidDel="0014217B">
                  <w:rPr>
                    <w:noProof/>
                  </w:rPr>
                  <w:delText xml:space="preserve"> </w:delText>
                </w:r>
                <w:r w:rsidR="00CD14AC" w:rsidDel="0014217B">
                  <w:rPr>
                    <w:noProof/>
                  </w:rPr>
                  <w:drawing>
                    <wp:inline distT="0" distB="0" distL="0" distR="0" wp14:anchorId="4F08925C" wp14:editId="71122FDC">
                      <wp:extent cx="5486400" cy="5434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434330"/>
                              </a:xfrm>
                              <a:prstGeom prst="rect">
                                <a:avLst/>
                              </a:prstGeom>
                            </pic:spPr>
                          </pic:pic>
                        </a:graphicData>
                      </a:graphic>
                    </wp:inline>
                  </w:drawing>
                </w:r>
                <w:r w:rsidR="003E673F" w:rsidDel="0014217B">
                  <w:rPr>
                    <w:noProof/>
                  </w:rPr>
                  <w:delText xml:space="preserve"> </w:delText>
                </w:r>
                <w:r w:rsidR="003E673F" w:rsidDel="0014217B">
                  <w:rPr>
                    <w:noProof/>
                  </w:rPr>
                  <w:drawing>
                    <wp:inline distT="0" distB="0" distL="0" distR="0" wp14:anchorId="5FE2C81E" wp14:editId="1A241053">
                      <wp:extent cx="5486400" cy="491109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911090"/>
                              </a:xfrm>
                              <a:prstGeom prst="rect">
                                <a:avLst/>
                              </a:prstGeom>
                            </pic:spPr>
                          </pic:pic>
                        </a:graphicData>
                      </a:graphic>
                    </wp:inline>
                  </w:drawing>
                </w:r>
              </w:del>
            </w:ins>
          </w:p>
        </w:tc>
      </w:tr>
      <w:tr w:rsidR="007737A6" w:rsidDel="0014217B" w14:paraId="128339D5" w14:textId="1C23E65F" w:rsidTr="00726818">
        <w:trPr>
          <w:cnfStyle w:val="000000100000" w:firstRow="0" w:lastRow="0" w:firstColumn="0" w:lastColumn="0" w:oddVBand="0" w:evenVBand="0" w:oddHBand="1" w:evenHBand="0" w:firstRowFirstColumn="0" w:firstRowLastColumn="0" w:lastRowFirstColumn="0" w:lastRowLastColumn="0"/>
          <w:jc w:val="left"/>
          <w:del w:id="1623" w:author="Author"/>
        </w:trPr>
        <w:tc>
          <w:tcPr>
            <w:tcW w:w="745" w:type="dxa"/>
          </w:tcPr>
          <w:p w14:paraId="55014FF8" w14:textId="15F239B6" w:rsidR="007737A6" w:rsidDel="0014217B" w:rsidRDefault="007737A6" w:rsidP="007737A6">
            <w:pPr>
              <w:pStyle w:val="ListParagraph"/>
              <w:numPr>
                <w:ilvl w:val="0"/>
                <w:numId w:val="30"/>
              </w:numPr>
              <w:spacing w:before="20"/>
              <w:rPr>
                <w:del w:id="1624" w:author="Author"/>
              </w:rPr>
            </w:pPr>
          </w:p>
        </w:tc>
        <w:tc>
          <w:tcPr>
            <w:tcW w:w="8856" w:type="dxa"/>
          </w:tcPr>
          <w:p w14:paraId="25114472" w14:textId="386F7CAF" w:rsidR="007737A6" w:rsidDel="0014217B" w:rsidRDefault="00EB0452" w:rsidP="007737A6">
            <w:pPr>
              <w:rPr>
                <w:del w:id="1625" w:author="Author"/>
                <w:noProof/>
              </w:rPr>
            </w:pPr>
            <w:ins w:id="1626" w:author="Author">
              <w:del w:id="1627" w:author="Author">
                <w:r w:rsidDel="0014217B">
                  <w:rPr>
                    <w:noProof/>
                  </w:rPr>
                  <w:delText xml:space="preserve">Agree to the Terms and conditions and click </w:delText>
                </w:r>
                <w:r w:rsidRPr="00EB0452" w:rsidDel="0014217B">
                  <w:rPr>
                    <w:b/>
                    <w:noProof/>
                    <w:rPrChange w:id="1628" w:author="Author">
                      <w:rPr>
                        <w:noProof/>
                      </w:rPr>
                    </w:rPrChange>
                  </w:rPr>
                  <w:delText>Purchase</w:delText>
                </w:r>
                <w:r w:rsidDel="0014217B">
                  <w:rPr>
                    <w:noProof/>
                  </w:rPr>
                  <w:delText>.</w:delText>
                </w:r>
              </w:del>
            </w:ins>
            <w:del w:id="1629" w:author="Author">
              <w:r w:rsidR="007737A6" w:rsidDel="0014217B">
                <w:rPr>
                  <w:noProof/>
                </w:rPr>
                <w:delText xml:space="preserve">All four virtual machines should auto connect to the domain as the ctx-admin domain administrator. </w:delText>
              </w:r>
            </w:del>
            <w:ins w:id="1630" w:author="Author">
              <w:del w:id="1631" w:author="Author">
                <w:r w:rsidR="00F374EB" w:rsidDel="0014217B">
                  <w:rPr>
                    <w:noProof/>
                  </w:rPr>
                  <w:delText>Fill in the ARM template parameters with the information as follows:</w:delText>
                </w:r>
              </w:del>
            </w:ins>
          </w:p>
          <w:p w14:paraId="227B8AD4" w14:textId="4017C49E" w:rsidR="007737A6" w:rsidDel="0014217B" w:rsidRDefault="007737A6" w:rsidP="007737A6">
            <w:pPr>
              <w:rPr>
                <w:ins w:id="1632" w:author="Author"/>
                <w:del w:id="1633" w:author="Author"/>
                <w:noProof/>
              </w:rPr>
            </w:pPr>
            <w:del w:id="1634" w:author="Author">
              <w:r w:rsidDel="0014217B">
                <w:rPr>
                  <w:noProof/>
                </w:rPr>
                <w:delText xml:space="preserve"> </w:delText>
              </w:r>
              <w:r w:rsidDel="0014217B">
                <w:rPr>
                  <w:noProof/>
                </w:rPr>
                <w:drawing>
                  <wp:inline distT="0" distB="0" distL="0" distR="0" wp14:anchorId="5542DF8D" wp14:editId="3EBCA377">
                    <wp:extent cx="5486400" cy="289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98140"/>
                            </a:xfrm>
                            <a:prstGeom prst="rect">
                              <a:avLst/>
                            </a:prstGeom>
                          </pic:spPr>
                        </pic:pic>
                      </a:graphicData>
                    </a:graphic>
                  </wp:inline>
                </w:drawing>
              </w:r>
            </w:del>
          </w:p>
          <w:p w14:paraId="28375FFA" w14:textId="79B7B655" w:rsidR="00F374EB" w:rsidDel="0014217B" w:rsidRDefault="00EB0452" w:rsidP="007737A6">
            <w:pPr>
              <w:rPr>
                <w:del w:id="1635" w:author="Author"/>
                <w:noProof/>
              </w:rPr>
            </w:pPr>
            <w:ins w:id="1636" w:author="Author">
              <w:del w:id="1637" w:author="Author">
                <w:r w:rsidDel="0014217B">
                  <w:rPr>
                    <w:noProof/>
                  </w:rPr>
                  <w:drawing>
                    <wp:inline distT="0" distB="0" distL="0" distR="0" wp14:anchorId="079F72F7" wp14:editId="0B0A1E4A">
                      <wp:extent cx="5486400" cy="2207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207895"/>
                              </a:xfrm>
                              <a:prstGeom prst="rect">
                                <a:avLst/>
                              </a:prstGeom>
                            </pic:spPr>
                          </pic:pic>
                        </a:graphicData>
                      </a:graphic>
                    </wp:inline>
                  </w:drawing>
                </w:r>
              </w:del>
            </w:ins>
          </w:p>
          <w:p w14:paraId="7889B071" w14:textId="17DAC894" w:rsidR="007737A6" w:rsidRPr="006F1796" w:rsidDel="0014217B" w:rsidRDefault="007737A6" w:rsidP="007737A6">
            <w:pPr>
              <w:ind w:left="360"/>
              <w:rPr>
                <w:del w:id="1638" w:author="Author"/>
                <w:noProof/>
              </w:rPr>
            </w:pPr>
          </w:p>
          <w:p w14:paraId="2E65CD56" w14:textId="3F4D863F" w:rsidR="007737A6" w:rsidDel="0014217B" w:rsidRDefault="007737A6" w:rsidP="00AB5A83">
            <w:pPr>
              <w:pStyle w:val="Body"/>
              <w:rPr>
                <w:del w:id="1639" w:author="Author"/>
              </w:rPr>
            </w:pPr>
          </w:p>
        </w:tc>
      </w:tr>
      <w:tr w:rsidR="007737A6" w:rsidDel="0014217B" w14:paraId="69345C25" w14:textId="04F237EF" w:rsidTr="00726818">
        <w:trPr>
          <w:cnfStyle w:val="000000010000" w:firstRow="0" w:lastRow="0" w:firstColumn="0" w:lastColumn="0" w:oddVBand="0" w:evenVBand="0" w:oddHBand="0" w:evenHBand="1" w:firstRowFirstColumn="0" w:firstRowLastColumn="0" w:lastRowFirstColumn="0" w:lastRowLastColumn="0"/>
          <w:jc w:val="left"/>
          <w:del w:id="1640" w:author="Author"/>
        </w:trPr>
        <w:tc>
          <w:tcPr>
            <w:tcW w:w="745" w:type="dxa"/>
          </w:tcPr>
          <w:p w14:paraId="4F4E4ED5" w14:textId="284988EE" w:rsidR="007737A6" w:rsidDel="0014217B" w:rsidRDefault="007737A6" w:rsidP="007737A6">
            <w:pPr>
              <w:pStyle w:val="ListParagraph"/>
              <w:numPr>
                <w:ilvl w:val="0"/>
                <w:numId w:val="30"/>
              </w:numPr>
              <w:spacing w:before="20"/>
              <w:rPr>
                <w:del w:id="1641" w:author="Author"/>
              </w:rPr>
            </w:pPr>
          </w:p>
        </w:tc>
        <w:tc>
          <w:tcPr>
            <w:tcW w:w="8856" w:type="dxa"/>
          </w:tcPr>
          <w:p w14:paraId="0A3332E6" w14:textId="43D95DD9" w:rsidR="007737A6" w:rsidDel="0014217B" w:rsidRDefault="007737A6" w:rsidP="00AB5A83">
            <w:pPr>
              <w:pStyle w:val="Body"/>
              <w:rPr>
                <w:del w:id="1642" w:author="Author"/>
                <w:noProof/>
              </w:rPr>
            </w:pPr>
            <w:del w:id="1643" w:author="Author">
              <w:r w:rsidDel="0014217B">
                <w:rPr>
                  <w:noProof/>
                </w:rPr>
                <w:delText>Minimize the RDCM application.</w:delText>
              </w:r>
            </w:del>
            <w:ins w:id="1644" w:author="Author">
              <w:del w:id="1645" w:author="Author">
                <w:r w:rsidR="00EB0452" w:rsidDel="0014217B">
                  <w:rPr>
                    <w:noProof/>
                  </w:rPr>
                  <w:delText xml:space="preserve">The </w:delText>
                </w:r>
                <w:r w:rsidR="000D6FE2" w:rsidDel="0014217B">
                  <w:rPr>
                    <w:noProof/>
                  </w:rPr>
                  <w:delText>ARM template will deploy. On average in takes around 15</w:delText>
                </w:r>
                <w:r w:rsidR="00E666E9" w:rsidDel="0014217B">
                  <w:rPr>
                    <w:noProof/>
                  </w:rPr>
                  <w:delText>25</w:delText>
                </w:r>
                <w:r w:rsidR="0000519E" w:rsidDel="0014217B">
                  <w:rPr>
                    <w:noProof/>
                  </w:rPr>
                  <w:drawing>
                    <wp:inline distT="0" distB="0" distL="0" distR="0" wp14:anchorId="4BDB5229" wp14:editId="4005C157">
                      <wp:extent cx="3295238" cy="9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0">
                                <a:extLst>
                                  <a:ext uri="{28A0092B-C50C-407E-A947-70E740481C1C}">
                                    <a14:useLocalDpi xmlns:a14="http://schemas.microsoft.com/office/drawing/2010/main" val="0"/>
                                  </a:ext>
                                </a:extLst>
                              </a:blip>
                              <a:stretch>
                                <a:fillRect/>
                              </a:stretch>
                            </pic:blipFill>
                            <pic:spPr>
                              <a:xfrm>
                                <a:off x="0" y="0"/>
                                <a:ext cx="3295238" cy="933333"/>
                              </a:xfrm>
                              <a:prstGeom prst="rect">
                                <a:avLst/>
                              </a:prstGeom>
                            </pic:spPr>
                          </pic:pic>
                        </a:graphicData>
                      </a:graphic>
                    </wp:inline>
                  </w:drawing>
                </w:r>
                <w:r w:rsidR="000D6FE2" w:rsidDel="0014217B">
                  <w:rPr>
                    <w:noProof/>
                  </w:rPr>
                  <w:delText xml:space="preserve"> mts to deploy the vm and components in Azure.</w:delText>
                </w:r>
              </w:del>
            </w:ins>
          </w:p>
        </w:tc>
      </w:tr>
      <w:tr w:rsidR="007E7F5F" w:rsidDel="0014217B" w14:paraId="01CCEA4E" w14:textId="3B9AD4F5" w:rsidTr="00726818">
        <w:trPr>
          <w:cnfStyle w:val="000000100000" w:firstRow="0" w:lastRow="0" w:firstColumn="0" w:lastColumn="0" w:oddVBand="0" w:evenVBand="0" w:oddHBand="1" w:evenHBand="0" w:firstRowFirstColumn="0" w:firstRowLastColumn="0" w:lastRowFirstColumn="0" w:lastRowLastColumn="0"/>
          <w:jc w:val="left"/>
          <w:ins w:id="1646" w:author="Author"/>
          <w:del w:id="1647" w:author="Author"/>
        </w:trPr>
        <w:tc>
          <w:tcPr>
            <w:tcW w:w="745" w:type="dxa"/>
          </w:tcPr>
          <w:p w14:paraId="715D6D52" w14:textId="5B588717" w:rsidR="007E7F5F" w:rsidDel="0014217B" w:rsidRDefault="007E7F5F" w:rsidP="007737A6">
            <w:pPr>
              <w:pStyle w:val="ListParagraph"/>
              <w:numPr>
                <w:ilvl w:val="0"/>
                <w:numId w:val="30"/>
              </w:numPr>
              <w:spacing w:before="20"/>
              <w:rPr>
                <w:ins w:id="1648" w:author="Author"/>
                <w:del w:id="1649" w:author="Author"/>
              </w:rPr>
            </w:pPr>
          </w:p>
        </w:tc>
        <w:tc>
          <w:tcPr>
            <w:tcW w:w="8856" w:type="dxa"/>
          </w:tcPr>
          <w:p w14:paraId="4EB9DB26" w14:textId="56EDF373" w:rsidR="007E7F5F" w:rsidDel="0014217B" w:rsidRDefault="007E7F5F" w:rsidP="00AB5A83">
            <w:pPr>
              <w:pStyle w:val="Body"/>
              <w:rPr>
                <w:ins w:id="1650" w:author="Author"/>
                <w:del w:id="1651" w:author="Author"/>
                <w:noProof/>
              </w:rPr>
            </w:pPr>
            <w:ins w:id="1652" w:author="Author">
              <w:del w:id="1653" w:author="Author">
                <w:r w:rsidDel="0014217B">
                  <w:rPr>
                    <w:noProof/>
                  </w:rPr>
                  <w:delText>Check back</w:delText>
                </w:r>
                <w:r w:rsidR="002A35EF" w:rsidDel="0014217B">
                  <w:rPr>
                    <w:noProof/>
                  </w:rPr>
                  <w:delText>the deployment progress</w:delText>
                </w:r>
                <w:r w:rsidDel="0014217B">
                  <w:rPr>
                    <w:noProof/>
                  </w:rPr>
                  <w:delText xml:space="preserve"> frequently in the Azure portal for the status of the deployment.</w:delText>
                </w:r>
              </w:del>
            </w:ins>
          </w:p>
          <w:p w14:paraId="2837DAAD" w14:textId="5FE6FD93" w:rsidR="002A35EF" w:rsidDel="0014217B" w:rsidRDefault="002A35EF" w:rsidP="00AB5A83">
            <w:pPr>
              <w:pStyle w:val="Body"/>
              <w:rPr>
                <w:ins w:id="1654" w:author="Author"/>
                <w:del w:id="1655" w:author="Author"/>
                <w:noProof/>
              </w:rPr>
            </w:pPr>
            <w:ins w:id="1656" w:author="Author">
              <w:del w:id="1657" w:author="Author">
                <w:r w:rsidDel="0014217B">
                  <w:rPr>
                    <w:noProof/>
                  </w:rPr>
                  <w:drawing>
                    <wp:inline distT="0" distB="0" distL="0" distR="0" wp14:anchorId="1B5F91CA" wp14:editId="3C68C27B">
                      <wp:extent cx="3295238" cy="933333"/>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0">
                                <a:extLst>
                                  <a:ext uri="{28A0092B-C50C-407E-A947-70E740481C1C}">
                                    <a14:useLocalDpi xmlns:a14="http://schemas.microsoft.com/office/drawing/2010/main" val="0"/>
                                  </a:ext>
                                </a:extLst>
                              </a:blip>
                              <a:stretch>
                                <a:fillRect/>
                              </a:stretch>
                            </pic:blipFill>
                            <pic:spPr>
                              <a:xfrm>
                                <a:off x="0" y="0"/>
                                <a:ext cx="3295238" cy="933333"/>
                              </a:xfrm>
                              <a:prstGeom prst="rect">
                                <a:avLst/>
                              </a:prstGeom>
                            </pic:spPr>
                          </pic:pic>
                        </a:graphicData>
                      </a:graphic>
                    </wp:inline>
                  </w:drawing>
                </w:r>
              </w:del>
            </w:ins>
          </w:p>
        </w:tc>
      </w:tr>
      <w:tr w:rsidR="00BC7950" w:rsidDel="0014217B" w14:paraId="4DDA8C41" w14:textId="59A29C2D" w:rsidTr="00726818">
        <w:trPr>
          <w:cnfStyle w:val="000000010000" w:firstRow="0" w:lastRow="0" w:firstColumn="0" w:lastColumn="0" w:oddVBand="0" w:evenVBand="0" w:oddHBand="0" w:evenHBand="1" w:firstRowFirstColumn="0" w:firstRowLastColumn="0" w:lastRowFirstColumn="0" w:lastRowLastColumn="0"/>
          <w:jc w:val="left"/>
          <w:ins w:id="1658" w:author="Author"/>
          <w:del w:id="1659" w:author="Author"/>
        </w:trPr>
        <w:tc>
          <w:tcPr>
            <w:tcW w:w="745" w:type="dxa"/>
          </w:tcPr>
          <w:p w14:paraId="2BF241B7" w14:textId="3DE88BB4" w:rsidR="00BC7950" w:rsidDel="0014217B" w:rsidRDefault="00BC7950" w:rsidP="007737A6">
            <w:pPr>
              <w:pStyle w:val="ListParagraph"/>
              <w:numPr>
                <w:ilvl w:val="0"/>
                <w:numId w:val="30"/>
              </w:numPr>
              <w:spacing w:before="20"/>
              <w:rPr>
                <w:ins w:id="1660" w:author="Author"/>
                <w:del w:id="1661" w:author="Author"/>
              </w:rPr>
            </w:pPr>
          </w:p>
        </w:tc>
        <w:tc>
          <w:tcPr>
            <w:tcW w:w="8856" w:type="dxa"/>
          </w:tcPr>
          <w:p w14:paraId="655E2FD7" w14:textId="4702ED2A" w:rsidR="00BC7950" w:rsidDel="0014217B" w:rsidRDefault="00BC7950" w:rsidP="00AB5A83">
            <w:pPr>
              <w:pStyle w:val="Body"/>
              <w:rPr>
                <w:ins w:id="1662" w:author="Author"/>
                <w:del w:id="1663" w:author="Author"/>
                <w:noProof/>
              </w:rPr>
            </w:pPr>
            <w:ins w:id="1664" w:author="Author">
              <w:del w:id="1665" w:author="Author">
                <w:r w:rsidDel="0014217B">
                  <w:rPr>
                    <w:noProof/>
                  </w:rPr>
                  <w:delText xml:space="preserve">While the ARM template is deploying the </w:delText>
                </w:r>
                <w:r w:rsidR="00DF37BC" w:rsidDel="0014217B">
                  <w:rPr>
                    <w:noProof/>
                  </w:rPr>
                  <w:delText>infrastructure</w:delText>
                </w:r>
                <w:r w:rsidR="00B12248" w:rsidDel="0014217B">
                  <w:rPr>
                    <w:noProof/>
                  </w:rPr>
                  <w:delText>,</w:delText>
                </w:r>
                <w:r w:rsidR="00DF37BC" w:rsidDel="0014217B">
                  <w:rPr>
                    <w:noProof/>
                  </w:rPr>
                  <w:delText xml:space="preserve"> the</w:delText>
                </w:r>
                <w:r w:rsidR="00B12248" w:rsidDel="0014217B">
                  <w:rPr>
                    <w:noProof/>
                  </w:rPr>
                  <w:delText xml:space="preserve"> </w:delText>
                </w:r>
                <w:r w:rsidDel="0014217B">
                  <w:rPr>
                    <w:noProof/>
                  </w:rPr>
                  <w:delText>master Window 10 Multi-</w:delText>
                </w:r>
                <w:r w:rsidR="006602D8" w:rsidDel="0014217B">
                  <w:rPr>
                    <w:noProof/>
                  </w:rPr>
                  <w:delText>session VHD needs to copied to a storage account.</w:delText>
                </w:r>
                <w:r w:rsidR="00DF37BC" w:rsidDel="0014217B">
                  <w:rPr>
                    <w:noProof/>
                  </w:rPr>
                  <w:delText xml:space="preserve"> This task can be done in parallel while waiting on</w:delText>
                </w:r>
                <w:r w:rsidR="00131E01" w:rsidDel="0014217B">
                  <w:rPr>
                    <w:noProof/>
                  </w:rPr>
                  <w:delText xml:space="preserve"> step above. </w:delText>
                </w:r>
                <w:r w:rsidR="006602D8" w:rsidDel="0014217B">
                  <w:rPr>
                    <w:noProof/>
                  </w:rPr>
                  <w:delText xml:space="preserve"> In the Azure portal click on </w:delText>
                </w:r>
                <w:r w:rsidR="0084583E" w:rsidRPr="00BE2C4E" w:rsidDel="0014217B">
                  <w:rPr>
                    <w:b/>
                    <w:noProof/>
                    <w:rPrChange w:id="1666" w:author="Author">
                      <w:rPr>
                        <w:noProof/>
                      </w:rPr>
                    </w:rPrChange>
                  </w:rPr>
                  <w:delText>Cloud Shell</w:delText>
                </w:r>
              </w:del>
            </w:ins>
          </w:p>
          <w:p w14:paraId="07CFE6EB" w14:textId="15CFA2BB" w:rsidR="00BE2C4E" w:rsidDel="0014217B" w:rsidRDefault="00BE2C4E" w:rsidP="00AB5A83">
            <w:pPr>
              <w:pStyle w:val="Body"/>
              <w:rPr>
                <w:ins w:id="1667" w:author="Author"/>
                <w:del w:id="1668" w:author="Author"/>
                <w:noProof/>
              </w:rPr>
            </w:pPr>
            <w:ins w:id="1669" w:author="Author">
              <w:del w:id="1670" w:author="Author">
                <w:r w:rsidDel="0014217B">
                  <w:rPr>
                    <w:noProof/>
                  </w:rPr>
                  <w:drawing>
                    <wp:inline distT="0" distB="0" distL="0" distR="0" wp14:anchorId="3FF733B5" wp14:editId="09878697">
                      <wp:extent cx="5486400" cy="1762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762760"/>
                              </a:xfrm>
                              <a:prstGeom prst="rect">
                                <a:avLst/>
                              </a:prstGeom>
                            </pic:spPr>
                          </pic:pic>
                        </a:graphicData>
                      </a:graphic>
                    </wp:inline>
                  </w:drawing>
                </w:r>
              </w:del>
            </w:ins>
          </w:p>
        </w:tc>
      </w:tr>
      <w:tr w:rsidR="00BC7950" w:rsidDel="0014217B" w14:paraId="5D50E2AA" w14:textId="7DDDE40A" w:rsidTr="00726818">
        <w:trPr>
          <w:cnfStyle w:val="000000100000" w:firstRow="0" w:lastRow="0" w:firstColumn="0" w:lastColumn="0" w:oddVBand="0" w:evenVBand="0" w:oddHBand="1" w:evenHBand="0" w:firstRowFirstColumn="0" w:firstRowLastColumn="0" w:lastRowFirstColumn="0" w:lastRowLastColumn="0"/>
          <w:jc w:val="left"/>
          <w:ins w:id="1671" w:author="Author"/>
          <w:del w:id="1672" w:author="Author"/>
        </w:trPr>
        <w:tc>
          <w:tcPr>
            <w:tcW w:w="745" w:type="dxa"/>
          </w:tcPr>
          <w:p w14:paraId="26EB445B" w14:textId="4E4E45AF" w:rsidR="00BC7950" w:rsidDel="0014217B" w:rsidRDefault="00BC7950" w:rsidP="007737A6">
            <w:pPr>
              <w:pStyle w:val="ListParagraph"/>
              <w:numPr>
                <w:ilvl w:val="0"/>
                <w:numId w:val="30"/>
              </w:numPr>
              <w:spacing w:before="20"/>
              <w:rPr>
                <w:ins w:id="1673" w:author="Author"/>
                <w:del w:id="1674" w:author="Author"/>
              </w:rPr>
            </w:pPr>
          </w:p>
        </w:tc>
        <w:tc>
          <w:tcPr>
            <w:tcW w:w="8856" w:type="dxa"/>
          </w:tcPr>
          <w:p w14:paraId="1F15EFB7" w14:textId="21F9C6A6" w:rsidR="00BC7950" w:rsidDel="0014217B" w:rsidRDefault="00131E01" w:rsidP="00AB5A83">
            <w:pPr>
              <w:pStyle w:val="Body"/>
              <w:rPr>
                <w:ins w:id="1675" w:author="Author"/>
                <w:del w:id="1676" w:author="Author"/>
                <w:noProof/>
              </w:rPr>
            </w:pPr>
            <w:ins w:id="1677" w:author="Author">
              <w:del w:id="1678" w:author="Author">
                <w:r w:rsidDel="0014217B">
                  <w:rPr>
                    <w:noProof/>
                  </w:rPr>
                  <w:delText xml:space="preserve">In the Azure portal click on </w:delText>
                </w:r>
                <w:r w:rsidRPr="009C1094" w:rsidDel="0014217B">
                  <w:rPr>
                    <w:b/>
                    <w:noProof/>
                  </w:rPr>
                  <w:delText>Cloud Shell</w:delText>
                </w:r>
                <w:r w:rsidDel="0014217B">
                  <w:rPr>
                    <w:b/>
                    <w:noProof/>
                  </w:rPr>
                  <w:delText>.</w:delText>
                </w:r>
                <w:r w:rsidDel="0014217B">
                  <w:rPr>
                    <w:noProof/>
                  </w:rPr>
                  <w:delText xml:space="preserve"> </w:delText>
                </w:r>
                <w:r w:rsidR="00BE2C4E" w:rsidDel="0014217B">
                  <w:rPr>
                    <w:noProof/>
                  </w:rPr>
                  <w:delText xml:space="preserve">Select </w:delText>
                </w:r>
                <w:r w:rsidR="00BE2C4E" w:rsidRPr="00A83FB2" w:rsidDel="0014217B">
                  <w:rPr>
                    <w:b/>
                    <w:noProof/>
                    <w:rPrChange w:id="1679" w:author="Author">
                      <w:rPr>
                        <w:noProof/>
                      </w:rPr>
                    </w:rPrChange>
                  </w:rPr>
                  <w:delText>Bas</w:delText>
                </w:r>
                <w:r w:rsidR="00A83FB2" w:rsidRPr="00A83FB2" w:rsidDel="0014217B">
                  <w:rPr>
                    <w:b/>
                    <w:noProof/>
                    <w:rPrChange w:id="1680" w:author="Author">
                      <w:rPr>
                        <w:noProof/>
                      </w:rPr>
                    </w:rPrChange>
                  </w:rPr>
                  <w:delText>h</w:delText>
                </w:r>
                <w:r w:rsidR="00BE2C4E" w:rsidDel="0014217B">
                  <w:rPr>
                    <w:noProof/>
                  </w:rPr>
                  <w:delText xml:space="preserve"> as the </w:delText>
                </w:r>
                <w:r w:rsidR="007073F9" w:rsidDel="0014217B">
                  <w:rPr>
                    <w:noProof/>
                  </w:rPr>
                  <w:delText>environment.</w:delText>
                </w:r>
              </w:del>
            </w:ins>
          </w:p>
          <w:p w14:paraId="2AAA2B6E" w14:textId="7C1CF487" w:rsidR="00A83FB2" w:rsidDel="0014217B" w:rsidRDefault="00A83FB2" w:rsidP="00AB5A83">
            <w:pPr>
              <w:pStyle w:val="Body"/>
              <w:rPr>
                <w:ins w:id="1681" w:author="Author"/>
                <w:del w:id="1682" w:author="Author"/>
                <w:noProof/>
              </w:rPr>
            </w:pPr>
            <w:ins w:id="1683" w:author="Author">
              <w:del w:id="1684" w:author="Author">
                <w:r w:rsidDel="0014217B">
                  <w:rPr>
                    <w:noProof/>
                  </w:rPr>
                  <w:drawing>
                    <wp:inline distT="0" distB="0" distL="0" distR="0" wp14:anchorId="455E601D" wp14:editId="509A2136">
                      <wp:extent cx="3104762" cy="20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62" cy="2009524"/>
                              </a:xfrm>
                              <a:prstGeom prst="rect">
                                <a:avLst/>
                              </a:prstGeom>
                            </pic:spPr>
                          </pic:pic>
                        </a:graphicData>
                      </a:graphic>
                    </wp:inline>
                  </w:drawing>
                </w:r>
              </w:del>
            </w:ins>
          </w:p>
        </w:tc>
      </w:tr>
      <w:tr w:rsidR="00A83FB2" w:rsidDel="0014217B" w14:paraId="0EA577F3" w14:textId="32BDBF4F" w:rsidTr="00726818">
        <w:trPr>
          <w:cnfStyle w:val="000000010000" w:firstRow="0" w:lastRow="0" w:firstColumn="0" w:lastColumn="0" w:oddVBand="0" w:evenVBand="0" w:oddHBand="0" w:evenHBand="1" w:firstRowFirstColumn="0" w:firstRowLastColumn="0" w:lastRowFirstColumn="0" w:lastRowLastColumn="0"/>
          <w:jc w:val="left"/>
          <w:ins w:id="1685" w:author="Author"/>
          <w:del w:id="1686" w:author="Author"/>
        </w:trPr>
        <w:tc>
          <w:tcPr>
            <w:tcW w:w="745" w:type="dxa"/>
          </w:tcPr>
          <w:p w14:paraId="7DD5376D" w14:textId="44823D5B" w:rsidR="00A83FB2" w:rsidDel="0014217B" w:rsidRDefault="00A83FB2" w:rsidP="007737A6">
            <w:pPr>
              <w:pStyle w:val="ListParagraph"/>
              <w:numPr>
                <w:ilvl w:val="0"/>
                <w:numId w:val="30"/>
              </w:numPr>
              <w:spacing w:before="20"/>
              <w:rPr>
                <w:ins w:id="1687" w:author="Author"/>
                <w:del w:id="1688" w:author="Author"/>
              </w:rPr>
            </w:pPr>
          </w:p>
        </w:tc>
        <w:tc>
          <w:tcPr>
            <w:tcW w:w="8856" w:type="dxa"/>
          </w:tcPr>
          <w:p w14:paraId="23CE0C19" w14:textId="3305C7EA" w:rsidR="00C75BC2" w:rsidDel="0014217B" w:rsidRDefault="00F34720" w:rsidP="00AB5A83">
            <w:pPr>
              <w:pStyle w:val="Body"/>
              <w:rPr>
                <w:ins w:id="1689" w:author="Author"/>
                <w:del w:id="1690" w:author="Author"/>
                <w:noProof/>
              </w:rPr>
            </w:pPr>
            <w:ins w:id="1691" w:author="Author">
              <w:del w:id="1692" w:author="Author">
                <w:r w:rsidDel="0014217B">
                  <w:rPr>
                    <w:noProof/>
                  </w:rPr>
                  <w:delText xml:space="preserve">A </w:delText>
                </w:r>
                <w:r w:rsidR="000C3910" w:rsidDel="0014217B">
                  <w:rPr>
                    <w:noProof/>
                  </w:rPr>
                  <w:delText xml:space="preserve">seperaet resource group will be created for the WVD </w:delText>
                </w:r>
                <w:r w:rsidR="00C75BC2" w:rsidDel="0014217B">
                  <w:rPr>
                    <w:noProof/>
                  </w:rPr>
                  <w:delText xml:space="preserve">machines. </w:delText>
                </w:r>
              </w:del>
            </w:ins>
          </w:p>
          <w:p w14:paraId="1400CF37" w14:textId="7FD3298E" w:rsidR="00C75BC2" w:rsidDel="0014217B" w:rsidRDefault="00C75BC2" w:rsidP="00AB5A83">
            <w:pPr>
              <w:pStyle w:val="Body"/>
              <w:rPr>
                <w:ins w:id="1693" w:author="Author"/>
                <w:del w:id="1694" w:author="Author"/>
                <w:noProof/>
              </w:rPr>
            </w:pPr>
          </w:p>
          <w:p w14:paraId="5FAA863A" w14:textId="2703EEA6" w:rsidR="00A83FB2" w:rsidDel="0014217B" w:rsidRDefault="00C75BC2" w:rsidP="00AB5A83">
            <w:pPr>
              <w:pStyle w:val="Body"/>
              <w:rPr>
                <w:ins w:id="1695" w:author="Author"/>
                <w:del w:id="1696" w:author="Author"/>
                <w:noProof/>
              </w:rPr>
            </w:pPr>
            <w:ins w:id="1697" w:author="Author">
              <w:del w:id="1698" w:author="Author">
                <w:r w:rsidDel="0014217B">
                  <w:rPr>
                    <w:noProof/>
                  </w:rPr>
                  <w:delText>Note: If you have more than one subscription associated to your account you will need do the following in Bash</w:delText>
                </w:r>
                <w:r w:rsidR="005D1424" w:rsidDel="0014217B">
                  <w:rPr>
                    <w:noProof/>
                  </w:rPr>
                  <w:delText xml:space="preserve"> with Azure CLI command</w:delText>
                </w:r>
                <w:r w:rsidDel="0014217B">
                  <w:rPr>
                    <w:noProof/>
                  </w:rPr>
                  <w:delText>.</w:delText>
                </w:r>
              </w:del>
            </w:ins>
          </w:p>
          <w:p w14:paraId="5DBE8E61" w14:textId="6166035C" w:rsidR="00C75BC2" w:rsidDel="0014217B" w:rsidRDefault="00A80C3C" w:rsidP="00AB5A83">
            <w:pPr>
              <w:pStyle w:val="Body"/>
              <w:rPr>
                <w:ins w:id="1699" w:author="Author"/>
                <w:del w:id="1700" w:author="Author"/>
                <w:b/>
                <w:noProof/>
              </w:rPr>
            </w:pPr>
            <w:ins w:id="1701" w:author="Author">
              <w:del w:id="1702" w:author="Author">
                <w:r w:rsidRPr="00A80C3C" w:rsidDel="0014217B">
                  <w:rPr>
                    <w:noProof/>
                  </w:rPr>
                  <w:delText xml:space="preserve">tony@Azure:~$ </w:delText>
                </w:r>
                <w:r w:rsidRPr="00A80C3C" w:rsidDel="0014217B">
                  <w:rPr>
                    <w:b/>
                    <w:noProof/>
                    <w:rPrChange w:id="1703" w:author="Author">
                      <w:rPr>
                        <w:noProof/>
                      </w:rPr>
                    </w:rPrChange>
                  </w:rPr>
                  <w:delText>azure account list</w:delText>
                </w:r>
              </w:del>
            </w:ins>
          </w:p>
          <w:p w14:paraId="09687E38" w14:textId="720E226D" w:rsidR="008A35E7" w:rsidDel="0014217B" w:rsidRDefault="008A35E7" w:rsidP="00AB5A83">
            <w:pPr>
              <w:pStyle w:val="Body"/>
              <w:rPr>
                <w:ins w:id="1704" w:author="Author"/>
                <w:del w:id="1705" w:author="Author"/>
                <w:b/>
                <w:noProof/>
              </w:rPr>
            </w:pPr>
            <w:ins w:id="1706" w:author="Author">
              <w:del w:id="1707" w:author="Author">
                <w:r w:rsidDel="0014217B">
                  <w:rPr>
                    <w:b/>
                    <w:noProof/>
                  </w:rPr>
                  <w:delText>Hit Enter</w:delText>
                </w:r>
              </w:del>
            </w:ins>
          </w:p>
          <w:p w14:paraId="60198754" w14:textId="1F058049" w:rsidR="005D1424" w:rsidDel="0014217B" w:rsidRDefault="00F803ED" w:rsidP="00AB5A83">
            <w:pPr>
              <w:pStyle w:val="Body"/>
              <w:rPr>
                <w:ins w:id="1708" w:author="Author"/>
                <w:del w:id="1709" w:author="Author"/>
                <w:noProof/>
              </w:rPr>
            </w:pPr>
            <w:ins w:id="1710" w:author="Author">
              <w:del w:id="1711" w:author="Author">
                <w:r w:rsidDel="0014217B">
                  <w:rPr>
                    <w:noProof/>
                  </w:rPr>
                  <w:delText xml:space="preserve">copy the subscription ID </w:delText>
                </w:r>
                <w:r w:rsidR="008A35E7" w:rsidDel="0014217B">
                  <w:rPr>
                    <w:noProof/>
                  </w:rPr>
                  <w:delText>used in this lab</w:delText>
                </w:r>
                <w:r w:rsidR="008A3715" w:rsidDel="0014217B">
                  <w:rPr>
                    <w:noProof/>
                  </w:rPr>
                  <w:delText xml:space="preserve"> to the command below</w:delText>
                </w:r>
              </w:del>
            </w:ins>
          </w:p>
          <w:p w14:paraId="77BC5212" w14:textId="5189E908" w:rsidR="008A35E7" w:rsidDel="0014217B" w:rsidRDefault="008A35E7" w:rsidP="00AB5A83">
            <w:pPr>
              <w:pStyle w:val="Body"/>
              <w:rPr>
                <w:ins w:id="1712" w:author="Author"/>
                <w:del w:id="1713" w:author="Author"/>
                <w:noProof/>
              </w:rPr>
            </w:pPr>
            <w:ins w:id="1714" w:author="Author">
              <w:del w:id="1715" w:author="Author">
                <w:r w:rsidRPr="008A35E7" w:rsidDel="0014217B">
                  <w:rPr>
                    <w:noProof/>
                  </w:rPr>
                  <w:delText xml:space="preserve">tony@Azure:~$ </w:delText>
                </w:r>
                <w:r w:rsidR="00215317" w:rsidRPr="00215317" w:rsidDel="0014217B">
                  <w:rPr>
                    <w:b/>
                    <w:noProof/>
                  </w:rPr>
                  <w:delText>az account set --subscription</w:delText>
                </w:r>
                <w:r w:rsidRPr="008A35E7" w:rsidDel="0014217B">
                  <w:rPr>
                    <w:b/>
                    <w:noProof/>
                    <w:rPrChange w:id="1716" w:author="Author">
                      <w:rPr>
                        <w:noProof/>
                      </w:rPr>
                    </w:rPrChange>
                  </w:rPr>
                  <w:delText xml:space="preserve">azure config set subscription </w:delText>
                </w:r>
                <w:r w:rsidR="00962C5D" w:rsidDel="0014217B">
                  <w:rPr>
                    <w:b/>
                    <w:noProof/>
                  </w:rPr>
                  <w:delText>y</w:delText>
                </w:r>
                <w:r w:rsidDel="0014217B">
                  <w:rPr>
                    <w:b/>
                    <w:noProof/>
                  </w:rPr>
                  <w:delText xml:space="preserve">rour </w:delText>
                </w:r>
                <w:r w:rsidRPr="008A35E7" w:rsidDel="0014217B">
                  <w:rPr>
                    <w:b/>
                    <w:noProof/>
                    <w:rPrChange w:id="1717" w:author="Author">
                      <w:rPr>
                        <w:noProof/>
                      </w:rPr>
                    </w:rPrChange>
                  </w:rPr>
                  <w:delText>subscription ID #</w:delText>
                </w:r>
                <w:r w:rsidR="00E62504" w:rsidDel="0014217B">
                  <w:rPr>
                    <w:b/>
                    <w:noProof/>
                  </w:rPr>
                  <w:delText xml:space="preserve"> SubscriptionID</w:delText>
                </w:r>
              </w:del>
            </w:ins>
          </w:p>
        </w:tc>
      </w:tr>
      <w:tr w:rsidR="00A83FB2" w:rsidDel="0014217B" w14:paraId="44ECEA0B" w14:textId="7BDD6EA4" w:rsidTr="00726818">
        <w:trPr>
          <w:cnfStyle w:val="000000100000" w:firstRow="0" w:lastRow="0" w:firstColumn="0" w:lastColumn="0" w:oddVBand="0" w:evenVBand="0" w:oddHBand="1" w:evenHBand="0" w:firstRowFirstColumn="0" w:firstRowLastColumn="0" w:lastRowFirstColumn="0" w:lastRowLastColumn="0"/>
          <w:jc w:val="left"/>
          <w:ins w:id="1718" w:author="Author"/>
          <w:del w:id="1719" w:author="Author"/>
        </w:trPr>
        <w:tc>
          <w:tcPr>
            <w:tcW w:w="745" w:type="dxa"/>
          </w:tcPr>
          <w:p w14:paraId="3CA97860" w14:textId="346106A7" w:rsidR="00A83FB2" w:rsidDel="0014217B" w:rsidRDefault="00A83FB2" w:rsidP="007737A6">
            <w:pPr>
              <w:pStyle w:val="ListParagraph"/>
              <w:numPr>
                <w:ilvl w:val="0"/>
                <w:numId w:val="30"/>
              </w:numPr>
              <w:spacing w:before="20"/>
              <w:rPr>
                <w:ins w:id="1720" w:author="Author"/>
                <w:del w:id="1721" w:author="Author"/>
              </w:rPr>
            </w:pPr>
          </w:p>
        </w:tc>
        <w:tc>
          <w:tcPr>
            <w:tcW w:w="8856" w:type="dxa"/>
          </w:tcPr>
          <w:p w14:paraId="1D045DD0" w14:textId="52AB6FDB" w:rsidR="00A83FB2" w:rsidDel="0014217B" w:rsidRDefault="00333B05" w:rsidP="00AB5A83">
            <w:pPr>
              <w:pStyle w:val="Body"/>
              <w:rPr>
                <w:ins w:id="1722" w:author="Author"/>
                <w:del w:id="1723" w:author="Author"/>
                <w:noProof/>
              </w:rPr>
            </w:pPr>
            <w:ins w:id="1724" w:author="Author">
              <w:del w:id="1725" w:author="Author">
                <w:r w:rsidDel="0014217B">
                  <w:rPr>
                    <w:noProof/>
                  </w:rPr>
                  <w:delText xml:space="preserve">Copy the command below to </w:delText>
                </w:r>
                <w:r w:rsidR="00365B4C" w:rsidDel="0014217B">
                  <w:rPr>
                    <w:noProof/>
                  </w:rPr>
                  <w:delText xml:space="preserve"> notepad or edit the doc here </w:delText>
                </w:r>
                <w:r w:rsidDel="0014217B">
                  <w:rPr>
                    <w:noProof/>
                  </w:rPr>
                  <w:delText xml:space="preserve">create a new storage account to copy the </w:delText>
                </w:r>
                <w:r w:rsidR="00D82E00" w:rsidDel="0014217B">
                  <w:rPr>
                    <w:noProof/>
                  </w:rPr>
                  <w:delText>vhd to:</w:delText>
                </w:r>
              </w:del>
            </w:ins>
          </w:p>
          <w:p w14:paraId="7094D628" w14:textId="0B662EF5" w:rsidR="0091276B" w:rsidDel="0014217B" w:rsidRDefault="0091276B" w:rsidP="0091276B">
            <w:pPr>
              <w:pStyle w:val="Body"/>
              <w:rPr>
                <w:ins w:id="1726" w:author="Author"/>
                <w:del w:id="1727" w:author="Author"/>
                <w:noProof/>
              </w:rPr>
            </w:pPr>
            <w:ins w:id="1728" w:author="Author">
              <w:del w:id="1729" w:author="Author">
                <w:r w:rsidDel="0014217B">
                  <w:rPr>
                    <w:noProof/>
                  </w:rPr>
                  <w:delText>az storage account create \</w:delText>
                </w:r>
              </w:del>
            </w:ins>
          </w:p>
          <w:p w14:paraId="18E8A357" w14:textId="55A435FF" w:rsidR="0091276B" w:rsidDel="0014217B" w:rsidRDefault="0091276B" w:rsidP="0091276B">
            <w:pPr>
              <w:pStyle w:val="Body"/>
              <w:rPr>
                <w:ins w:id="1730" w:author="Author"/>
                <w:del w:id="1731" w:author="Author"/>
                <w:noProof/>
              </w:rPr>
            </w:pPr>
            <w:ins w:id="1732" w:author="Author">
              <w:del w:id="1733" w:author="Author">
                <w:r w:rsidDel="0014217B">
                  <w:rPr>
                    <w:noProof/>
                  </w:rPr>
                  <w:delText xml:space="preserve">    --name </w:delText>
                </w:r>
                <w:r w:rsidR="0036590F" w:rsidDel="0014217B">
                  <w:rPr>
                    <w:noProof/>
                  </w:rPr>
                  <w:delText>wvd</w:delText>
                </w:r>
                <w:r w:rsidR="00410704" w:rsidDel="0014217B">
                  <w:rPr>
                    <w:noProof/>
                  </w:rPr>
                  <w:delText>image</w:delText>
                </w:r>
                <w:r w:rsidR="00D82E00" w:rsidDel="0014217B">
                  <w:rPr>
                    <w:noProof/>
                  </w:rPr>
                  <w:delText>Source</w:delText>
                </w:r>
                <w:r w:rsidR="00B17BCB" w:rsidDel="0014217B">
                  <w:rPr>
                    <w:b/>
                    <w:noProof/>
                  </w:rPr>
                  <w:delText>XX</w:delText>
                </w:r>
                <w:r w:rsidR="008127F7" w:rsidDel="0014217B">
                  <w:rPr>
                    <w:b/>
                    <w:noProof/>
                  </w:rPr>
                  <w:delText>01</w:delText>
                </w:r>
                <w:r w:rsidR="00D82E00" w:rsidRPr="00CF508F" w:rsidDel="0014217B">
                  <w:rPr>
                    <w:b/>
                    <w:noProof/>
                    <w:rPrChange w:id="1734" w:author="Author">
                      <w:rPr>
                        <w:noProof/>
                      </w:rPr>
                    </w:rPrChange>
                  </w:rPr>
                  <w:delText>XX</w:delText>
                </w:r>
                <w:r w:rsidDel="0014217B">
                  <w:rPr>
                    <w:noProof/>
                  </w:rPr>
                  <w:delText>WVD \</w:delText>
                </w:r>
              </w:del>
            </w:ins>
          </w:p>
          <w:p w14:paraId="2FCEECE4" w14:textId="7FB067DD" w:rsidR="0091276B" w:rsidDel="0014217B" w:rsidRDefault="0091276B" w:rsidP="0091276B">
            <w:pPr>
              <w:pStyle w:val="Body"/>
              <w:rPr>
                <w:ins w:id="1735" w:author="Author"/>
                <w:del w:id="1736" w:author="Author"/>
                <w:noProof/>
              </w:rPr>
            </w:pPr>
            <w:ins w:id="1737" w:author="Author">
              <w:del w:id="1738" w:author="Author">
                <w:r w:rsidDel="0014217B">
                  <w:rPr>
                    <w:noProof/>
                  </w:rPr>
                  <w:delText xml:space="preserve">    --resource-group </w:delText>
                </w:r>
                <w:r w:rsidR="0036590F" w:rsidDel="0014217B">
                  <w:rPr>
                    <w:noProof/>
                  </w:rPr>
                  <w:delText>wvd</w:delText>
                </w:r>
                <w:r w:rsidDel="0014217B">
                  <w:rPr>
                    <w:noProof/>
                  </w:rPr>
                  <w:delText>WVD \</w:delText>
                </w:r>
              </w:del>
            </w:ins>
          </w:p>
          <w:p w14:paraId="3062A7B8" w14:textId="040EE947" w:rsidR="0091276B" w:rsidDel="0014217B" w:rsidRDefault="0091276B" w:rsidP="0091276B">
            <w:pPr>
              <w:pStyle w:val="Body"/>
              <w:rPr>
                <w:ins w:id="1739" w:author="Author"/>
                <w:del w:id="1740" w:author="Author"/>
                <w:noProof/>
              </w:rPr>
            </w:pPr>
            <w:ins w:id="1741" w:author="Author">
              <w:del w:id="1742" w:author="Author">
                <w:r w:rsidDel="0014217B">
                  <w:rPr>
                    <w:noProof/>
                  </w:rPr>
                  <w:delText xml:space="preserve">    --location </w:delText>
                </w:r>
                <w:r w:rsidR="0036590F" w:rsidDel="0014217B">
                  <w:rPr>
                    <w:noProof/>
                  </w:rPr>
                  <w:delText>east</w:delText>
                </w:r>
                <w:r w:rsidDel="0014217B">
                  <w:rPr>
                    <w:noProof/>
                  </w:rPr>
                  <w:delText>westus \</w:delText>
                </w:r>
              </w:del>
            </w:ins>
          </w:p>
          <w:p w14:paraId="53C8FCDC" w14:textId="73ED80F3" w:rsidR="0091276B" w:rsidDel="0014217B" w:rsidRDefault="0091276B" w:rsidP="0091276B">
            <w:pPr>
              <w:pStyle w:val="Body"/>
              <w:rPr>
                <w:ins w:id="1743" w:author="Author"/>
                <w:del w:id="1744" w:author="Author"/>
                <w:noProof/>
              </w:rPr>
            </w:pPr>
            <w:ins w:id="1745" w:author="Author">
              <w:del w:id="1746" w:author="Author">
                <w:r w:rsidDel="0014217B">
                  <w:rPr>
                    <w:noProof/>
                  </w:rPr>
                  <w:delText xml:space="preserve">    --sku Standard_LRS \</w:delText>
                </w:r>
              </w:del>
            </w:ins>
          </w:p>
          <w:p w14:paraId="34E483DF" w14:textId="2C36001F" w:rsidR="0091276B" w:rsidDel="0014217B" w:rsidRDefault="0091276B" w:rsidP="0091276B">
            <w:pPr>
              <w:pStyle w:val="Body"/>
              <w:rPr>
                <w:ins w:id="1747" w:author="Author"/>
                <w:del w:id="1748" w:author="Author"/>
                <w:noProof/>
              </w:rPr>
            </w:pPr>
            <w:ins w:id="1749" w:author="Author">
              <w:del w:id="1750" w:author="Author">
                <w:r w:rsidDel="0014217B">
                  <w:rPr>
                    <w:noProof/>
                  </w:rPr>
                  <w:delText xml:space="preserve">    --kind StorageV2</w:delText>
                </w:r>
              </w:del>
            </w:ins>
          </w:p>
          <w:p w14:paraId="4FA6A95A" w14:textId="2EAF7D4E" w:rsidR="007B685D" w:rsidDel="0014217B" w:rsidRDefault="007B685D" w:rsidP="0091276B">
            <w:pPr>
              <w:pStyle w:val="Body"/>
              <w:rPr>
                <w:ins w:id="1751" w:author="Author"/>
                <w:del w:id="1752" w:author="Author"/>
                <w:noProof/>
              </w:rPr>
            </w:pPr>
          </w:p>
          <w:p w14:paraId="41658346" w14:textId="08CB8E15" w:rsidR="00F67946" w:rsidDel="0014217B" w:rsidRDefault="00B17BCB" w:rsidP="0091276B">
            <w:pPr>
              <w:pStyle w:val="Body"/>
              <w:rPr>
                <w:ins w:id="1753" w:author="Author"/>
                <w:del w:id="1754" w:author="Author"/>
                <w:noProof/>
              </w:rPr>
            </w:pPr>
            <w:ins w:id="1755" w:author="Author">
              <w:del w:id="1756" w:author="Author">
                <w:r w:rsidDel="0014217B">
                  <w:rPr>
                    <w:noProof/>
                  </w:rPr>
                  <w:drawing>
                    <wp:inline distT="0" distB="0" distL="0" distR="0" wp14:anchorId="2E2B3B83" wp14:editId="4B96DA2B">
                      <wp:extent cx="3304762" cy="116190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4762" cy="1161905"/>
                              </a:xfrm>
                              <a:prstGeom prst="rect">
                                <a:avLst/>
                              </a:prstGeom>
                            </pic:spPr>
                          </pic:pic>
                        </a:graphicData>
                      </a:graphic>
                    </wp:inline>
                  </w:drawing>
                </w:r>
              </w:del>
            </w:ins>
          </w:p>
          <w:p w14:paraId="4C7BD025" w14:textId="090E1237" w:rsidR="007B685D" w:rsidRPr="008127F7" w:rsidDel="0014217B" w:rsidRDefault="007B685D" w:rsidP="0091276B">
            <w:pPr>
              <w:pStyle w:val="Body"/>
              <w:rPr>
                <w:ins w:id="1757" w:author="Author"/>
                <w:del w:id="1758" w:author="Author"/>
                <w:b/>
                <w:noProof/>
                <w:rPrChange w:id="1759" w:author="Author">
                  <w:rPr>
                    <w:ins w:id="1760" w:author="Author"/>
                    <w:del w:id="1761" w:author="Author"/>
                    <w:noProof/>
                  </w:rPr>
                </w:rPrChange>
              </w:rPr>
            </w:pPr>
            <w:ins w:id="1762" w:author="Author">
              <w:del w:id="1763" w:author="Author">
                <w:r w:rsidRPr="008127F7" w:rsidDel="0014217B">
                  <w:rPr>
                    <w:b/>
                    <w:noProof/>
                    <w:rPrChange w:id="1764" w:author="Author">
                      <w:rPr>
                        <w:noProof/>
                      </w:rPr>
                    </w:rPrChange>
                  </w:rPr>
                  <w:delText>Note that the name of the storage accout has to be unique. Simple add</w:delText>
                </w:r>
                <w:r w:rsidR="00AC004E" w:rsidRPr="008127F7" w:rsidDel="0014217B">
                  <w:rPr>
                    <w:b/>
                    <w:noProof/>
                    <w:rPrChange w:id="1765" w:author="Author">
                      <w:rPr>
                        <w:noProof/>
                      </w:rPr>
                    </w:rPrChange>
                  </w:rPr>
                  <w:delText>change the XX to u</w:delText>
                </w:r>
                <w:r w:rsidRPr="008127F7" w:rsidDel="0014217B">
                  <w:rPr>
                    <w:b/>
                    <w:noProof/>
                    <w:rPrChange w:id="1766" w:author="Author">
                      <w:rPr>
                        <w:noProof/>
                      </w:rPr>
                    </w:rPrChange>
                  </w:rPr>
                  <w:delText xml:space="preserve"> </w:delText>
                </w:r>
                <w:r w:rsidR="008127F7" w:rsidRPr="008127F7" w:rsidDel="0014217B">
                  <w:rPr>
                    <w:b/>
                    <w:noProof/>
                    <w:rPrChange w:id="1767" w:author="Author">
                      <w:rPr>
                        <w:noProof/>
                      </w:rPr>
                    </w:rPrChange>
                  </w:rPr>
                  <w:delText>y</w:delText>
                </w:r>
                <w:r w:rsidRPr="008127F7" w:rsidDel="0014217B">
                  <w:rPr>
                    <w:b/>
                    <w:noProof/>
                    <w:rPrChange w:id="1768" w:author="Author">
                      <w:rPr>
                        <w:noProof/>
                      </w:rPr>
                    </w:rPrChange>
                  </w:rPr>
                  <w:delText xml:space="preserve">your student </w:delText>
                </w:r>
                <w:r w:rsidR="008127F7" w:rsidRPr="008127F7" w:rsidDel="0014217B">
                  <w:rPr>
                    <w:b/>
                    <w:noProof/>
                    <w:rPrChange w:id="1769" w:author="Author">
                      <w:rPr>
                        <w:noProof/>
                      </w:rPr>
                    </w:rPrChange>
                  </w:rPr>
                  <w:delText>before pasting in the command</w:delText>
                </w:r>
                <w:r w:rsidR="00246422" w:rsidDel="0014217B">
                  <w:rPr>
                    <w:noProof/>
                  </w:rPr>
                  <w:delText>. This process will take a few minutes to create.</w:delText>
                </w:r>
                <w:r w:rsidRPr="008127F7" w:rsidDel="0014217B">
                  <w:rPr>
                    <w:b/>
                    <w:noProof/>
                    <w:rPrChange w:id="1770" w:author="Author">
                      <w:rPr>
                        <w:noProof/>
                      </w:rPr>
                    </w:rPrChange>
                  </w:rPr>
                  <w:delText xml:space="preserve"># to the end of </w:delText>
                </w:r>
                <w:r w:rsidR="00E4428F" w:rsidRPr="008127F7" w:rsidDel="0014217B">
                  <w:rPr>
                    <w:b/>
                    <w:noProof/>
                    <w:rPrChange w:id="1771" w:author="Author">
                      <w:rPr>
                        <w:noProof/>
                      </w:rPr>
                    </w:rPrChange>
                  </w:rPr>
                  <w:delText xml:space="preserve">name to keep </w:delText>
                </w:r>
                <w:r w:rsidR="00410704" w:rsidRPr="008127F7" w:rsidDel="0014217B">
                  <w:rPr>
                    <w:b/>
                    <w:noProof/>
                    <w:rPrChange w:id="1772" w:author="Author">
                      <w:rPr>
                        <w:noProof/>
                      </w:rPr>
                    </w:rPrChange>
                  </w:rPr>
                  <w:delText>where XX is at</w:delText>
                </w:r>
                <w:r w:rsidR="00E4428F" w:rsidRPr="008127F7" w:rsidDel="0014217B">
                  <w:rPr>
                    <w:b/>
                    <w:noProof/>
                    <w:rPrChange w:id="1773" w:author="Author">
                      <w:rPr>
                        <w:noProof/>
                      </w:rPr>
                    </w:rPrChange>
                  </w:rPr>
                  <w:delText>your</w:delText>
                </w:r>
              </w:del>
            </w:ins>
          </w:p>
        </w:tc>
      </w:tr>
      <w:tr w:rsidR="00F2777B" w:rsidDel="0014217B" w14:paraId="5A5D5454" w14:textId="602F4A4E" w:rsidTr="00726818">
        <w:trPr>
          <w:cnfStyle w:val="000000010000" w:firstRow="0" w:lastRow="0" w:firstColumn="0" w:lastColumn="0" w:oddVBand="0" w:evenVBand="0" w:oddHBand="0" w:evenHBand="1" w:firstRowFirstColumn="0" w:firstRowLastColumn="0" w:lastRowFirstColumn="0" w:lastRowLastColumn="0"/>
          <w:jc w:val="left"/>
          <w:ins w:id="1774" w:author="Author"/>
          <w:del w:id="1775" w:author="Author"/>
        </w:trPr>
        <w:tc>
          <w:tcPr>
            <w:tcW w:w="745" w:type="dxa"/>
          </w:tcPr>
          <w:p w14:paraId="3185AD6A" w14:textId="78EA7F4A" w:rsidR="00F2777B" w:rsidDel="0014217B" w:rsidRDefault="00F2777B" w:rsidP="007737A6">
            <w:pPr>
              <w:pStyle w:val="ListParagraph"/>
              <w:numPr>
                <w:ilvl w:val="0"/>
                <w:numId w:val="30"/>
              </w:numPr>
              <w:spacing w:before="20"/>
              <w:rPr>
                <w:ins w:id="1776" w:author="Author"/>
                <w:del w:id="1777" w:author="Author"/>
              </w:rPr>
            </w:pPr>
          </w:p>
        </w:tc>
        <w:tc>
          <w:tcPr>
            <w:tcW w:w="8856" w:type="dxa"/>
          </w:tcPr>
          <w:p w14:paraId="1749B7B6" w14:textId="7F45E14C" w:rsidR="00F2777B" w:rsidDel="0014217B" w:rsidRDefault="00F2777B" w:rsidP="00AB5A83">
            <w:pPr>
              <w:pStyle w:val="Body"/>
              <w:rPr>
                <w:ins w:id="1778" w:author="Author"/>
                <w:del w:id="1779" w:author="Author"/>
                <w:noProof/>
              </w:rPr>
            </w:pPr>
            <w:ins w:id="1780" w:author="Author">
              <w:del w:id="1781" w:author="Author">
                <w:r w:rsidDel="0014217B">
                  <w:rPr>
                    <w:noProof/>
                  </w:rPr>
                  <w:delText xml:space="preserve">Once the Storage account is created </w:delText>
                </w:r>
                <w:r w:rsidR="00FB4806" w:rsidDel="0014217B">
                  <w:rPr>
                    <w:noProof/>
                  </w:rPr>
                  <w:delText xml:space="preserve">the </w:delText>
                </w:r>
                <w:r w:rsidR="00293C04" w:rsidDel="0014217B">
                  <w:rPr>
                    <w:noProof/>
                  </w:rPr>
                  <w:delText xml:space="preserve">storage account keys and environment variables need to be applied. </w:delText>
                </w:r>
                <w:r w:rsidDel="0014217B">
                  <w:rPr>
                    <w:noProof/>
                  </w:rPr>
                  <w:delText xml:space="preserve">a new container </w:delText>
                </w:r>
                <w:r w:rsidR="002F6799" w:rsidDel="0014217B">
                  <w:rPr>
                    <w:noProof/>
                  </w:rPr>
                  <w:delText>should be created that will hold the master vhd.</w:delText>
                </w:r>
              </w:del>
            </w:ins>
          </w:p>
          <w:p w14:paraId="44B07999" w14:textId="36E10E88" w:rsidR="0076664E" w:rsidDel="0014217B" w:rsidRDefault="0076664E" w:rsidP="00AB5A83">
            <w:pPr>
              <w:pStyle w:val="Body"/>
              <w:rPr>
                <w:ins w:id="1782" w:author="Author"/>
                <w:del w:id="1783" w:author="Author"/>
                <w:noProof/>
              </w:rPr>
            </w:pPr>
          </w:p>
          <w:p w14:paraId="4314C93B" w14:textId="11E6D2BD" w:rsidR="0076664E" w:rsidDel="0014217B" w:rsidRDefault="0076664E">
            <w:pPr>
              <w:pStyle w:val="Body"/>
              <w:numPr>
                <w:ilvl w:val="0"/>
                <w:numId w:val="34"/>
              </w:numPr>
              <w:rPr>
                <w:ins w:id="1784" w:author="Author"/>
                <w:del w:id="1785" w:author="Author"/>
                <w:noProof/>
              </w:rPr>
              <w:pPrChange w:id="1786" w:author="Author">
                <w:pPr>
                  <w:pStyle w:val="Body"/>
                </w:pPr>
              </w:pPrChange>
            </w:pPr>
            <w:ins w:id="1787" w:author="Author">
              <w:del w:id="1788" w:author="Author">
                <w:r w:rsidDel="0014217B">
                  <w:rPr>
                    <w:noProof/>
                  </w:rPr>
                  <w:delText>Copy the command below into Bash to list the Storage account keys</w:delText>
                </w:r>
              </w:del>
            </w:ins>
          </w:p>
          <w:p w14:paraId="54CEA86A" w14:textId="5B7E5C58" w:rsidR="00DD09A9" w:rsidDel="0014217B" w:rsidRDefault="00DD09A9" w:rsidP="00DD09A9">
            <w:pPr>
              <w:pStyle w:val="Body"/>
              <w:rPr>
                <w:ins w:id="1789" w:author="Author"/>
                <w:del w:id="1790" w:author="Author"/>
                <w:noProof/>
              </w:rPr>
            </w:pPr>
            <w:ins w:id="1791" w:author="Author">
              <w:del w:id="1792" w:author="Author">
                <w:r w:rsidRPr="009C1094" w:rsidDel="0014217B">
                  <w:rPr>
                    <w:b/>
                    <w:noProof/>
                  </w:rPr>
                  <w:delText>Note that the name of the storage accou</w:delText>
                </w:r>
                <w:r w:rsidDel="0014217B">
                  <w:rPr>
                    <w:b/>
                    <w:noProof/>
                  </w:rPr>
                  <w:delText>n</w:delText>
                </w:r>
                <w:r w:rsidRPr="009C1094" w:rsidDel="0014217B">
                  <w:rPr>
                    <w:b/>
                    <w:noProof/>
                  </w:rPr>
                  <w:delText>t</w:delText>
                </w:r>
                <w:r w:rsidDel="0014217B">
                  <w:rPr>
                    <w:b/>
                    <w:noProof/>
                  </w:rPr>
                  <w:delText>-name</w:delText>
                </w:r>
                <w:r w:rsidRPr="009C1094" w:rsidDel="0014217B">
                  <w:rPr>
                    <w:b/>
                    <w:noProof/>
                  </w:rPr>
                  <w:delText xml:space="preserve"> has to be unique. Simple change the XX to your student before pasting in the command</w:delText>
                </w:r>
                <w:r w:rsidDel="0014217B">
                  <w:rPr>
                    <w:noProof/>
                  </w:rPr>
                  <w:delText>.</w:delText>
                </w:r>
              </w:del>
            </w:ins>
          </w:p>
          <w:p w14:paraId="27C2CB74" w14:textId="19A980FA" w:rsidR="00DD09A9" w:rsidDel="0014217B" w:rsidRDefault="00DD09A9" w:rsidP="00AB5A83">
            <w:pPr>
              <w:pStyle w:val="Body"/>
              <w:rPr>
                <w:ins w:id="1793" w:author="Author"/>
                <w:del w:id="1794" w:author="Author"/>
                <w:noProof/>
              </w:rPr>
            </w:pPr>
          </w:p>
          <w:p w14:paraId="22D1BFF8" w14:textId="3748811C" w:rsidR="004322E3" w:rsidRPr="001131E9" w:rsidDel="0014217B" w:rsidRDefault="004322E3" w:rsidP="004322E3">
            <w:pPr>
              <w:pStyle w:val="Body"/>
              <w:rPr>
                <w:ins w:id="1795" w:author="Author"/>
                <w:del w:id="1796" w:author="Author"/>
                <w:b/>
                <w:noProof/>
                <w:rPrChange w:id="1797" w:author="Author">
                  <w:rPr>
                    <w:ins w:id="1798" w:author="Author"/>
                    <w:del w:id="1799" w:author="Author"/>
                    <w:noProof/>
                  </w:rPr>
                </w:rPrChange>
              </w:rPr>
            </w:pPr>
            <w:ins w:id="1800" w:author="Author">
              <w:del w:id="1801" w:author="Author">
                <w:r w:rsidRPr="001131E9" w:rsidDel="0014217B">
                  <w:rPr>
                    <w:b/>
                    <w:noProof/>
                    <w:rPrChange w:id="1802" w:author="Author">
                      <w:rPr>
                        <w:noProof/>
                      </w:rPr>
                    </w:rPrChange>
                  </w:rPr>
                  <w:delText>az storage account keys list \</w:delText>
                </w:r>
              </w:del>
            </w:ins>
          </w:p>
          <w:p w14:paraId="63BE637C" w14:textId="410D437C" w:rsidR="004322E3" w:rsidRPr="001131E9" w:rsidDel="0014217B" w:rsidRDefault="004322E3" w:rsidP="004322E3">
            <w:pPr>
              <w:pStyle w:val="Body"/>
              <w:rPr>
                <w:ins w:id="1803" w:author="Author"/>
                <w:del w:id="1804" w:author="Author"/>
                <w:b/>
                <w:noProof/>
                <w:rPrChange w:id="1805" w:author="Author">
                  <w:rPr>
                    <w:ins w:id="1806" w:author="Author"/>
                    <w:del w:id="1807" w:author="Author"/>
                    <w:noProof/>
                  </w:rPr>
                </w:rPrChange>
              </w:rPr>
            </w:pPr>
            <w:ins w:id="1808" w:author="Author">
              <w:del w:id="1809" w:author="Author">
                <w:r w:rsidRPr="001131E9" w:rsidDel="0014217B">
                  <w:rPr>
                    <w:b/>
                    <w:noProof/>
                    <w:rPrChange w:id="1810" w:author="Author">
                      <w:rPr>
                        <w:noProof/>
                      </w:rPr>
                    </w:rPrChange>
                  </w:rPr>
                  <w:delText xml:space="preserve">    --account-name mystorageaccount</w:delText>
                </w:r>
                <w:r w:rsidR="003866E7" w:rsidRPr="001131E9" w:rsidDel="0014217B">
                  <w:rPr>
                    <w:b/>
                    <w:noProof/>
                    <w:rPrChange w:id="1811" w:author="Author">
                      <w:rPr>
                        <w:noProof/>
                      </w:rPr>
                    </w:rPrChange>
                  </w:rPr>
                  <w:delText>wvdimage</w:delText>
                </w:r>
                <w:r w:rsidR="00FA3E0E" w:rsidRPr="001131E9" w:rsidDel="0014217B">
                  <w:rPr>
                    <w:b/>
                    <w:i/>
                    <w:noProof/>
                    <w:rPrChange w:id="1812" w:author="Author">
                      <w:rPr>
                        <w:noProof/>
                      </w:rPr>
                    </w:rPrChange>
                  </w:rPr>
                  <w:delText>XX</w:delText>
                </w:r>
                <w:r w:rsidR="003866E7" w:rsidRPr="001131E9" w:rsidDel="0014217B">
                  <w:rPr>
                    <w:b/>
                    <w:noProof/>
                    <w:rPrChange w:id="1813" w:author="Author">
                      <w:rPr>
                        <w:noProof/>
                      </w:rPr>
                    </w:rPrChange>
                  </w:rPr>
                  <w:delText>01</w:delText>
                </w:r>
                <w:r w:rsidRPr="001131E9" w:rsidDel="0014217B">
                  <w:rPr>
                    <w:b/>
                    <w:noProof/>
                    <w:rPrChange w:id="1814" w:author="Author">
                      <w:rPr>
                        <w:noProof/>
                      </w:rPr>
                    </w:rPrChange>
                  </w:rPr>
                  <w:delText xml:space="preserve"> \</w:delText>
                </w:r>
              </w:del>
            </w:ins>
          </w:p>
          <w:p w14:paraId="19FB7673" w14:textId="3A1C304C" w:rsidR="004322E3" w:rsidRPr="001131E9" w:rsidDel="0014217B" w:rsidRDefault="004322E3" w:rsidP="004322E3">
            <w:pPr>
              <w:pStyle w:val="Body"/>
              <w:rPr>
                <w:ins w:id="1815" w:author="Author"/>
                <w:del w:id="1816" w:author="Author"/>
                <w:b/>
                <w:noProof/>
                <w:rPrChange w:id="1817" w:author="Author">
                  <w:rPr>
                    <w:ins w:id="1818" w:author="Author"/>
                    <w:del w:id="1819" w:author="Author"/>
                    <w:noProof/>
                  </w:rPr>
                </w:rPrChange>
              </w:rPr>
            </w:pPr>
            <w:ins w:id="1820" w:author="Author">
              <w:del w:id="1821" w:author="Author">
                <w:r w:rsidRPr="001131E9" w:rsidDel="0014217B">
                  <w:rPr>
                    <w:b/>
                    <w:noProof/>
                    <w:rPrChange w:id="1822" w:author="Author">
                      <w:rPr>
                        <w:noProof/>
                      </w:rPr>
                    </w:rPrChange>
                  </w:rPr>
                  <w:delText xml:space="preserve">    --resource-group </w:delText>
                </w:r>
                <w:r w:rsidR="003866E7" w:rsidRPr="001131E9" w:rsidDel="0014217B">
                  <w:rPr>
                    <w:b/>
                    <w:noProof/>
                    <w:rPrChange w:id="1823" w:author="Author">
                      <w:rPr>
                        <w:noProof/>
                      </w:rPr>
                    </w:rPrChange>
                  </w:rPr>
                  <w:delText>wvd</w:delText>
                </w:r>
                <w:r w:rsidRPr="001131E9" w:rsidDel="0014217B">
                  <w:rPr>
                    <w:b/>
                    <w:noProof/>
                    <w:rPrChange w:id="1824" w:author="Author">
                      <w:rPr>
                        <w:noProof/>
                      </w:rPr>
                    </w:rPrChange>
                  </w:rPr>
                  <w:delText>myResourceGroup \</w:delText>
                </w:r>
              </w:del>
            </w:ins>
          </w:p>
          <w:p w14:paraId="77468EE0" w14:textId="4C973A6C" w:rsidR="004322E3" w:rsidRPr="001131E9" w:rsidDel="0014217B" w:rsidRDefault="004322E3" w:rsidP="004322E3">
            <w:pPr>
              <w:pStyle w:val="Body"/>
              <w:rPr>
                <w:ins w:id="1825" w:author="Author"/>
                <w:del w:id="1826" w:author="Author"/>
                <w:b/>
                <w:noProof/>
                <w:rPrChange w:id="1827" w:author="Author">
                  <w:rPr>
                    <w:ins w:id="1828" w:author="Author"/>
                    <w:del w:id="1829" w:author="Author"/>
                    <w:noProof/>
                  </w:rPr>
                </w:rPrChange>
              </w:rPr>
            </w:pPr>
            <w:ins w:id="1830" w:author="Author">
              <w:del w:id="1831" w:author="Author">
                <w:r w:rsidRPr="001131E9" w:rsidDel="0014217B">
                  <w:rPr>
                    <w:b/>
                    <w:noProof/>
                    <w:rPrChange w:id="1832" w:author="Author">
                      <w:rPr>
                        <w:noProof/>
                      </w:rPr>
                    </w:rPrChange>
                  </w:rPr>
                  <w:delText xml:space="preserve">    --output table</w:delText>
                </w:r>
              </w:del>
            </w:ins>
          </w:p>
          <w:p w14:paraId="4D7C094A" w14:textId="7B4FB6AF" w:rsidR="00956B97" w:rsidDel="0014217B" w:rsidRDefault="00956B97" w:rsidP="004322E3">
            <w:pPr>
              <w:pStyle w:val="Body"/>
              <w:rPr>
                <w:ins w:id="1833" w:author="Author"/>
                <w:del w:id="1834" w:author="Author"/>
                <w:noProof/>
              </w:rPr>
            </w:pPr>
            <w:ins w:id="1835" w:author="Author">
              <w:del w:id="1836" w:author="Author">
                <w:r w:rsidDel="0014217B">
                  <w:rPr>
                    <w:noProof/>
                  </w:rPr>
                  <w:drawing>
                    <wp:inline distT="0" distB="0" distL="0" distR="0" wp14:anchorId="6C9284B4" wp14:editId="4453D0A9">
                      <wp:extent cx="5486400" cy="895350"/>
                      <wp:effectExtent l="0" t="0" r="0" b="0"/>
                      <wp:docPr id="224" name="Picture 224" descr="C:\Users\risanc\AppData\Local\Temp\SNAGHTML14f80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sanc\AppData\Local\Temp\SNAGHTML14f808d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del>
            </w:ins>
          </w:p>
          <w:p w14:paraId="651411E1" w14:textId="41676593" w:rsidR="0076664E" w:rsidDel="0014217B" w:rsidRDefault="00FA3E0E">
            <w:pPr>
              <w:pStyle w:val="Body"/>
              <w:numPr>
                <w:ilvl w:val="0"/>
                <w:numId w:val="34"/>
              </w:numPr>
              <w:rPr>
                <w:del w:id="1837" w:author="Author"/>
                <w:b/>
                <w:noProof/>
              </w:rPr>
              <w:pPrChange w:id="1838" w:author="Author">
                <w:pPr>
                  <w:pStyle w:val="Body"/>
                </w:pPr>
              </w:pPrChange>
            </w:pPr>
            <w:ins w:id="1839" w:author="Author">
              <w:del w:id="1840" w:author="Author">
                <w:r w:rsidRPr="009C1094" w:rsidDel="0014217B">
                  <w:rPr>
                    <w:b/>
                    <w:noProof/>
                  </w:rPr>
                  <w:delText>Note that the name of the storage accou</w:delText>
                </w:r>
                <w:r w:rsidDel="0014217B">
                  <w:rPr>
                    <w:b/>
                    <w:noProof/>
                  </w:rPr>
                  <w:delText>n</w:delText>
                </w:r>
                <w:r w:rsidRPr="009C1094" w:rsidDel="0014217B">
                  <w:rPr>
                    <w:b/>
                    <w:noProof/>
                  </w:rPr>
                  <w:delText>t</w:delText>
                </w:r>
                <w:r w:rsidDel="0014217B">
                  <w:rPr>
                    <w:b/>
                    <w:noProof/>
                  </w:rPr>
                  <w:delText>-name</w:delText>
                </w:r>
                <w:r w:rsidRPr="009C1094" w:rsidDel="0014217B">
                  <w:rPr>
                    <w:b/>
                    <w:noProof/>
                  </w:rPr>
                  <w:delText xml:space="preserve"> has to be unique. Simple change the XX to your student before pasting in the command</w:delText>
                </w:r>
                <w:r w:rsidDel="0014217B">
                  <w:rPr>
                    <w:noProof/>
                  </w:rPr>
                  <w:delText>.</w:delText>
                </w:r>
              </w:del>
            </w:ins>
          </w:p>
          <w:p w14:paraId="3AFE2203" w14:textId="7886B1BD" w:rsidR="00DD09A9" w:rsidDel="0014217B" w:rsidRDefault="00086F25">
            <w:pPr>
              <w:pStyle w:val="Body"/>
              <w:numPr>
                <w:ilvl w:val="0"/>
                <w:numId w:val="34"/>
              </w:numPr>
              <w:rPr>
                <w:ins w:id="1841" w:author="Author"/>
                <w:del w:id="1842" w:author="Author"/>
                <w:noProof/>
              </w:rPr>
              <w:pPrChange w:id="1843" w:author="Author">
                <w:pPr>
                  <w:pStyle w:val="Body"/>
                </w:pPr>
              </w:pPrChange>
            </w:pPr>
            <w:ins w:id="1844" w:author="Author">
              <w:del w:id="1845" w:author="Author">
                <w:r w:rsidDel="0014217B">
                  <w:rPr>
                    <w:noProof/>
                  </w:rPr>
                  <w:delText xml:space="preserve">Copy your storage account name and the key1 value </w:delText>
                </w:r>
                <w:r w:rsidR="00CF15B4" w:rsidDel="0014217B">
                  <w:rPr>
                    <w:noProof/>
                  </w:rPr>
                  <w:delText>into the command below</w:delText>
                </w:r>
                <w:r w:rsidR="004055AD" w:rsidDel="0014217B">
                  <w:rPr>
                    <w:noProof/>
                  </w:rPr>
                  <w:delText xml:space="preserve"> in this document before copying into Bash.</w:delText>
                </w:r>
              </w:del>
            </w:ins>
          </w:p>
          <w:p w14:paraId="455F51F3" w14:textId="68923F32" w:rsidR="004055AD" w:rsidRPr="001131E9" w:rsidDel="0014217B" w:rsidRDefault="004055AD" w:rsidP="004055AD">
            <w:pPr>
              <w:pStyle w:val="Body"/>
              <w:rPr>
                <w:ins w:id="1846" w:author="Author"/>
                <w:del w:id="1847" w:author="Author"/>
                <w:b/>
                <w:noProof/>
                <w:rPrChange w:id="1848" w:author="Author">
                  <w:rPr>
                    <w:ins w:id="1849" w:author="Author"/>
                    <w:del w:id="1850" w:author="Author"/>
                    <w:noProof/>
                  </w:rPr>
                </w:rPrChange>
              </w:rPr>
            </w:pPr>
            <w:ins w:id="1851" w:author="Author">
              <w:del w:id="1852" w:author="Author">
                <w:r w:rsidRPr="001131E9" w:rsidDel="0014217B">
                  <w:rPr>
                    <w:b/>
                    <w:noProof/>
                    <w:rPrChange w:id="1853" w:author="Author">
                      <w:rPr>
                        <w:noProof/>
                      </w:rPr>
                    </w:rPrChange>
                  </w:rPr>
                  <w:delText>export AZURE_STORAGE_ACCOUNT="</w:delText>
                </w:r>
                <w:r w:rsidRPr="001131E9" w:rsidDel="0014217B">
                  <w:rPr>
                    <w:b/>
                    <w:i/>
                    <w:noProof/>
                    <w:rPrChange w:id="1854" w:author="Author">
                      <w:rPr>
                        <w:noProof/>
                      </w:rPr>
                    </w:rPrChange>
                  </w:rPr>
                  <w:delText>mystorageaccountname</w:delText>
                </w:r>
                <w:r w:rsidRPr="001131E9" w:rsidDel="0014217B">
                  <w:rPr>
                    <w:b/>
                    <w:noProof/>
                    <w:rPrChange w:id="1855" w:author="Author">
                      <w:rPr>
                        <w:noProof/>
                      </w:rPr>
                    </w:rPrChange>
                  </w:rPr>
                  <w:delText>”</w:delText>
                </w:r>
              </w:del>
            </w:ins>
          </w:p>
          <w:p w14:paraId="29C8D8DC" w14:textId="4058FFB0" w:rsidR="00CF15B4" w:rsidRPr="001131E9" w:rsidDel="0014217B" w:rsidRDefault="004055AD" w:rsidP="004055AD">
            <w:pPr>
              <w:pStyle w:val="Body"/>
              <w:rPr>
                <w:ins w:id="1856" w:author="Author"/>
                <w:del w:id="1857" w:author="Author"/>
                <w:b/>
                <w:noProof/>
                <w:rPrChange w:id="1858" w:author="Author">
                  <w:rPr>
                    <w:ins w:id="1859" w:author="Author"/>
                    <w:del w:id="1860" w:author="Author"/>
                    <w:noProof/>
                  </w:rPr>
                </w:rPrChange>
              </w:rPr>
            </w:pPr>
            <w:ins w:id="1861" w:author="Author">
              <w:del w:id="1862" w:author="Author">
                <w:r w:rsidRPr="001131E9" w:rsidDel="0014217B">
                  <w:rPr>
                    <w:b/>
                    <w:noProof/>
                    <w:rPrChange w:id="1863" w:author="Author">
                      <w:rPr>
                        <w:noProof/>
                      </w:rPr>
                    </w:rPrChange>
                  </w:rPr>
                  <w:delText>export AZURE_STORAGE_ACCESS_KEY="</w:delText>
                </w:r>
                <w:r w:rsidRPr="001131E9" w:rsidDel="0014217B">
                  <w:rPr>
                    <w:b/>
                    <w:i/>
                    <w:noProof/>
                    <w:rPrChange w:id="1864" w:author="Author">
                      <w:rPr>
                        <w:noProof/>
                      </w:rPr>
                    </w:rPrChange>
                  </w:rPr>
                  <w:delText>myStorageAccountKey</w:delText>
                </w:r>
                <w:r w:rsidRPr="001131E9" w:rsidDel="0014217B">
                  <w:rPr>
                    <w:b/>
                    <w:noProof/>
                    <w:rPrChange w:id="1865" w:author="Author">
                      <w:rPr>
                        <w:noProof/>
                      </w:rPr>
                    </w:rPrChange>
                  </w:rPr>
                  <w:delText>"</w:delText>
                </w:r>
              </w:del>
            </w:ins>
          </w:p>
          <w:p w14:paraId="3540D61B" w14:textId="1B58B40D" w:rsidR="004055AD" w:rsidDel="0014217B" w:rsidRDefault="00D16C94">
            <w:pPr>
              <w:pStyle w:val="Body"/>
              <w:numPr>
                <w:ilvl w:val="0"/>
                <w:numId w:val="34"/>
              </w:numPr>
              <w:rPr>
                <w:ins w:id="1866" w:author="Author"/>
                <w:del w:id="1867" w:author="Author"/>
                <w:noProof/>
              </w:rPr>
              <w:pPrChange w:id="1868" w:author="Author">
                <w:pPr>
                  <w:pStyle w:val="Body"/>
                </w:pPr>
              </w:pPrChange>
            </w:pPr>
            <w:ins w:id="1869" w:author="Author">
              <w:del w:id="1870" w:author="Author">
                <w:r w:rsidDel="0014217B">
                  <w:rPr>
                    <w:noProof/>
                  </w:rPr>
                  <w:delText xml:space="preserve">Next we need to set the environment variable to use the </w:delText>
                </w:r>
                <w:r w:rsidR="004055AD" w:rsidDel="0014217B">
                  <w:rPr>
                    <w:noProof/>
                  </w:rPr>
                  <w:delText xml:space="preserve">by copying the modified command </w:delText>
                </w:r>
                <w:r w:rsidR="006D4068" w:rsidDel="0014217B">
                  <w:rPr>
                    <w:noProof/>
                  </w:rPr>
                  <w:delText xml:space="preserve">from step 2 </w:delText>
                </w:r>
                <w:r w:rsidR="00D372AF" w:rsidDel="0014217B">
                  <w:rPr>
                    <w:noProof/>
                  </w:rPr>
                  <w:delText xml:space="preserve">which should containe your storage account name and key </w:delText>
                </w:r>
                <w:r w:rsidR="004055AD" w:rsidDel="0014217B">
                  <w:rPr>
                    <w:noProof/>
                  </w:rPr>
                  <w:delText>above and pasting that into Bash as show below.</w:delText>
                </w:r>
              </w:del>
            </w:ins>
          </w:p>
          <w:p w14:paraId="22B6EC9B" w14:textId="5C777817" w:rsidR="00293C04" w:rsidDel="0014217B" w:rsidRDefault="00293C04">
            <w:pPr>
              <w:pStyle w:val="Body"/>
              <w:numPr>
                <w:ilvl w:val="0"/>
                <w:numId w:val="34"/>
              </w:numPr>
              <w:rPr>
                <w:ins w:id="1871" w:author="Author"/>
                <w:del w:id="1872" w:author="Author"/>
                <w:noProof/>
              </w:rPr>
              <w:pPrChange w:id="1873" w:author="Author">
                <w:pPr>
                  <w:pStyle w:val="Body"/>
                </w:pPr>
              </w:pPrChange>
            </w:pPr>
            <w:ins w:id="1874" w:author="Author">
              <w:del w:id="1875" w:author="Author">
                <w:r w:rsidDel="0014217B">
                  <w:rPr>
                    <w:noProof/>
                  </w:rPr>
                  <w:delText>export AZURE_STORAGE_ACCOUNT="mystorageaccountname</w:delText>
                </w:r>
                <w:r w:rsidR="00BD5C7B" w:rsidDel="0014217B">
                  <w:rPr>
                    <w:noProof/>
                  </w:rPr>
                  <w:delText>”</w:delText>
                </w:r>
                <w:r w:rsidDel="0014217B">
                  <w:rPr>
                    <w:noProof/>
                  </w:rPr>
                  <w:delText>"</w:delText>
                </w:r>
              </w:del>
            </w:ins>
          </w:p>
          <w:p w14:paraId="6A2F80F5" w14:textId="2FE39117" w:rsidR="000E407F" w:rsidDel="0014217B" w:rsidRDefault="00293C04">
            <w:pPr>
              <w:pStyle w:val="Body"/>
              <w:numPr>
                <w:ilvl w:val="0"/>
                <w:numId w:val="34"/>
              </w:numPr>
              <w:rPr>
                <w:ins w:id="1876" w:author="Author"/>
                <w:del w:id="1877" w:author="Author"/>
                <w:noProof/>
              </w:rPr>
              <w:pPrChange w:id="1878" w:author="Author">
                <w:pPr>
                  <w:pStyle w:val="Body"/>
                </w:pPr>
              </w:pPrChange>
            </w:pPr>
            <w:ins w:id="1879" w:author="Author">
              <w:del w:id="1880" w:author="Author">
                <w:r w:rsidDel="0014217B">
                  <w:rPr>
                    <w:noProof/>
                  </w:rPr>
                  <w:delText>export AZURE_STORAGE_ACCESS_KEY="myStorageAccountKey"</w:delText>
                </w:r>
                <w:r w:rsidR="000E407F" w:rsidDel="0014217B">
                  <w:rPr>
                    <w:noProof/>
                  </w:rPr>
                  <w:delText>export AZURE_STORAGE_ACCOUNT="mystorageaccountname</w:delText>
                </w:r>
                <w:r w:rsidR="00AF713C" w:rsidDel="0014217B">
                  <w:rPr>
                    <w:noProof/>
                  </w:rPr>
                  <w:delText>wvd</w:delText>
                </w:r>
                <w:r w:rsidR="000E407F" w:rsidDel="0014217B">
                  <w:rPr>
                    <w:noProof/>
                  </w:rPr>
                  <w:delText>"</w:delText>
                </w:r>
              </w:del>
            </w:ins>
          </w:p>
          <w:p w14:paraId="68D14028" w14:textId="3C34EDBC" w:rsidR="000E407F" w:rsidDel="0014217B" w:rsidRDefault="000E407F">
            <w:pPr>
              <w:pStyle w:val="Body"/>
              <w:numPr>
                <w:ilvl w:val="0"/>
                <w:numId w:val="34"/>
              </w:numPr>
              <w:rPr>
                <w:ins w:id="1881" w:author="Author"/>
                <w:del w:id="1882" w:author="Author"/>
                <w:noProof/>
              </w:rPr>
              <w:pPrChange w:id="1883" w:author="Author">
                <w:pPr>
                  <w:pStyle w:val="Body"/>
                </w:pPr>
              </w:pPrChange>
            </w:pPr>
            <w:ins w:id="1884" w:author="Author">
              <w:del w:id="1885" w:author="Author">
                <w:r w:rsidDel="0014217B">
                  <w:rPr>
                    <w:noProof/>
                  </w:rPr>
                  <w:delText>export AZURE_STORAGE_ACCESS_KEY=</w:delText>
                </w:r>
                <w:r w:rsidR="00CF1A70" w:rsidDel="0014217B">
                  <w:delText xml:space="preserve"> </w:delText>
                </w:r>
                <w:r w:rsidR="00CF1A70" w:rsidRPr="00CF1A70" w:rsidDel="0014217B">
                  <w:rPr>
                    <w:noProof/>
                  </w:rPr>
                  <w:delText>aF1wCm0eVU4J7htakskiHtjmwDCeZX490UbDqSpAgokHFlexCEirjld3BMYyKLTQD0t4TE1so3QQDuch1u7Y9A==</w:delText>
                </w:r>
                <w:r w:rsidDel="0014217B">
                  <w:rPr>
                    <w:noProof/>
                  </w:rPr>
                  <w:delText>"myStorageAccountKey"</w:delText>
                </w:r>
              </w:del>
            </w:ins>
          </w:p>
          <w:p w14:paraId="35541317" w14:textId="55911E16" w:rsidR="0076664E" w:rsidDel="0014217B" w:rsidRDefault="0076664E">
            <w:pPr>
              <w:pStyle w:val="Body"/>
              <w:numPr>
                <w:ilvl w:val="0"/>
                <w:numId w:val="34"/>
              </w:numPr>
              <w:rPr>
                <w:ins w:id="1886" w:author="Author"/>
                <w:del w:id="1887" w:author="Author"/>
                <w:noProof/>
              </w:rPr>
              <w:pPrChange w:id="1888" w:author="Author">
                <w:pPr>
                  <w:pStyle w:val="Body"/>
                </w:pPr>
              </w:pPrChange>
            </w:pPr>
          </w:p>
          <w:p w14:paraId="79ADD2B2" w14:textId="44C6989E" w:rsidR="0076664E" w:rsidDel="0014217B" w:rsidRDefault="001447D1" w:rsidP="00AB5A83">
            <w:pPr>
              <w:pStyle w:val="Body"/>
              <w:rPr>
                <w:ins w:id="1889" w:author="Author"/>
                <w:del w:id="1890" w:author="Author"/>
              </w:rPr>
            </w:pPr>
            <w:ins w:id="1891" w:author="Author">
              <w:del w:id="1892" w:author="Author">
                <w:r w:rsidDel="0014217B">
                  <w:rPr>
                    <w:noProof/>
                  </w:rPr>
                  <w:drawing>
                    <wp:inline distT="0" distB="0" distL="0" distR="0" wp14:anchorId="3A81106A" wp14:editId="46B5FCC1">
                      <wp:extent cx="5486400" cy="266700"/>
                      <wp:effectExtent l="0" t="0" r="0" b="0"/>
                      <wp:docPr id="227" name="Picture 227" descr="C:\Users\risanc\AppData\Local\Temp\SNAGHTML14fa8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sanc\AppData\Local\Temp\SNAGHTML14fa8ad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66700"/>
                              </a:xfrm>
                              <a:prstGeom prst="rect">
                                <a:avLst/>
                              </a:prstGeom>
                              <a:noFill/>
                              <a:ln>
                                <a:noFill/>
                              </a:ln>
                            </pic:spPr>
                          </pic:pic>
                        </a:graphicData>
                      </a:graphic>
                    </wp:inline>
                  </w:drawing>
                </w:r>
                <w:r w:rsidR="00BD5C7B" w:rsidDel="0014217B">
                  <w:delText xml:space="preserve"> </w:delText>
                </w:r>
                <w:r w:rsidR="00BD5C7B" w:rsidDel="0014217B">
                  <w:rPr>
                    <w:noProof/>
                  </w:rPr>
                  <w:drawing>
                    <wp:inline distT="0" distB="0" distL="0" distR="0" wp14:anchorId="7DFACFE1" wp14:editId="7739C948">
                      <wp:extent cx="4743450" cy="352425"/>
                      <wp:effectExtent l="0" t="0" r="0" b="9525"/>
                      <wp:docPr id="231" name="Picture 231" descr="C:\Users\risanc\AppData\Local\Temp\SNAGHTML14fc6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isanc\AppData\Local\Temp\SNAGHTML14fc6e3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r w:rsidR="00F620A6" w:rsidDel="0014217B">
                  <w:delText xml:space="preserve"> </w:delText>
                </w:r>
                <w:r w:rsidR="00F620A6" w:rsidDel="0014217B">
                  <w:rPr>
                    <w:noProof/>
                  </w:rPr>
                  <w:drawing>
                    <wp:inline distT="0" distB="0" distL="0" distR="0" wp14:anchorId="7F86CD9E" wp14:editId="7D2CE741">
                      <wp:extent cx="4743450" cy="352425"/>
                      <wp:effectExtent l="0" t="0" r="0" b="9525"/>
                      <wp:docPr id="233" name="Picture 233" descr="C:\Users\risanc\AppData\Local\Temp\SNAGHTML1504e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sanc\AppData\Local\Temp\SNAGHTML1504ea6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del>
            </w:ins>
          </w:p>
          <w:p w14:paraId="3286D373" w14:textId="4ABB541A" w:rsidR="001F0318" w:rsidDel="0014217B" w:rsidRDefault="006D4068">
            <w:pPr>
              <w:pStyle w:val="Body"/>
              <w:numPr>
                <w:ilvl w:val="0"/>
                <w:numId w:val="34"/>
              </w:numPr>
              <w:rPr>
                <w:ins w:id="1893" w:author="Author"/>
                <w:del w:id="1894" w:author="Author"/>
                <w:noProof/>
              </w:rPr>
              <w:pPrChange w:id="1895" w:author="Author">
                <w:pPr>
                  <w:pStyle w:val="Body"/>
                </w:pPr>
              </w:pPrChange>
            </w:pPr>
            <w:ins w:id="1896" w:author="Author">
              <w:del w:id="1897" w:author="Author">
                <w:r w:rsidDel="0014217B">
                  <w:rPr>
                    <w:noProof/>
                  </w:rPr>
                  <w:delText xml:space="preserve">With the environment variables set we can create the </w:delText>
                </w:r>
                <w:r w:rsidR="00F54E40" w:rsidDel="0014217B">
                  <w:rPr>
                    <w:noProof/>
                  </w:rPr>
                  <w:delText>storace account container. Copy rthe command below into Bash/</w:delText>
                </w:r>
              </w:del>
            </w:ins>
          </w:p>
          <w:p w14:paraId="70473A23" w14:textId="1901D1A3" w:rsidR="00CF15B4" w:rsidRPr="001131E9" w:rsidDel="0014217B" w:rsidRDefault="00CF15B4" w:rsidP="00AB5A83">
            <w:pPr>
              <w:pStyle w:val="Body"/>
              <w:rPr>
                <w:ins w:id="1898" w:author="Author"/>
                <w:del w:id="1899" w:author="Author"/>
                <w:b/>
                <w:noProof/>
                <w:rPrChange w:id="1900" w:author="Author">
                  <w:rPr>
                    <w:ins w:id="1901" w:author="Author"/>
                    <w:del w:id="1902" w:author="Author"/>
                    <w:noProof/>
                  </w:rPr>
                </w:rPrChange>
              </w:rPr>
            </w:pPr>
            <w:ins w:id="1903" w:author="Author">
              <w:del w:id="1904" w:author="Author">
                <w:r w:rsidRPr="001131E9" w:rsidDel="0014217B">
                  <w:rPr>
                    <w:b/>
                    <w:noProof/>
                    <w:rPrChange w:id="1905" w:author="Author">
                      <w:rPr>
                        <w:noProof/>
                      </w:rPr>
                    </w:rPrChange>
                  </w:rPr>
                  <w:delText>Paste the command above that has</w:delText>
                </w:r>
                <w:r w:rsidR="00BD5C7B" w:rsidRPr="001131E9" w:rsidDel="0014217B">
                  <w:rPr>
                    <w:b/>
                    <w:noProof/>
                    <w:rPrChange w:id="1906" w:author="Author">
                      <w:rPr>
                        <w:noProof/>
                      </w:rPr>
                    </w:rPrChange>
                  </w:rPr>
                  <w:delText>with</w:delText>
                </w:r>
                <w:r w:rsidRPr="001131E9" w:rsidDel="0014217B">
                  <w:rPr>
                    <w:b/>
                    <w:noProof/>
                    <w:rPrChange w:id="1907" w:author="Author">
                      <w:rPr>
                        <w:noProof/>
                      </w:rPr>
                    </w:rPrChange>
                  </w:rPr>
                  <w:delText xml:space="preserve"> your updated storage account name and key into Bash</w:delText>
                </w:r>
              </w:del>
            </w:ins>
          </w:p>
          <w:p w14:paraId="02AAEFB9" w14:textId="3E8CB652" w:rsidR="00456936" w:rsidRPr="001131E9" w:rsidDel="0014217B" w:rsidRDefault="00456936" w:rsidP="00AB5A83">
            <w:pPr>
              <w:pStyle w:val="Body"/>
              <w:rPr>
                <w:ins w:id="1908" w:author="Author"/>
                <w:del w:id="1909" w:author="Author"/>
                <w:b/>
                <w:noProof/>
                <w:rPrChange w:id="1910" w:author="Author">
                  <w:rPr>
                    <w:ins w:id="1911" w:author="Author"/>
                    <w:del w:id="1912" w:author="Author"/>
                    <w:noProof/>
                  </w:rPr>
                </w:rPrChange>
              </w:rPr>
            </w:pPr>
            <w:ins w:id="1913" w:author="Author">
              <w:del w:id="1914" w:author="Author">
                <w:r w:rsidRPr="001131E9" w:rsidDel="0014217B">
                  <w:rPr>
                    <w:b/>
                    <w:noProof/>
                    <w:rPrChange w:id="1915" w:author="Author">
                      <w:rPr>
                        <w:noProof/>
                      </w:rPr>
                    </w:rPrChange>
                  </w:rPr>
                  <w:delText>az storage container create --name mystoragecontainer</w:delText>
                </w:r>
                <w:r w:rsidR="00F54E40" w:rsidRPr="001131E9" w:rsidDel="0014217B">
                  <w:rPr>
                    <w:b/>
                    <w:noProof/>
                    <w:rPrChange w:id="1916" w:author="Author">
                      <w:rPr>
                        <w:noProof/>
                      </w:rPr>
                    </w:rPrChange>
                  </w:rPr>
                  <w:delText>vhd</w:delText>
                </w:r>
              </w:del>
            </w:ins>
          </w:p>
          <w:p w14:paraId="13141EEF" w14:textId="29053009" w:rsidR="000E407F" w:rsidDel="0014217B" w:rsidRDefault="007F09BA" w:rsidP="00AB5A83">
            <w:pPr>
              <w:pStyle w:val="Body"/>
              <w:rPr>
                <w:ins w:id="1917" w:author="Author"/>
                <w:del w:id="1918" w:author="Author"/>
                <w:noProof/>
              </w:rPr>
            </w:pPr>
            <w:ins w:id="1919" w:author="Author">
              <w:del w:id="1920" w:author="Author">
                <w:r w:rsidDel="0014217B">
                  <w:rPr>
                    <w:noProof/>
                  </w:rPr>
                  <w:drawing>
                    <wp:inline distT="0" distB="0" distL="0" distR="0" wp14:anchorId="29E7BF95" wp14:editId="3AAD7000">
                      <wp:extent cx="4228571" cy="904762"/>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8571" cy="904762"/>
                              </a:xfrm>
                              <a:prstGeom prst="rect">
                                <a:avLst/>
                              </a:prstGeom>
                            </pic:spPr>
                          </pic:pic>
                        </a:graphicData>
                      </a:graphic>
                    </wp:inline>
                  </w:drawing>
                </w:r>
              </w:del>
            </w:ins>
          </w:p>
          <w:p w14:paraId="705A7C3E" w14:textId="4710879C" w:rsidR="000E407F" w:rsidDel="0014217B" w:rsidRDefault="000E407F" w:rsidP="00AB5A83">
            <w:pPr>
              <w:pStyle w:val="Body"/>
              <w:rPr>
                <w:ins w:id="1921" w:author="Author"/>
                <w:del w:id="1922" w:author="Author"/>
                <w:noProof/>
              </w:rPr>
            </w:pPr>
          </w:p>
        </w:tc>
      </w:tr>
      <w:tr w:rsidR="00A83FB2" w:rsidDel="0014217B" w14:paraId="43E0B4B2" w14:textId="2E76CBB8" w:rsidTr="00726818">
        <w:trPr>
          <w:cnfStyle w:val="000000100000" w:firstRow="0" w:lastRow="0" w:firstColumn="0" w:lastColumn="0" w:oddVBand="0" w:evenVBand="0" w:oddHBand="1" w:evenHBand="0" w:firstRowFirstColumn="0" w:firstRowLastColumn="0" w:lastRowFirstColumn="0" w:lastRowLastColumn="0"/>
          <w:jc w:val="left"/>
          <w:ins w:id="1923" w:author="Author"/>
          <w:del w:id="1924" w:author="Author"/>
        </w:trPr>
        <w:tc>
          <w:tcPr>
            <w:tcW w:w="745" w:type="dxa"/>
          </w:tcPr>
          <w:p w14:paraId="6A0F4797" w14:textId="11427BFD" w:rsidR="00A83FB2" w:rsidDel="0014217B" w:rsidRDefault="00A83FB2" w:rsidP="007737A6">
            <w:pPr>
              <w:pStyle w:val="ListParagraph"/>
              <w:numPr>
                <w:ilvl w:val="0"/>
                <w:numId w:val="30"/>
              </w:numPr>
              <w:spacing w:before="20"/>
              <w:rPr>
                <w:ins w:id="1925" w:author="Author"/>
                <w:del w:id="1926" w:author="Author"/>
              </w:rPr>
            </w:pPr>
          </w:p>
        </w:tc>
        <w:tc>
          <w:tcPr>
            <w:tcW w:w="8856" w:type="dxa"/>
          </w:tcPr>
          <w:p w14:paraId="313A135C" w14:textId="6774FC22" w:rsidR="00A83FB2" w:rsidDel="0014217B" w:rsidRDefault="005221EE" w:rsidP="00AB5A83">
            <w:pPr>
              <w:pStyle w:val="Body"/>
              <w:rPr>
                <w:ins w:id="1927" w:author="Author"/>
                <w:del w:id="1928" w:author="Author"/>
                <w:noProof/>
              </w:rPr>
            </w:pPr>
            <w:ins w:id="1929" w:author="Author">
              <w:del w:id="1930" w:author="Author">
                <w:r w:rsidDel="0014217B">
                  <w:rPr>
                    <w:noProof/>
                  </w:rPr>
                  <w:delText xml:space="preserve">Once the storage account is created the copy process of cloning the source Windows 10 multi-sesion vhd needs to start. </w:delText>
                </w:r>
              </w:del>
            </w:ins>
          </w:p>
          <w:p w14:paraId="40D17EC3" w14:textId="3F2A4BED" w:rsidR="005221EE" w:rsidDel="0014217B" w:rsidRDefault="005221EE" w:rsidP="00AB5A83">
            <w:pPr>
              <w:pStyle w:val="Body"/>
              <w:rPr>
                <w:ins w:id="1931" w:author="Author"/>
                <w:del w:id="1932" w:author="Author"/>
                <w:noProof/>
              </w:rPr>
            </w:pPr>
            <w:ins w:id="1933" w:author="Author">
              <w:del w:id="1934" w:author="Author">
                <w:r w:rsidDel="0014217B">
                  <w:rPr>
                    <w:noProof/>
                  </w:rPr>
                  <w:delText>From the same Bash prompt paste in the following command</w:delText>
                </w:r>
                <w:r w:rsidR="00A759F4" w:rsidDel="0014217B">
                  <w:rPr>
                    <w:noProof/>
                  </w:rPr>
                  <w:delText>:</w:delText>
                </w:r>
              </w:del>
            </w:ins>
          </w:p>
          <w:p w14:paraId="447AB485" w14:textId="3F95AE6F" w:rsidR="00A759F4" w:rsidDel="0014217B" w:rsidRDefault="00EC59C3" w:rsidP="00AB5A83">
            <w:pPr>
              <w:pStyle w:val="Body"/>
              <w:rPr>
                <w:ins w:id="1935" w:author="Author"/>
                <w:del w:id="1936" w:author="Author"/>
                <w:noProof/>
              </w:rPr>
            </w:pPr>
            <w:ins w:id="1937" w:author="Author">
              <w:del w:id="1938" w:author="Author">
                <w:r w:rsidRPr="00EC59C3" w:rsidDel="0014217B">
                  <w:rPr>
                    <w:noProof/>
                  </w:rPr>
                  <w:delText>azcopy --source:"https://rdmipreview.blob.core.windows.net/vhds/?sv=2017-11-09&amp;ss=bt&amp;srt=sco&amp;sp=rl&amp;se=2018-10-24T03:08:46Z&amp;st=2018-10-01T19:08:46Z&amp;spr=https&amp;sig=PDVzChuv%2BUXLbkFWKZa5zck15IZvGxofs3s8N%2BvCyJg%3D" --destination https://</w:delText>
                </w:r>
                <w:r w:rsidRPr="008427F3" w:rsidDel="0014217B">
                  <w:rPr>
                    <w:b/>
                    <w:i/>
                    <w:noProof/>
                    <w:rPrChange w:id="1939" w:author="Author">
                      <w:rPr>
                        <w:noProof/>
                      </w:rPr>
                    </w:rPrChange>
                  </w:rPr>
                  <w:delText>wvd</w:delText>
                </w:r>
                <w:r w:rsidR="008B40D6" w:rsidDel="0014217B">
                  <w:rPr>
                    <w:b/>
                    <w:i/>
                    <w:noProof/>
                  </w:rPr>
                  <w:delText>image</w:delText>
                </w:r>
                <w:r w:rsidR="008427F3" w:rsidRPr="008427F3" w:rsidDel="0014217B">
                  <w:rPr>
                    <w:b/>
                    <w:i/>
                    <w:noProof/>
                    <w:rPrChange w:id="1940" w:author="Author">
                      <w:rPr>
                        <w:noProof/>
                      </w:rPr>
                    </w:rPrChange>
                  </w:rPr>
                  <w:delText>source</w:delText>
                </w:r>
                <w:r w:rsidR="00900361" w:rsidDel="0014217B">
                  <w:rPr>
                    <w:b/>
                    <w:i/>
                    <w:noProof/>
                  </w:rPr>
                  <w:delText>XX</w:delText>
                </w:r>
                <w:r w:rsidR="008427F3" w:rsidDel="0014217B">
                  <w:rPr>
                    <w:b/>
                    <w:i/>
                    <w:noProof/>
                  </w:rPr>
                  <w:delText>01</w:delText>
                </w:r>
                <w:r w:rsidRPr="00EC59C3" w:rsidDel="0014217B">
                  <w:rPr>
                    <w:noProof/>
                  </w:rPr>
                  <w:delText>.blob.core.windows.net/</w:delText>
                </w:r>
                <w:r w:rsidR="008B5BF8" w:rsidDel="0014217B">
                  <w:rPr>
                    <w:noProof/>
                  </w:rPr>
                  <w:delText>vhd</w:delText>
                </w:r>
                <w:r w:rsidRPr="00EC59C3" w:rsidDel="0014217B">
                  <w:rPr>
                    <w:noProof/>
                  </w:rPr>
                  <w:delText xml:space="preserve">folder  --dest-key </w:delText>
                </w:r>
                <w:r w:rsidR="008427F3" w:rsidRPr="00EF083C" w:rsidDel="0014217B">
                  <w:rPr>
                    <w:b/>
                    <w:i/>
                    <w:noProof/>
                    <w:rPrChange w:id="1941" w:author="Author">
                      <w:rPr>
                        <w:noProof/>
                      </w:rPr>
                    </w:rPrChange>
                  </w:rPr>
                  <w:delText>aF1wCm0eVU4J7htakskiHtjmwDCeZX490UbDqSpAgokHFlexCEirjld3BMYyKLTQD0t4TE1so3QQDuch1u7Y9A==</w:delText>
                </w:r>
                <w:r w:rsidRPr="00EF083C" w:rsidDel="0014217B">
                  <w:rPr>
                    <w:b/>
                    <w:i/>
                    <w:noProof/>
                    <w:rPrChange w:id="1942" w:author="Author">
                      <w:rPr>
                        <w:noProof/>
                      </w:rPr>
                    </w:rPrChange>
                  </w:rPr>
                  <w:delText xml:space="preserve">OISv99qXu6guE6lGnpR3IXb8hfBowVtFH9jjKMwD+EgNdsQetmeDJC74oXHvRoR5SCSqftYaHJEwmy94I9XGUA== </w:delText>
                </w:r>
                <w:r w:rsidR="008427F3" w:rsidRPr="00EF083C" w:rsidDel="0014217B">
                  <w:rPr>
                    <w:b/>
                    <w:i/>
                    <w:noProof/>
                    <w:rPrChange w:id="1943" w:author="Author">
                      <w:rPr>
                        <w:noProof/>
                      </w:rPr>
                    </w:rPrChange>
                  </w:rPr>
                  <w:delText xml:space="preserve"> </w:delText>
                </w:r>
                <w:r w:rsidR="00426B5B" w:rsidRPr="00EF083C" w:rsidDel="0014217B">
                  <w:rPr>
                    <w:b/>
                    <w:i/>
                    <w:noProof/>
                    <w:rPrChange w:id="1944" w:author="Author">
                      <w:rPr>
                        <w:noProof/>
                      </w:rPr>
                    </w:rPrChange>
                  </w:rPr>
                  <w:delText>“insert your key here</w:delText>
                </w:r>
                <w:r w:rsidR="00EF083C" w:rsidRPr="00EF083C" w:rsidDel="0014217B">
                  <w:rPr>
                    <w:b/>
                    <w:i/>
                    <w:noProof/>
                    <w:rPrChange w:id="1945" w:author="Author">
                      <w:rPr>
                        <w:noProof/>
                      </w:rPr>
                    </w:rPrChange>
                  </w:rPr>
                  <w:delText>”</w:delText>
                </w:r>
                <w:r w:rsidR="00EF083C" w:rsidDel="0014217B">
                  <w:rPr>
                    <w:noProof/>
                  </w:rPr>
                  <w:delText xml:space="preserve"> </w:delText>
                </w:r>
                <w:r w:rsidRPr="00EC59C3" w:rsidDel="0014217B">
                  <w:rPr>
                    <w:noProof/>
                  </w:rPr>
                  <w:delText>--recursive</w:delText>
                </w:r>
              </w:del>
            </w:ins>
          </w:p>
          <w:p w14:paraId="79CFF8BF" w14:textId="6C519DA1" w:rsidR="00320FEE" w:rsidDel="0014217B" w:rsidRDefault="00320FEE" w:rsidP="00AB5A83">
            <w:pPr>
              <w:pStyle w:val="Body"/>
              <w:rPr>
                <w:ins w:id="1946" w:author="Author"/>
                <w:del w:id="1947" w:author="Author"/>
                <w:noProof/>
              </w:rPr>
            </w:pPr>
          </w:p>
          <w:p w14:paraId="253B0A8F" w14:textId="53DE28BD" w:rsidR="00900361" w:rsidDel="0014217B" w:rsidRDefault="00900361" w:rsidP="00AB5A83">
            <w:pPr>
              <w:pStyle w:val="Body"/>
              <w:rPr>
                <w:ins w:id="1948" w:author="Author"/>
                <w:del w:id="1949" w:author="Author"/>
                <w:noProof/>
              </w:rPr>
            </w:pPr>
            <w:ins w:id="1950" w:author="Author">
              <w:del w:id="1951" w:author="Author">
                <w:r w:rsidDel="0014217B">
                  <w:rPr>
                    <w:noProof/>
                  </w:rPr>
                  <w:delText xml:space="preserve">note: please modify the </w:delText>
                </w:r>
                <w:r w:rsidR="00EF083C" w:rsidDel="0014217B">
                  <w:rPr>
                    <w:noProof/>
                  </w:rPr>
                  <w:delText>destination path for the storage account wvdimage</w:delText>
                </w:r>
                <w:r w:rsidR="00EF083C" w:rsidRPr="00EF083C" w:rsidDel="0014217B">
                  <w:rPr>
                    <w:b/>
                    <w:noProof/>
                    <w:rPrChange w:id="1952" w:author="Author">
                      <w:rPr>
                        <w:noProof/>
                      </w:rPr>
                    </w:rPrChange>
                  </w:rPr>
                  <w:delText xml:space="preserve">XX </w:delText>
                </w:r>
                <w:r w:rsidR="00EF083C" w:rsidDel="0014217B">
                  <w:rPr>
                    <w:noProof/>
                  </w:rPr>
                  <w:delText xml:space="preserve">where </w:delText>
                </w:r>
                <w:r w:rsidR="00EF083C" w:rsidRPr="00EF083C" w:rsidDel="0014217B">
                  <w:rPr>
                    <w:b/>
                    <w:i/>
                    <w:noProof/>
                    <w:rPrChange w:id="1953" w:author="Author">
                      <w:rPr>
                        <w:noProof/>
                      </w:rPr>
                    </w:rPrChange>
                  </w:rPr>
                  <w:delText>XX</w:delText>
                </w:r>
                <w:r w:rsidR="00EF083C" w:rsidDel="0014217B">
                  <w:rPr>
                    <w:noProof/>
                  </w:rPr>
                  <w:delText xml:space="preserve"> is the student number assigned to you</w:delText>
                </w:r>
                <w:r w:rsidR="00D96A6B" w:rsidDel="0014217B">
                  <w:rPr>
                    <w:noProof/>
                  </w:rPr>
                  <w:delText xml:space="preserve"> and also modify the dest-key with the Storage account key created earlier. </w:delText>
                </w:r>
                <w:r w:rsidR="00EF083C" w:rsidDel="0014217B">
                  <w:rPr>
                    <w:noProof/>
                  </w:rPr>
                  <w:delText xml:space="preserve">. Please </w:delText>
                </w:r>
              </w:del>
            </w:ins>
          </w:p>
          <w:p w14:paraId="145A2ABB" w14:textId="0CCDAC1C" w:rsidR="000A587B" w:rsidDel="0014217B" w:rsidRDefault="000A587B" w:rsidP="00AB5A83">
            <w:pPr>
              <w:pStyle w:val="Body"/>
              <w:rPr>
                <w:ins w:id="1954" w:author="Author"/>
                <w:del w:id="1955" w:author="Author"/>
                <w:noProof/>
              </w:rPr>
            </w:pPr>
          </w:p>
          <w:p w14:paraId="650B49BF" w14:textId="4185F1DF" w:rsidR="000A587B" w:rsidDel="0014217B" w:rsidRDefault="000A587B" w:rsidP="00AB5A83">
            <w:pPr>
              <w:pStyle w:val="Body"/>
              <w:rPr>
                <w:ins w:id="1956" w:author="Author"/>
                <w:del w:id="1957" w:author="Author"/>
                <w:noProof/>
              </w:rPr>
            </w:pPr>
            <w:ins w:id="1958" w:author="Author">
              <w:del w:id="1959" w:author="Author">
                <w:r w:rsidDel="0014217B">
                  <w:rPr>
                    <w:noProof/>
                  </w:rPr>
                  <w:delText xml:space="preserve">Note: Due to the size of snipped image you may need to zoom in using Word to see the </w:delText>
                </w:r>
                <w:r w:rsidR="001840A2" w:rsidDel="0014217B">
                  <w:rPr>
                    <w:noProof/>
                  </w:rPr>
                  <w:delText>complete syntax.</w:delText>
                </w:r>
              </w:del>
            </w:ins>
          </w:p>
          <w:p w14:paraId="673A5521" w14:textId="220ED7BA" w:rsidR="00320FEE" w:rsidDel="0014217B" w:rsidRDefault="006C58A7" w:rsidP="00AB5A83">
            <w:pPr>
              <w:pStyle w:val="Body"/>
              <w:rPr>
                <w:ins w:id="1960" w:author="Author"/>
                <w:del w:id="1961" w:author="Author"/>
                <w:noProof/>
              </w:rPr>
            </w:pPr>
            <w:ins w:id="1962" w:author="Author">
              <w:del w:id="1963" w:author="Author">
                <w:r w:rsidDel="0014217B">
                  <w:rPr>
                    <w:noProof/>
                  </w:rPr>
                  <w:drawing>
                    <wp:inline distT="0" distB="0" distL="0" distR="0" wp14:anchorId="789D7245" wp14:editId="456CDD84">
                      <wp:extent cx="5486400" cy="977265"/>
                      <wp:effectExtent l="0" t="0" r="0" b="0"/>
                      <wp:docPr id="234" name="Picture 234" descr="C:\Users\risanc\AppData\Local\Temp\SNAGHTML15954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sanc\AppData\Local\Temp\SNAGHTML15954e9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977265"/>
                              </a:xfrm>
                              <a:prstGeom prst="rect">
                                <a:avLst/>
                              </a:prstGeom>
                              <a:noFill/>
                              <a:ln>
                                <a:noFill/>
                              </a:ln>
                            </pic:spPr>
                          </pic:pic>
                        </a:graphicData>
                      </a:graphic>
                    </wp:inline>
                  </w:drawing>
                </w:r>
                <w:r w:rsidR="00320FEE" w:rsidRPr="00320FEE" w:rsidDel="0014217B">
                  <w:rPr>
                    <w:noProof/>
                  </w:rPr>
                  <w:delText>azcopy --source:"https://rdmipreview.blob.core.windows.net/vhds/?sv=2017-11-09&amp;ss=bt&amp;srt=sco&amp;sp=rl&amp;se=2018-10-24T03:08:46Z&amp;st=2018-10-01T19:08:46Z&amp;spr=https&amp;sig=PDVzChuv%2BUXLbkFWKZa5zck15IZvGxofs3s8N%2BvCyJg%3D" --destination https://wvdsource01.blob.core.windows.net/</w:delText>
                </w:r>
                <w:r w:rsidR="00301585" w:rsidDel="0014217B">
                  <w:rPr>
                    <w:noProof/>
                  </w:rPr>
                  <w:delText>vhd</w:delText>
                </w:r>
                <w:r w:rsidR="00320FEE" w:rsidRPr="00320FEE" w:rsidDel="0014217B">
                  <w:rPr>
                    <w:noProof/>
                  </w:rPr>
                  <w:delText>folder  --dest-key aF1wCm0eVU4J7htakskiHtjmwDCeZX490UbDqSpAgokHFlexCEirjld3BMYyKLTQD0t4TE1so3QQDuch1u7Y9A== --recursive</w:delText>
                </w:r>
              </w:del>
            </w:ins>
          </w:p>
        </w:tc>
      </w:tr>
      <w:tr w:rsidR="001840A2" w:rsidDel="0014217B" w14:paraId="77ECE4A1" w14:textId="2CC8D38C" w:rsidTr="00726818">
        <w:trPr>
          <w:cnfStyle w:val="000000010000" w:firstRow="0" w:lastRow="0" w:firstColumn="0" w:lastColumn="0" w:oddVBand="0" w:evenVBand="0" w:oddHBand="0" w:evenHBand="1" w:firstRowFirstColumn="0" w:firstRowLastColumn="0" w:lastRowFirstColumn="0" w:lastRowLastColumn="0"/>
          <w:jc w:val="left"/>
          <w:ins w:id="1964" w:author="Author"/>
          <w:del w:id="1965" w:author="Author"/>
        </w:trPr>
        <w:tc>
          <w:tcPr>
            <w:tcW w:w="745" w:type="dxa"/>
          </w:tcPr>
          <w:p w14:paraId="3AD4DECF" w14:textId="1E7220D2" w:rsidR="001840A2" w:rsidDel="0014217B" w:rsidRDefault="001840A2" w:rsidP="007737A6">
            <w:pPr>
              <w:pStyle w:val="ListParagraph"/>
              <w:numPr>
                <w:ilvl w:val="0"/>
                <w:numId w:val="30"/>
              </w:numPr>
              <w:spacing w:before="20"/>
              <w:rPr>
                <w:ins w:id="1966" w:author="Author"/>
                <w:del w:id="1967" w:author="Author"/>
              </w:rPr>
            </w:pPr>
          </w:p>
        </w:tc>
        <w:tc>
          <w:tcPr>
            <w:tcW w:w="8856" w:type="dxa"/>
          </w:tcPr>
          <w:p w14:paraId="6FC50BDA" w14:textId="57A765AE" w:rsidR="001840A2" w:rsidDel="0014217B" w:rsidRDefault="00B22004" w:rsidP="00AB5A83">
            <w:pPr>
              <w:pStyle w:val="Body"/>
              <w:rPr>
                <w:ins w:id="1968" w:author="Author"/>
                <w:del w:id="1969" w:author="Author"/>
                <w:noProof/>
              </w:rPr>
            </w:pPr>
            <w:ins w:id="1970" w:author="Author">
              <w:del w:id="1971" w:author="Author">
                <w:r w:rsidDel="0014217B">
                  <w:rPr>
                    <w:noProof/>
                  </w:rPr>
                  <w:delText xml:space="preserve">The vhd copy will take about 20 to 30 minuntes. Once it’s complete you can verify the vdh is there </w:delText>
                </w:r>
                <w:r w:rsidR="001A7090" w:rsidDel="0014217B">
                  <w:rPr>
                    <w:noProof/>
                  </w:rPr>
                  <w:delText xml:space="preserve">by going to the Azure portal and clicking on </w:delText>
                </w:r>
                <w:r w:rsidR="004866D6" w:rsidDel="0014217B">
                  <w:rPr>
                    <w:noProof/>
                  </w:rPr>
                  <w:delText>Storage accounts-&gt; wvdimageXX-&gt;</w:delText>
                </w:r>
                <w:r w:rsidR="009010F5" w:rsidDel="0014217B">
                  <w:rPr>
                    <w:noProof/>
                  </w:rPr>
                  <w:delText xml:space="preserve">vhd-&gt; </w:delText>
                </w:r>
              </w:del>
            </w:ins>
          </w:p>
          <w:p w14:paraId="137483B1" w14:textId="585AC1C7" w:rsidR="0093389B" w:rsidDel="0014217B" w:rsidRDefault="0093389B" w:rsidP="00AB5A83">
            <w:pPr>
              <w:pStyle w:val="Body"/>
              <w:rPr>
                <w:ins w:id="1972" w:author="Author"/>
                <w:del w:id="1973" w:author="Author"/>
                <w:noProof/>
              </w:rPr>
            </w:pPr>
            <w:ins w:id="1974" w:author="Author">
              <w:del w:id="1975" w:author="Author">
                <w:r w:rsidDel="0014217B">
                  <w:rPr>
                    <w:noProof/>
                  </w:rPr>
                  <w:drawing>
                    <wp:inline distT="0" distB="0" distL="0" distR="0" wp14:anchorId="22136FA4" wp14:editId="5EAE9CF9">
                      <wp:extent cx="5486400" cy="3040380"/>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040380"/>
                              </a:xfrm>
                              <a:prstGeom prst="rect">
                                <a:avLst/>
                              </a:prstGeom>
                            </pic:spPr>
                          </pic:pic>
                        </a:graphicData>
                      </a:graphic>
                    </wp:inline>
                  </w:drawing>
                </w:r>
              </w:del>
            </w:ins>
          </w:p>
        </w:tc>
      </w:tr>
    </w:tbl>
    <w:p w14:paraId="030711FC" w14:textId="3B6B62A2" w:rsidR="00DE48C4" w:rsidRPr="00A43333" w:rsidDel="00C67871" w:rsidRDefault="00230494" w:rsidP="00F954C8">
      <w:pPr>
        <w:rPr>
          <w:del w:id="1976" w:author="Author"/>
          <w:noProof/>
        </w:rPr>
      </w:pPr>
      <w:ins w:id="1977" w:author="Author">
        <w:del w:id="1978" w:author="Author">
          <w:r w:rsidDel="00C67871">
            <w:rPr>
              <w:noProof/>
            </w:rPr>
            <w:delText>+++</w:delText>
          </w:r>
        </w:del>
      </w:ins>
    </w:p>
    <w:p w14:paraId="0153F150" w14:textId="05F71685" w:rsidR="00CB78C8" w:rsidRPr="003B03E3" w:rsidDel="00C67871" w:rsidRDefault="00CB78C8">
      <w:pPr>
        <w:rPr>
          <w:del w:id="1979" w:author="Author"/>
          <w:rFonts w:cs="Segoe UI"/>
        </w:rPr>
      </w:pPr>
      <w:bookmarkStart w:id="1980" w:name="_Toc492640577"/>
      <w:bookmarkStart w:id="1981" w:name="_Toc492640578"/>
      <w:del w:id="1982" w:author="Author">
        <w:r w:rsidDel="00C67871">
          <w:br w:type="page"/>
        </w:r>
      </w:del>
    </w:p>
    <w:bookmarkEnd w:id="1980"/>
    <w:bookmarkEnd w:id="1981"/>
    <w:p w14:paraId="2ED32DAA" w14:textId="41A90568" w:rsidR="00F954C8" w:rsidRPr="00BB1DFB" w:rsidRDefault="007737A6" w:rsidP="00BB1DFB">
      <w:pPr>
        <w:pStyle w:val="Heading2"/>
      </w:pPr>
      <w:del w:id="1983" w:author="Author">
        <w:r w:rsidDel="00C67871">
          <w:delText xml:space="preserve">Exercise </w:delText>
        </w:r>
      </w:del>
      <w:ins w:id="1984" w:author="Author">
        <w:del w:id="1985" w:author="Author">
          <w:r w:rsidR="00C76411" w:rsidDel="00C67871">
            <w:delText>3</w:delText>
          </w:r>
          <w:r w:rsidR="007C77F0" w:rsidDel="00C67871">
            <w:delText>2</w:delText>
          </w:r>
          <w:r w:rsidR="008B0B26" w:rsidDel="00C67871">
            <w:delText>2</w:delText>
          </w:r>
        </w:del>
      </w:ins>
      <w:del w:id="1986" w:author="Author">
        <w:r w:rsidDel="00C67871">
          <w:delText>1</w:delText>
        </w:r>
        <w:r w:rsidRPr="00BB1DFB" w:rsidDel="00C67871">
          <w:delText xml:space="preserve">: </w:delText>
        </w:r>
        <w:r w:rsidRPr="006F1796" w:rsidDel="00C67871">
          <w:delText>Overview of Citrix Cloud</w:delText>
        </w:r>
      </w:del>
      <w:ins w:id="1987" w:author="Author">
        <w:del w:id="1988" w:author="Author">
          <w:r w:rsidR="00B12A9B" w:rsidDel="00C67871">
            <w:delText>C</w:delText>
          </w:r>
          <w:r w:rsidR="008B0B26" w:rsidDel="00C67871">
            <w:delText>loning the Windows 10 multi-session image</w:delText>
          </w:r>
          <w:r w:rsidR="00B12A9B" w:rsidDel="00C67871">
            <w:delText>reating the storage account and copying the Wind</w:delText>
          </w:r>
        </w:del>
        <w:bookmarkStart w:id="1989" w:name="_Toc535181949"/>
        <w:r w:rsidR="00C67871">
          <w:t>Export existing registration token</w:t>
        </w:r>
      </w:ins>
      <w:bookmarkEnd w:id="1989"/>
    </w:p>
    <w:p w14:paraId="10D676BC" w14:textId="39D26D74" w:rsidR="003779C9" w:rsidRPr="00A973CD" w:rsidDel="001B7265" w:rsidRDefault="006F1796" w:rsidP="003779C9">
      <w:pPr>
        <w:rPr>
          <w:del w:id="1990" w:author="Author"/>
          <w:szCs w:val="20"/>
        </w:rPr>
      </w:pPr>
      <w:bookmarkStart w:id="1991" w:name="_Toc492640584"/>
      <w:del w:id="1992" w:author="Author">
        <w:r w:rsidDel="001B7265">
          <w:delText>Duration: 5</w:delText>
        </w:r>
        <w:r w:rsidR="003779C9" w:rsidDel="001B7265">
          <w:delText xml:space="preserve"> minutes</w:delText>
        </w:r>
      </w:del>
    </w:p>
    <w:p w14:paraId="242813DE" w14:textId="45813D0F" w:rsidR="004351FC" w:rsidRDefault="004351FC" w:rsidP="004351FC">
      <w:pPr>
        <w:rPr>
          <w:ins w:id="1993" w:author="Author"/>
          <w:noProof/>
        </w:rPr>
      </w:pPr>
      <w:ins w:id="1994" w:author="Author">
        <w:r>
          <w:rPr>
            <w:noProof/>
          </w:rPr>
          <w:t xml:space="preserve">Notes below assume that </w:t>
        </w:r>
        <w:r w:rsidRPr="007608F6">
          <w:t>se</w:t>
        </w:r>
      </w:ins>
      <w:r w:rsidR="007608F6">
        <w:t>ct</w:t>
      </w:r>
      <w:ins w:id="1995" w:author="Author">
        <w:r w:rsidRPr="007608F6">
          <w:t>ion</w:t>
        </w:r>
        <w:r>
          <w:rPr>
            <w:noProof/>
          </w:rPr>
          <w:t xml:space="preserve"> </w:t>
        </w:r>
        <w:r w:rsidRPr="004351FC">
          <w:rPr>
            <w:b/>
            <w:noProof/>
          </w:rPr>
          <w:t>Connect to Windows Virtual Desktop Infra</w:t>
        </w:r>
        <w:r>
          <w:rPr>
            <w:b/>
            <w:noProof/>
          </w:rPr>
          <w:t xml:space="preserve"> </w:t>
        </w:r>
        <w:r>
          <w:rPr>
            <w:noProof/>
          </w:rPr>
          <w:t>is completed.</w:t>
        </w:r>
      </w:ins>
    </w:p>
    <w:p w14:paraId="0BF69B60" w14:textId="3A65A7A7" w:rsidR="004351FC" w:rsidRDefault="001027CD" w:rsidP="001027CD">
      <w:pPr>
        <w:pStyle w:val="ListParagraph"/>
        <w:numPr>
          <w:ilvl w:val="0"/>
          <w:numId w:val="39"/>
        </w:numPr>
        <w:rPr>
          <w:ins w:id="1996" w:author="Author"/>
          <w:noProof/>
        </w:rPr>
      </w:pPr>
      <w:ins w:id="1997" w:author="Author">
        <w:r>
          <w:rPr>
            <w:noProof/>
          </w:rPr>
          <w:t xml:space="preserve">Navigate to </w:t>
        </w:r>
        <w:r>
          <w:rPr>
            <w:b/>
            <w:noProof/>
          </w:rPr>
          <w:t xml:space="preserve">PowerShell </w:t>
        </w:r>
        <w:r>
          <w:rPr>
            <w:noProof/>
          </w:rPr>
          <w:t>editor</w:t>
        </w:r>
      </w:ins>
    </w:p>
    <w:p w14:paraId="68DD8E0D" w14:textId="6A6828E9" w:rsidR="001027CD" w:rsidRDefault="00AF0B91" w:rsidP="001027CD">
      <w:pPr>
        <w:pStyle w:val="ListParagraph"/>
        <w:numPr>
          <w:ilvl w:val="0"/>
          <w:numId w:val="39"/>
        </w:numPr>
        <w:rPr>
          <w:ins w:id="1998" w:author="Author"/>
          <w:noProof/>
        </w:rPr>
      </w:pPr>
      <w:ins w:id="1999" w:author="Author">
        <w:r>
          <w:rPr>
            <w:noProof/>
          </w:rPr>
          <w:t>Setup up path where exported token is going to be stored</w:t>
        </w:r>
      </w:ins>
    </w:p>
    <w:p w14:paraId="75ACD2A9" w14:textId="77777777" w:rsidR="00AF0B91" w:rsidRDefault="00AF0B91" w:rsidP="00AF0B91">
      <w:pPr>
        <w:pStyle w:val="ListParagraph"/>
        <w:ind w:left="1440"/>
        <w:rPr>
          <w:ins w:id="2000" w:author="Author"/>
          <w:noProof/>
        </w:rPr>
      </w:pPr>
      <w:ins w:id="2001" w:author="Author">
        <w:r>
          <w:rPr>
            <w:noProof/>
          </w:rPr>
          <w:t>$regfile = "C:\temp\reg.edit"</w:t>
        </w:r>
      </w:ins>
    </w:p>
    <w:p w14:paraId="15B0CBF9" w14:textId="05D8A25A" w:rsidR="00AF0B91" w:rsidRDefault="007962B6" w:rsidP="001027CD">
      <w:pPr>
        <w:pStyle w:val="ListParagraph"/>
        <w:numPr>
          <w:ilvl w:val="0"/>
          <w:numId w:val="39"/>
        </w:numPr>
        <w:rPr>
          <w:ins w:id="2002" w:author="Author"/>
          <w:noProof/>
        </w:rPr>
      </w:pPr>
      <w:ins w:id="2003" w:author="Author">
        <w:r>
          <w:rPr>
            <w:noProof/>
          </w:rPr>
          <w:t>Run below cmdlet</w:t>
        </w:r>
        <w:del w:id="2004" w:author="Author">
          <w:r w:rsidDel="007962B6">
            <w:rPr>
              <w:noProof/>
            </w:rPr>
            <w:delText>S</w:delText>
          </w:r>
        </w:del>
      </w:ins>
    </w:p>
    <w:p w14:paraId="5906A120" w14:textId="22DDAD62" w:rsidR="007962B6" w:rsidRDefault="007962B6">
      <w:pPr>
        <w:pStyle w:val="ListParagraph"/>
        <w:ind w:firstLine="720"/>
        <w:rPr>
          <w:ins w:id="2005" w:author="Author"/>
          <w:noProof/>
        </w:rPr>
        <w:pPrChange w:id="2006" w:author="Author">
          <w:pPr>
            <w:pStyle w:val="ListParagraph"/>
            <w:numPr>
              <w:numId w:val="39"/>
            </w:numPr>
            <w:ind w:hanging="360"/>
          </w:pPr>
        </w:pPrChange>
      </w:pPr>
      <w:ins w:id="2007" w:author="Author">
        <w:r>
          <w:rPr>
            <w:noProof/>
          </w:rPr>
          <w:t>Export-RdsRegistrationInfo WVD</w:t>
        </w:r>
        <w:del w:id="2008" w:author="Author">
          <w:r w:rsidDel="0056177B">
            <w:rPr>
              <w:noProof/>
            </w:rPr>
            <w:delText>Validation</w:delText>
          </w:r>
        </w:del>
        <w:r w:rsidR="0056177B">
          <w:rPr>
            <w:noProof/>
          </w:rPr>
          <w:t>Bootcamp</w:t>
        </w:r>
        <w:r>
          <w:rPr>
            <w:noProof/>
          </w:rPr>
          <w:t xml:space="preserve"> &lt;alias&gt;HP| Select-Object -ExpandProperty Token &gt; $regfile</w:t>
        </w:r>
      </w:ins>
    </w:p>
    <w:p w14:paraId="3D5DF82D" w14:textId="77777777" w:rsidR="007962B6" w:rsidDel="00176C6C" w:rsidRDefault="007962B6">
      <w:pPr>
        <w:pStyle w:val="ListParagraph"/>
        <w:ind w:left="1440"/>
        <w:rPr>
          <w:ins w:id="2009" w:author="Author"/>
          <w:del w:id="2010" w:author="Author"/>
          <w:noProof/>
        </w:rPr>
        <w:pPrChange w:id="2011" w:author="Author">
          <w:pPr>
            <w:pStyle w:val="ListParagraph"/>
            <w:numPr>
              <w:numId w:val="39"/>
            </w:numPr>
            <w:ind w:hanging="360"/>
          </w:pPr>
        </w:pPrChange>
      </w:pPr>
    </w:p>
    <w:p w14:paraId="1831DC59" w14:textId="1E389631" w:rsidR="007962B6" w:rsidDel="00715033" w:rsidRDefault="007962B6">
      <w:pPr>
        <w:rPr>
          <w:ins w:id="2012" w:author="Author"/>
          <w:del w:id="2013" w:author="Author"/>
          <w:noProof/>
        </w:rPr>
      </w:pPr>
      <w:ins w:id="2014" w:author="Author">
        <w:del w:id="2015" w:author="Author">
          <w:r w:rsidDel="00715033">
            <w:rPr>
              <w:noProof/>
            </w:rPr>
            <w:delText>s</w:delText>
          </w:r>
        </w:del>
      </w:ins>
    </w:p>
    <w:p w14:paraId="55A9B28F" w14:textId="7A68DE60" w:rsidR="006F1796" w:rsidRPr="00F954C8" w:rsidDel="004351FC" w:rsidRDefault="006F1796" w:rsidP="00F27656">
      <w:pPr>
        <w:rPr>
          <w:del w:id="2016" w:author="Author"/>
          <w:szCs w:val="20"/>
        </w:rPr>
      </w:pPr>
      <w:del w:id="2017" w:author="Author">
        <w:r w:rsidRPr="006F1796" w:rsidDel="004351FC">
          <w:delText xml:space="preserve">This </w:delText>
        </w:r>
      </w:del>
      <w:ins w:id="2018" w:author="Author">
        <w:del w:id="2019" w:author="Author">
          <w:r w:rsidR="008B0B26" w:rsidDel="004351FC">
            <w:delText>exercise walk you t</w:delText>
          </w:r>
          <w:r w:rsidR="00B60CA0" w:rsidDel="004351FC">
            <w:delText>hrough creating the necessary</w:delText>
          </w:r>
          <w:r w:rsidR="00DE0CE3" w:rsidDel="004351FC">
            <w:delText xml:space="preserve"> Resource Group and</w:delText>
          </w:r>
          <w:r w:rsidR="00B60CA0" w:rsidDel="004351FC">
            <w:delText xml:space="preserve"> Storage account and</w:delText>
          </w:r>
          <w:r w:rsidR="00DE0CE3" w:rsidDel="004351FC">
            <w:delText>needed for</w:delText>
          </w:r>
          <w:r w:rsidR="00B60CA0" w:rsidDel="004351FC">
            <w:delText xml:space="preserve"> copying the source Windows 10 multi-session </w:delText>
          </w:r>
          <w:r w:rsidR="00DE0CE3" w:rsidDel="004351FC">
            <w:delText xml:space="preserve">private preview vhd </w:delText>
          </w:r>
          <w:r w:rsidR="00B60CA0" w:rsidDel="004351FC">
            <w:delText>image to your</w:delText>
          </w:r>
          <w:r w:rsidR="008B0B26" w:rsidDel="004351FC">
            <w:delText>r</w:delText>
          </w:r>
        </w:del>
      </w:ins>
      <w:del w:id="2020" w:author="Author">
        <w:r w:rsidRPr="006F1796" w:rsidDel="004351FC">
          <w:delText>lab walks you through connecting to Citrix Cloud and familiarizes you with the console and its components. In this lab, Citrix Cloud, will be leveraged to host our XenDesktop Delivery Controller and Citrix StoreFront.</w:delText>
        </w:r>
        <w:r w:rsidDel="004351FC">
          <w:delText xml:space="preserve"> </w:delText>
        </w:r>
        <w:r w:rsidR="004E4E2A" w:rsidRPr="004E4E2A" w:rsidDel="004351FC">
          <w:delText>Citrix Cloud is a platform that hosts and administers Citrix services. It connects to your resources through the Citrix Cloud Connector on any cloud or infrastructure you choose (on-premises, public cloud, private cloud, or hybrid cloud). It allows you to create, manage, and deploy workspaces with apps and data to your end-users from a single console.</w:delText>
        </w:r>
        <w:r w:rsidR="004E4E2A" w:rsidDel="004351FC">
          <w:delText xml:space="preserve"> </w:delText>
        </w:r>
        <w:r w:rsidDel="004351FC">
          <w:delText>There a</w:delText>
        </w:r>
      </w:del>
      <w:ins w:id="2021" w:author="Author">
        <w:del w:id="2022" w:author="Author">
          <w:r w:rsidR="00B20C0F" w:rsidDel="004351FC">
            <w:delText>re</w:delText>
          </w:r>
        </w:del>
      </w:ins>
      <w:del w:id="2023" w:author="Author">
        <w:r w:rsidDel="004351FC">
          <w:delText xml:space="preserve"> various way</w:delText>
        </w:r>
        <w:r w:rsidR="00D461B2" w:rsidDel="004351FC">
          <w:delText>s</w:delText>
        </w:r>
        <w:r w:rsidDel="004351FC">
          <w:delText xml:space="preserve"> the Citrix management stack can be hosted. In this lab</w:delText>
        </w:r>
        <w:r w:rsidR="00C94AA4" w:rsidDel="004351FC">
          <w:delText>,</w:delText>
        </w:r>
        <w:r w:rsidDel="004351FC">
          <w:delText xml:space="preserve"> the attendee will </w:delText>
        </w:r>
        <w:r w:rsidR="00C94AA4" w:rsidDel="004351FC">
          <w:delText>use</w:delText>
        </w:r>
        <w:r w:rsidDel="004351FC">
          <w:delText xml:space="preserve"> the Citrix Cloud service that host the virtual machines that are part of the management plane in Citrix Cloud and accessed in a PaaS offering. Citrix Cloud and it’s services run on the Azure platform. </w:delText>
        </w:r>
        <w:r w:rsidR="00AB6D30" w:rsidDel="004351FC">
          <w:delText xml:space="preserve">Since this </w:delText>
        </w:r>
        <w:r w:rsidR="00BF49F8" w:rsidDel="004351FC">
          <w:delText xml:space="preserve">exercise is just an overview, there </w:delText>
        </w:r>
        <w:r w:rsidR="00E97570" w:rsidDel="004351FC">
          <w:delText xml:space="preserve">will be </w:delText>
        </w:r>
        <w:r w:rsidR="00BF49F8" w:rsidDel="004351FC">
          <w:delText xml:space="preserve"> no need to configure any resources.</w:delText>
        </w:r>
      </w:del>
      <w:ins w:id="2024" w:author="Author">
        <w:del w:id="2025" w:author="Author">
          <w:r w:rsidR="00CE7B15" w:rsidDel="004351FC">
            <w:delText xml:space="preserve">copying </w:delText>
          </w:r>
        </w:del>
      </w:ins>
      <w:del w:id="2026" w:author="Author">
        <w:r w:rsidR="00BF49F8" w:rsidDel="004351FC">
          <w:delText xml:space="preserve"> </w:delText>
        </w:r>
      </w:del>
      <w:ins w:id="2027" w:author="Author">
        <w:del w:id="2028" w:author="Author">
          <w:r w:rsidR="00DE0CE3" w:rsidDel="004351FC">
            <w:delText xml:space="preserve"> AIRS subscription</w:delText>
          </w:r>
          <w:r w:rsidR="001B7265" w:rsidDel="004351FC">
            <w:delText xml:space="preserve">Section 2.1 from </w:delText>
          </w:r>
          <w:r w:rsidR="001B7265" w:rsidDel="004351FC">
            <w:rPr>
              <w:noProof/>
            </w:rPr>
            <w:delText>from the Get Started with your WVD tenant guide.</w:delText>
          </w:r>
          <w:r w:rsidR="00DE0CE3" w:rsidDel="004351FC">
            <w:delText>.</w:delText>
          </w:r>
          <w:r w:rsidR="00F0026F" w:rsidDel="004351FC">
            <w:delText xml:space="preserve"> </w:delText>
          </w:r>
        </w:del>
      </w:ins>
    </w:p>
    <w:p w14:paraId="5BFF59FC" w14:textId="63A0FD52" w:rsidR="0091184B" w:rsidRPr="00BB1DFB" w:rsidDel="00F27656" w:rsidRDefault="0091184B" w:rsidP="00F27656">
      <w:pPr>
        <w:pStyle w:val="Heading2"/>
        <w:rPr>
          <w:ins w:id="2029" w:author="Author"/>
          <w:del w:id="2030" w:author="Author"/>
        </w:rPr>
      </w:pPr>
      <w:bookmarkStart w:id="2031" w:name="_Toc535181950"/>
      <w:ins w:id="2032" w:author="Author">
        <w:r>
          <w:t xml:space="preserve">FSLogix </w:t>
        </w:r>
        <w:r w:rsidR="00F27656">
          <w:t>setup</w:t>
        </w:r>
        <w:bookmarkEnd w:id="2031"/>
      </w:ins>
    </w:p>
    <w:p w14:paraId="6E2BFC80" w14:textId="37305318" w:rsidR="0091184B" w:rsidRDefault="0091184B">
      <w:pPr>
        <w:pStyle w:val="Heading2"/>
        <w:rPr>
          <w:ins w:id="2033" w:author="Author"/>
          <w:noProof/>
        </w:rPr>
        <w:pPrChange w:id="2034" w:author="Author">
          <w:pPr/>
        </w:pPrChange>
      </w:pPr>
      <w:ins w:id="2035" w:author="Author">
        <w:del w:id="2036" w:author="Author">
          <w:r w:rsidDel="00F27656">
            <w:rPr>
              <w:noProof/>
            </w:rPr>
            <w:delText xml:space="preserve">Notes below assume that </w:delText>
          </w:r>
          <w:r w:rsidRPr="00B91A3C" w:rsidDel="00F27656">
            <w:rPr>
              <w:noProof/>
            </w:rPr>
            <w:delText>setion</w:delText>
          </w:r>
          <w:r w:rsidDel="00F27656">
            <w:rPr>
              <w:noProof/>
            </w:rPr>
            <w:delText xml:space="preserve"> </w:delText>
          </w:r>
          <w:r w:rsidRPr="004351FC" w:rsidDel="00F27656">
            <w:rPr>
              <w:b/>
              <w:noProof/>
            </w:rPr>
            <w:delText>Connect to Windows Virtual Desktop Infra</w:delText>
          </w:r>
          <w:r w:rsidDel="00F27656">
            <w:rPr>
              <w:b/>
              <w:noProof/>
            </w:rPr>
            <w:delText xml:space="preserve"> </w:delText>
          </w:r>
          <w:r w:rsidDel="00F27656">
            <w:rPr>
              <w:noProof/>
            </w:rPr>
            <w:delText>is completed.</w:delText>
          </w:r>
        </w:del>
      </w:ins>
    </w:p>
    <w:p w14:paraId="3F2586B3" w14:textId="691E949E" w:rsidR="00F27656" w:rsidRDefault="00F27656" w:rsidP="0091184B">
      <w:pPr>
        <w:pStyle w:val="ListParagraph"/>
        <w:numPr>
          <w:ilvl w:val="0"/>
          <w:numId w:val="40"/>
        </w:numPr>
        <w:rPr>
          <w:ins w:id="2037" w:author="Author"/>
          <w:noProof/>
        </w:rPr>
      </w:pPr>
      <w:ins w:id="2038" w:author="Author">
        <w:r>
          <w:rPr>
            <w:noProof/>
          </w:rPr>
          <w:t xml:space="preserve">Connect to </w:t>
        </w:r>
      </w:ins>
      <w:r w:rsidR="007608F6" w:rsidRPr="007608F6">
        <w:t>session</w:t>
      </w:r>
      <w:ins w:id="2039" w:author="Author">
        <w:r>
          <w:rPr>
            <w:noProof/>
          </w:rPr>
          <w:t xml:space="preserve"> host VM</w:t>
        </w:r>
      </w:ins>
    </w:p>
    <w:p w14:paraId="2882A02E" w14:textId="734FF8C0" w:rsidR="0091184B" w:rsidRPr="00F27656" w:rsidRDefault="0091184B" w:rsidP="0091184B">
      <w:pPr>
        <w:pStyle w:val="ListParagraph"/>
        <w:numPr>
          <w:ilvl w:val="0"/>
          <w:numId w:val="40"/>
        </w:numPr>
        <w:rPr>
          <w:ins w:id="2040" w:author="Author"/>
          <w:b/>
          <w:noProof/>
          <w:rPrChange w:id="2041" w:author="Author">
            <w:rPr>
              <w:ins w:id="2042" w:author="Author"/>
              <w:noProof/>
            </w:rPr>
          </w:rPrChange>
        </w:rPr>
      </w:pPr>
      <w:ins w:id="2043" w:author="Author">
        <w:r>
          <w:rPr>
            <w:noProof/>
          </w:rPr>
          <w:t xml:space="preserve">Navigate to </w:t>
        </w:r>
        <w:r w:rsidR="00F27656" w:rsidRPr="00F27656">
          <w:rPr>
            <w:b/>
            <w:noProof/>
            <w:rPrChange w:id="2044" w:author="Author">
              <w:rPr>
                <w:noProof/>
              </w:rPr>
            </w:rPrChange>
          </w:rPr>
          <w:t>C:\Program Files\FSLogix</w:t>
        </w:r>
        <w:r w:rsidR="006D5ABA">
          <w:rPr>
            <w:b/>
            <w:noProof/>
          </w:rPr>
          <w:t>\Apps</w:t>
        </w:r>
        <w:del w:id="2045" w:author="Author">
          <w:r w:rsidRPr="00F27656" w:rsidDel="00F27656">
            <w:rPr>
              <w:b/>
              <w:noProof/>
            </w:rPr>
            <w:delText xml:space="preserve">PowerShell </w:delText>
          </w:r>
          <w:r w:rsidRPr="00F27656" w:rsidDel="00F27656">
            <w:rPr>
              <w:b/>
              <w:noProof/>
              <w:rPrChange w:id="2046" w:author="Author">
                <w:rPr>
                  <w:noProof/>
                </w:rPr>
              </w:rPrChange>
            </w:rPr>
            <w:delText>editor</w:delText>
          </w:r>
        </w:del>
      </w:ins>
    </w:p>
    <w:p w14:paraId="3647CAEB" w14:textId="76A236A5" w:rsidR="0091184B" w:rsidRDefault="0091184B" w:rsidP="0091184B">
      <w:pPr>
        <w:pStyle w:val="ListParagraph"/>
        <w:numPr>
          <w:ilvl w:val="0"/>
          <w:numId w:val="40"/>
        </w:numPr>
        <w:rPr>
          <w:ins w:id="2047" w:author="Author"/>
          <w:noProof/>
        </w:rPr>
      </w:pPr>
      <w:ins w:id="2048" w:author="Author">
        <w:del w:id="2049" w:author="Author">
          <w:r w:rsidDel="006D5ABA">
            <w:rPr>
              <w:noProof/>
            </w:rPr>
            <w:delText>Setup up path where exported token is going to be stored</w:delText>
          </w:r>
        </w:del>
        <w:r w:rsidR="006D5ABA">
          <w:rPr>
            <w:noProof/>
          </w:rPr>
          <w:t xml:space="preserve">Run </w:t>
        </w:r>
        <w:r w:rsidR="006D5ABA">
          <w:rPr>
            <w:b/>
            <w:noProof/>
          </w:rPr>
          <w:t>ConfigurationTool.exe</w:t>
        </w:r>
      </w:ins>
    </w:p>
    <w:p w14:paraId="7B407AC6" w14:textId="5C8E6636" w:rsidR="0091184B" w:rsidRDefault="0091184B" w:rsidP="0091184B">
      <w:pPr>
        <w:pStyle w:val="ListParagraph"/>
        <w:ind w:left="1440"/>
        <w:rPr>
          <w:ins w:id="2050" w:author="Author"/>
          <w:noProof/>
        </w:rPr>
      </w:pPr>
      <w:ins w:id="2051" w:author="Author">
        <w:del w:id="2052" w:author="Author">
          <w:r w:rsidDel="001642A4">
            <w:rPr>
              <w:noProof/>
            </w:rPr>
            <w:delText>$regfile = "C:\temp\reg.edit"</w:delText>
          </w:r>
        </w:del>
        <w:r w:rsidR="001642A4">
          <w:rPr>
            <w:noProof/>
          </w:rPr>
          <w:t xml:space="preserve">Check </w:t>
        </w:r>
        <w:r w:rsidR="001642A4">
          <w:rPr>
            <w:b/>
            <w:noProof/>
          </w:rPr>
          <w:t>Enable FSLogix profiles</w:t>
        </w:r>
      </w:ins>
    </w:p>
    <w:p w14:paraId="5DF4024D" w14:textId="75093842" w:rsidR="001642A4" w:rsidRPr="001642A4" w:rsidDel="001642A4" w:rsidRDefault="001642A4" w:rsidP="0091184B">
      <w:pPr>
        <w:pStyle w:val="ListParagraph"/>
        <w:ind w:left="1440"/>
        <w:rPr>
          <w:ins w:id="2053" w:author="Author"/>
          <w:del w:id="2054" w:author="Author"/>
          <w:noProof/>
        </w:rPr>
      </w:pPr>
    </w:p>
    <w:p w14:paraId="73B30339" w14:textId="3C935B60" w:rsidR="0091184B" w:rsidRPr="00E339EF" w:rsidRDefault="0091184B" w:rsidP="0091184B">
      <w:pPr>
        <w:pStyle w:val="ListParagraph"/>
        <w:numPr>
          <w:ilvl w:val="0"/>
          <w:numId w:val="40"/>
        </w:numPr>
        <w:rPr>
          <w:ins w:id="2055" w:author="Author"/>
          <w:noProof/>
          <w:rPrChange w:id="2056" w:author="Author">
            <w:rPr>
              <w:ins w:id="2057" w:author="Author"/>
              <w:b/>
              <w:noProof/>
            </w:rPr>
          </w:rPrChange>
        </w:rPr>
      </w:pPr>
      <w:ins w:id="2058" w:author="Author">
        <w:del w:id="2059" w:author="Author">
          <w:r w:rsidDel="001642A4">
            <w:rPr>
              <w:noProof/>
            </w:rPr>
            <w:delText>Run below cmdlet</w:delText>
          </w:r>
        </w:del>
        <w:r w:rsidR="001642A4">
          <w:rPr>
            <w:noProof/>
          </w:rPr>
          <w:t xml:space="preserve">Under </w:t>
        </w:r>
        <w:r w:rsidR="001642A4">
          <w:rPr>
            <w:b/>
            <w:noProof/>
          </w:rPr>
          <w:t xml:space="preserve">VHD Locations </w:t>
        </w:r>
        <w:r w:rsidR="001642A4">
          <w:rPr>
            <w:noProof/>
          </w:rPr>
          <w:t>add</w:t>
        </w:r>
        <w:r w:rsidR="00FE4EAF" w:rsidRPr="00FE4EAF">
          <w:rPr>
            <w:b/>
            <w:noProof/>
            <w:rPrChange w:id="2060" w:author="Author">
              <w:rPr>
                <w:noProof/>
              </w:rPr>
            </w:rPrChange>
          </w:rPr>
          <w:t xml:space="preserve"> </w:t>
        </w:r>
        <w:r w:rsidR="00DF3041">
          <w:rPr>
            <w:b/>
            <w:noProof/>
          </w:rPr>
          <w:fldChar w:fldCharType="begin"/>
        </w:r>
        <w:r w:rsidR="00DF3041">
          <w:rPr>
            <w:b/>
            <w:noProof/>
          </w:rPr>
          <w:instrText xml:space="preserve"> HYPERLINK "</w:instrText>
        </w:r>
        <w:r w:rsidR="00DF3041" w:rsidRPr="00FE4EAF">
          <w:rPr>
            <w:b/>
            <w:noProof/>
          </w:rPr>
          <w:instrText>\</w:instrText>
        </w:r>
        <w:r w:rsidR="00DF3041" w:rsidRPr="00FE4EAF">
          <w:rPr>
            <w:b/>
            <w:noProof/>
            <w:rPrChange w:id="2061" w:author="Author">
              <w:rPr>
                <w:noProof/>
              </w:rPr>
            </w:rPrChange>
          </w:rPr>
          <w:instrText>\</w:instrText>
        </w:r>
        <w:r w:rsidR="00DF3041" w:rsidRPr="00FE4EAF">
          <w:rPr>
            <w:b/>
            <w:noProof/>
          </w:rPr>
          <w:instrText>\</w:instrText>
        </w:r>
        <w:r w:rsidR="00DF3041" w:rsidRPr="00FE4EAF">
          <w:rPr>
            <w:b/>
            <w:noProof/>
            <w:rPrChange w:id="2062" w:author="Author">
              <w:rPr>
                <w:noProof/>
              </w:rPr>
            </w:rPrChange>
          </w:rPr>
          <w:instrText>\advm</w:instrText>
        </w:r>
        <w:r w:rsidR="00DF3041" w:rsidRPr="00FE4EAF">
          <w:rPr>
            <w:b/>
            <w:noProof/>
          </w:rPr>
          <w:instrText>\</w:instrText>
        </w:r>
        <w:r w:rsidR="00DF3041" w:rsidRPr="00FE4EAF">
          <w:rPr>
            <w:b/>
            <w:noProof/>
            <w:rPrChange w:id="2063" w:author="Author">
              <w:rPr>
                <w:noProof/>
              </w:rPr>
            </w:rPrChange>
          </w:rPr>
          <w:instrText>\profiles</w:instrText>
        </w:r>
        <w:r w:rsidR="00DF3041">
          <w:rPr>
            <w:b/>
            <w:noProof/>
          </w:rPr>
          <w:instrText xml:space="preserve">" </w:instrText>
        </w:r>
        <w:r w:rsidR="00DF3041">
          <w:rPr>
            <w:b/>
            <w:noProof/>
          </w:rPr>
          <w:fldChar w:fldCharType="separate"/>
        </w:r>
        <w:r w:rsidR="00DF3041" w:rsidRPr="00562F74">
          <w:rPr>
            <w:rStyle w:val="Hyperlink"/>
            <w:b/>
            <w:rPrChange w:id="2064" w:author="Author">
              <w:rPr>
                <w:noProof/>
              </w:rPr>
            </w:rPrChange>
          </w:rPr>
          <w:t>\\advm\profiles</w:t>
        </w:r>
        <w:r w:rsidR="00DF3041">
          <w:rPr>
            <w:b/>
            <w:noProof/>
          </w:rPr>
          <w:fldChar w:fldCharType="end"/>
        </w:r>
      </w:ins>
    </w:p>
    <w:p w14:paraId="7C2537C8" w14:textId="5EDCB572" w:rsidR="00E339EF" w:rsidRPr="00DF3041" w:rsidRDefault="00E339EF" w:rsidP="0091184B">
      <w:pPr>
        <w:pStyle w:val="ListParagraph"/>
        <w:numPr>
          <w:ilvl w:val="0"/>
          <w:numId w:val="40"/>
        </w:numPr>
        <w:rPr>
          <w:ins w:id="2065" w:author="Author"/>
          <w:noProof/>
          <w:rPrChange w:id="2066" w:author="Author">
            <w:rPr>
              <w:ins w:id="2067" w:author="Author"/>
              <w:b/>
              <w:noProof/>
            </w:rPr>
          </w:rPrChange>
        </w:rPr>
      </w:pPr>
      <w:ins w:id="2068" w:author="Author">
        <w:r>
          <w:rPr>
            <w:noProof/>
          </w:rPr>
          <w:t xml:space="preserve">Under </w:t>
        </w:r>
        <w:r w:rsidRPr="00182EA8">
          <w:rPr>
            <w:b/>
            <w:noProof/>
            <w:rPrChange w:id="2069" w:author="Author">
              <w:rPr>
                <w:noProof/>
              </w:rPr>
            </w:rPrChange>
          </w:rPr>
          <w:t>Volume T</w:t>
        </w:r>
        <w:r w:rsidR="00182EA8">
          <w:rPr>
            <w:b/>
            <w:noProof/>
          </w:rPr>
          <w:t>y</w:t>
        </w:r>
        <w:r w:rsidRPr="00182EA8">
          <w:rPr>
            <w:b/>
            <w:noProof/>
            <w:rPrChange w:id="2070" w:author="Author">
              <w:rPr>
                <w:noProof/>
              </w:rPr>
            </w:rPrChange>
          </w:rPr>
          <w:t>pe</w:t>
        </w:r>
        <w:r>
          <w:rPr>
            <w:noProof/>
          </w:rPr>
          <w:t xml:space="preserve"> s</w:t>
        </w:r>
        <w:r w:rsidR="00182EA8">
          <w:rPr>
            <w:noProof/>
          </w:rPr>
          <w:t xml:space="preserve">elect </w:t>
        </w:r>
        <w:r w:rsidR="00182EA8" w:rsidRPr="00182EA8">
          <w:rPr>
            <w:b/>
            <w:noProof/>
            <w:rPrChange w:id="2071" w:author="Author">
              <w:rPr>
                <w:noProof/>
              </w:rPr>
            </w:rPrChange>
          </w:rPr>
          <w:t>VHDX</w:t>
        </w:r>
        <w:del w:id="2072" w:author="Author">
          <w:r w:rsidDel="00182EA8">
            <w:rPr>
              <w:noProof/>
            </w:rPr>
            <w:delText>lec</w:delText>
          </w:r>
        </w:del>
      </w:ins>
    </w:p>
    <w:p w14:paraId="6B5A7469" w14:textId="5429CE86" w:rsidR="00DF3041" w:rsidRDefault="00DF3041" w:rsidP="0091184B">
      <w:pPr>
        <w:pStyle w:val="ListParagraph"/>
        <w:numPr>
          <w:ilvl w:val="0"/>
          <w:numId w:val="40"/>
        </w:numPr>
        <w:rPr>
          <w:ins w:id="2073" w:author="Author"/>
          <w:noProof/>
        </w:rPr>
      </w:pPr>
      <w:ins w:id="2074" w:author="Author">
        <w:r>
          <w:rPr>
            <w:noProof/>
          </w:rPr>
          <w:lastRenderedPageBreak/>
          <w:t>Leave other value</w:t>
        </w:r>
        <w:r w:rsidR="00E339EF">
          <w:rPr>
            <w:noProof/>
          </w:rPr>
          <w:t>s at default</w:t>
        </w:r>
      </w:ins>
    </w:p>
    <w:p w14:paraId="62E4CB09" w14:textId="61687F9A" w:rsidR="00182EA8" w:rsidRPr="00182EA8" w:rsidRDefault="00182EA8" w:rsidP="0091184B">
      <w:pPr>
        <w:pStyle w:val="ListParagraph"/>
        <w:numPr>
          <w:ilvl w:val="0"/>
          <w:numId w:val="40"/>
        </w:numPr>
        <w:rPr>
          <w:ins w:id="2075" w:author="Author"/>
          <w:noProof/>
          <w:rPrChange w:id="2076" w:author="Author">
            <w:rPr>
              <w:ins w:id="2077" w:author="Author"/>
              <w:b/>
              <w:noProof/>
            </w:rPr>
          </w:rPrChange>
        </w:rPr>
      </w:pPr>
      <w:ins w:id="2078" w:author="Author">
        <w:r>
          <w:rPr>
            <w:noProof/>
          </w:rPr>
          <w:t xml:space="preserve">Click </w:t>
        </w:r>
        <w:r w:rsidRPr="00182EA8">
          <w:rPr>
            <w:b/>
            <w:noProof/>
            <w:rPrChange w:id="2079" w:author="Author">
              <w:rPr>
                <w:noProof/>
              </w:rPr>
            </w:rPrChange>
          </w:rPr>
          <w:t>Save</w:t>
        </w:r>
      </w:ins>
    </w:p>
    <w:p w14:paraId="00F42BFD" w14:textId="23C62708" w:rsidR="00182EA8" w:rsidRDefault="00182EA8" w:rsidP="0091184B">
      <w:pPr>
        <w:pStyle w:val="ListParagraph"/>
        <w:numPr>
          <w:ilvl w:val="0"/>
          <w:numId w:val="40"/>
        </w:numPr>
        <w:rPr>
          <w:ins w:id="2080" w:author="Author"/>
          <w:noProof/>
        </w:rPr>
      </w:pPr>
      <w:ins w:id="2081" w:author="Author">
        <w:r>
          <w:rPr>
            <w:noProof/>
          </w:rPr>
          <w:t>Connect to second host repeat steps 1 to 7</w:t>
        </w:r>
      </w:ins>
    </w:p>
    <w:p w14:paraId="6B4237AD" w14:textId="6E77A6EA" w:rsidR="00FA6D78" w:rsidRDefault="002D6292" w:rsidP="002D6292">
      <w:pPr>
        <w:pStyle w:val="Heading2"/>
        <w:rPr>
          <w:ins w:id="2082" w:author="Author"/>
        </w:rPr>
      </w:pPr>
      <w:bookmarkStart w:id="2083" w:name="_Toc535181951"/>
      <w:ins w:id="2084" w:author="Author">
        <w:r w:rsidRPr="002D6292">
          <w:t>Publishing remote desktop and remote application</w:t>
        </w:r>
        <w:bookmarkEnd w:id="2083"/>
        <w:del w:id="2085" w:author="Author">
          <w:r w:rsidR="00FA6D78" w:rsidDel="002D6292">
            <w:delText>FSLogix setup</w:delText>
          </w:r>
        </w:del>
      </w:ins>
    </w:p>
    <w:p w14:paraId="7F4B5A09" w14:textId="74BE4628" w:rsidR="00A84161" w:rsidRPr="00A84161" w:rsidRDefault="00A84161">
      <w:pPr>
        <w:rPr>
          <w:ins w:id="2086" w:author="Author"/>
          <w:rPrChange w:id="2087" w:author="Author">
            <w:rPr>
              <w:ins w:id="2088" w:author="Author"/>
              <w:noProof/>
            </w:rPr>
          </w:rPrChange>
        </w:rPr>
        <w:pPrChange w:id="2089" w:author="Author">
          <w:pPr>
            <w:pStyle w:val="Heading2"/>
            <w:numPr>
              <w:numId w:val="40"/>
            </w:numPr>
            <w:ind w:left="720" w:hanging="360"/>
          </w:pPr>
        </w:pPrChange>
      </w:pPr>
      <w:ins w:id="2090" w:author="Author">
        <w:r>
          <w:t xml:space="preserve">This section assumes that </w:t>
        </w:r>
        <w:r w:rsidRPr="00A84161">
          <w:rPr>
            <w:b/>
            <w:rPrChange w:id="2091" w:author="Author">
              <w:rPr/>
            </w:rPrChange>
          </w:rPr>
          <w:t>WVD</w:t>
        </w:r>
        <w:r>
          <w:t xml:space="preserve"> </w:t>
        </w:r>
        <w:r>
          <w:rPr>
            <w:b/>
          </w:rPr>
          <w:t xml:space="preserve">PowerShell </w:t>
        </w:r>
        <w:r>
          <w:t>is imported, user executing the commands has connected to the WVD infra and has permissions.</w:t>
        </w:r>
      </w:ins>
    </w:p>
    <w:p w14:paraId="665EE74C" w14:textId="172EF8F2" w:rsidR="00FA6D78" w:rsidRDefault="00FA6D78" w:rsidP="00FA6D78">
      <w:pPr>
        <w:pStyle w:val="ListParagraph"/>
        <w:numPr>
          <w:ilvl w:val="0"/>
          <w:numId w:val="41"/>
        </w:numPr>
        <w:rPr>
          <w:ins w:id="2092" w:author="Author"/>
          <w:noProof/>
        </w:rPr>
      </w:pPr>
      <w:ins w:id="2093" w:author="Author">
        <w:del w:id="2094" w:author="Author">
          <w:r w:rsidDel="00D92F40">
            <w:rPr>
              <w:noProof/>
            </w:rPr>
            <w:delText>Connect to sesison host VM</w:delText>
          </w:r>
        </w:del>
        <w:r w:rsidR="00D92F40">
          <w:rPr>
            <w:noProof/>
          </w:rPr>
          <w:t xml:space="preserve">Navigate to </w:t>
        </w:r>
        <w:r w:rsidR="00D92F40">
          <w:rPr>
            <w:b/>
            <w:noProof/>
          </w:rPr>
          <w:t xml:space="preserve">PowerShell </w:t>
        </w:r>
        <w:r w:rsidR="00D92F40">
          <w:rPr>
            <w:noProof/>
          </w:rPr>
          <w:t>editor</w:t>
        </w:r>
      </w:ins>
    </w:p>
    <w:p w14:paraId="61DC4DC3" w14:textId="12A3FAB3" w:rsidR="00FA6D78" w:rsidRPr="00395AD7" w:rsidRDefault="00FA6D78" w:rsidP="00FA6D78">
      <w:pPr>
        <w:pStyle w:val="ListParagraph"/>
        <w:numPr>
          <w:ilvl w:val="0"/>
          <w:numId w:val="41"/>
        </w:numPr>
        <w:rPr>
          <w:ins w:id="2095" w:author="Author"/>
          <w:b/>
          <w:noProof/>
          <w:rPrChange w:id="2096" w:author="Author">
            <w:rPr>
              <w:ins w:id="2097" w:author="Author"/>
              <w:noProof/>
            </w:rPr>
          </w:rPrChange>
        </w:rPr>
      </w:pPr>
      <w:ins w:id="2098" w:author="Author">
        <w:del w:id="2099" w:author="Author">
          <w:r w:rsidDel="00D92F40">
            <w:rPr>
              <w:noProof/>
            </w:rPr>
            <w:delText xml:space="preserve">Navigate to </w:delText>
          </w:r>
          <w:r w:rsidRPr="00B91A3C" w:rsidDel="00D92F40">
            <w:rPr>
              <w:b/>
              <w:noProof/>
            </w:rPr>
            <w:delText>C:\Program Files\FSLogix</w:delText>
          </w:r>
          <w:r w:rsidDel="00D92F40">
            <w:rPr>
              <w:b/>
              <w:noProof/>
            </w:rPr>
            <w:delText>\Apps</w:delText>
          </w:r>
        </w:del>
        <w:r w:rsidR="00D92F40">
          <w:rPr>
            <w:noProof/>
          </w:rPr>
          <w:t>Ex</w:t>
        </w:r>
        <w:del w:id="2100" w:author="Author">
          <w:r w:rsidR="00D92F40">
            <w:rPr>
              <w:noProof/>
            </w:rPr>
            <w:delText>c</w:delText>
          </w:r>
        </w:del>
        <w:r w:rsidR="00D92F40">
          <w:rPr>
            <w:noProof/>
          </w:rPr>
          <w:t>ecute</w:t>
        </w:r>
        <w:r w:rsidR="004A166E">
          <w:rPr>
            <w:noProof/>
          </w:rPr>
          <w:t xml:space="preserve"> to add an user to the </w:t>
        </w:r>
        <w:r w:rsidR="004A166E">
          <w:rPr>
            <w:b/>
            <w:noProof/>
          </w:rPr>
          <w:t xml:space="preserve">Desktop Application Group </w:t>
        </w:r>
        <w:r w:rsidR="004A166E">
          <w:rPr>
            <w:noProof/>
          </w:rPr>
          <w:t xml:space="preserve">aka </w:t>
        </w:r>
      </w:ins>
      <w:r w:rsidR="007608F6" w:rsidRPr="007608F6">
        <w:t>published</w:t>
      </w:r>
      <w:ins w:id="2101" w:author="Author">
        <w:r w:rsidR="004A166E">
          <w:rPr>
            <w:noProof/>
          </w:rPr>
          <w:t xml:space="preserve"> a remote desktop</w:t>
        </w:r>
      </w:ins>
    </w:p>
    <w:p w14:paraId="05E10ED2" w14:textId="76D80E98" w:rsidR="00395AD7" w:rsidRPr="00395AD7" w:rsidRDefault="00395AD7">
      <w:pPr>
        <w:pStyle w:val="ListParagraph"/>
        <w:ind w:left="1440"/>
        <w:rPr>
          <w:ins w:id="2102" w:author="Author"/>
          <w:noProof/>
          <w:rPrChange w:id="2103" w:author="Author">
            <w:rPr>
              <w:ins w:id="2104" w:author="Author"/>
              <w:b/>
              <w:noProof/>
            </w:rPr>
          </w:rPrChange>
        </w:rPr>
        <w:pPrChange w:id="2105" w:author="Author">
          <w:pPr>
            <w:pStyle w:val="ListParagraph"/>
            <w:numPr>
              <w:numId w:val="41"/>
            </w:numPr>
            <w:ind w:hanging="360"/>
          </w:pPr>
        </w:pPrChange>
      </w:pPr>
      <w:ins w:id="2106" w:author="Author">
        <w:r w:rsidRPr="00395AD7">
          <w:rPr>
            <w:noProof/>
            <w:rPrChange w:id="2107" w:author="Author">
              <w:rPr>
                <w:b/>
                <w:noProof/>
              </w:rPr>
            </w:rPrChange>
          </w:rPr>
          <w:t xml:space="preserve">Add-RdsAppGroupUser "WVDBootcamp" </w:t>
        </w:r>
        <w:r>
          <w:rPr>
            <w:noProof/>
          </w:rPr>
          <w:t>&lt;hostpool&gt;</w:t>
        </w:r>
        <w:r w:rsidRPr="00395AD7">
          <w:rPr>
            <w:noProof/>
            <w:rPrChange w:id="2108" w:author="Author">
              <w:rPr>
                <w:b/>
                <w:noProof/>
              </w:rPr>
            </w:rPrChange>
          </w:rPr>
          <w:t xml:space="preserve"> "Desktop Application Group" -UserPrincipalName </w:t>
        </w:r>
        <w:r>
          <w:rPr>
            <w:noProof/>
          </w:rPr>
          <w:t>&lt;</w:t>
        </w:r>
        <w:del w:id="2109" w:author="Author">
          <w:r>
            <w:rPr>
              <w:noProof/>
            </w:rPr>
            <w:delText>as provided</w:delText>
          </w:r>
        </w:del>
        <w:r w:rsidR="00077993">
          <w:rPr>
            <w:noProof/>
          </w:rPr>
          <w:t>1</w:t>
        </w:r>
        <w:r w:rsidR="00077993" w:rsidRPr="00077993">
          <w:rPr>
            <w:noProof/>
            <w:vertAlign w:val="superscript"/>
            <w:rPrChange w:id="2110" w:author="Author">
              <w:rPr>
                <w:noProof/>
              </w:rPr>
            </w:rPrChange>
          </w:rPr>
          <w:t>st</w:t>
        </w:r>
        <w:r w:rsidR="00077993">
          <w:rPr>
            <w:noProof/>
          </w:rPr>
          <w:t xml:space="preserve"> user provided</w:t>
        </w:r>
        <w:r>
          <w:rPr>
            <w:noProof/>
          </w:rPr>
          <w:t>&gt;</w:t>
        </w:r>
      </w:ins>
    </w:p>
    <w:p w14:paraId="1D71AE9B" w14:textId="6AB10278" w:rsidR="00F4764A" w:rsidRDefault="00F4764A" w:rsidP="00F1139F">
      <w:pPr>
        <w:pStyle w:val="ListParagraph"/>
        <w:numPr>
          <w:ilvl w:val="0"/>
          <w:numId w:val="41"/>
        </w:numPr>
        <w:rPr>
          <w:ins w:id="2111" w:author="Author"/>
          <w:noProof/>
        </w:rPr>
      </w:pPr>
      <w:ins w:id="2112" w:author="Author">
        <w:r>
          <w:rPr>
            <w:noProof/>
          </w:rPr>
          <w:t xml:space="preserve">Sign in </w:t>
        </w:r>
      </w:ins>
      <w:r w:rsidR="00E34472">
        <w:rPr>
          <w:noProof/>
        </w:rPr>
        <w:t>with</w:t>
      </w:r>
      <w:r>
        <w:rPr>
          <w:noProof/>
        </w:rPr>
        <w:t xml:space="preserve"> </w:t>
      </w:r>
      <w:ins w:id="2113" w:author="Author">
        <w:r w:rsidRPr="00E34472">
          <w:rPr>
            <w:b/>
          </w:rPr>
          <w:t>&lt;1</w:t>
        </w:r>
        <w:r w:rsidRPr="00E34472">
          <w:rPr>
            <w:b/>
            <w:vertAlign w:val="superscript"/>
            <w:rPrChange w:id="2114" w:author="Author">
              <w:rPr>
                <w:noProof/>
              </w:rPr>
            </w:rPrChange>
          </w:rPr>
          <w:t>st</w:t>
        </w:r>
        <w:r w:rsidRPr="00E34472">
          <w:rPr>
            <w:b/>
          </w:rPr>
          <w:t xml:space="preserve"> user provided&gt;</w:t>
        </w:r>
      </w:ins>
      <w:r w:rsidR="00E34472">
        <w:rPr>
          <w:noProof/>
        </w:rPr>
        <w:t xml:space="preserve"> </w:t>
      </w:r>
      <w:ins w:id="2115" w:author="Author">
        <w:r>
          <w:rPr>
            <w:noProof/>
          </w:rPr>
          <w:t>in the HTML5</w:t>
        </w:r>
        <w:r w:rsidR="0012050C">
          <w:rPr>
            <w:noProof/>
          </w:rPr>
          <w:t xml:space="preserve"> client</w:t>
        </w:r>
        <w:r w:rsidR="00A1257D">
          <w:rPr>
            <w:noProof/>
          </w:rPr>
          <w:t xml:space="preserve"> at </w:t>
        </w:r>
        <w:r w:rsidR="00A1257D" w:rsidRPr="00A1257D">
          <w:rPr>
            <w:b/>
            <w:noProof/>
            <w:rPrChange w:id="2116" w:author="Author">
              <w:rPr>
                <w:noProof/>
              </w:rPr>
            </w:rPrChange>
          </w:rPr>
          <w:t>aka.ms/webclient</w:t>
        </w:r>
        <w:r w:rsidR="007F0AAE">
          <w:rPr>
            <w:b/>
            <w:noProof/>
          </w:rPr>
          <w:t xml:space="preserve">. </w:t>
        </w:r>
        <w:r w:rsidR="007F0AAE">
          <w:rPr>
            <w:noProof/>
          </w:rPr>
          <w:t xml:space="preserve">Confirm published desktop </w:t>
        </w:r>
      </w:ins>
      <w:r w:rsidR="007F0AAE">
        <w:rPr>
          <w:noProof/>
        </w:rPr>
        <w:t xml:space="preserve">is </w:t>
      </w:r>
      <w:ins w:id="2117" w:author="Author">
        <w:r w:rsidR="007F0AAE">
          <w:rPr>
            <w:noProof/>
          </w:rPr>
          <w:t>visible.</w:t>
        </w:r>
      </w:ins>
    </w:p>
    <w:p w14:paraId="5BA0150B" w14:textId="28F36B8C" w:rsidR="00FA6D78" w:rsidDel="00D92F40" w:rsidRDefault="00026BB3" w:rsidP="00FA6D78">
      <w:pPr>
        <w:pStyle w:val="ListParagraph"/>
        <w:numPr>
          <w:ilvl w:val="0"/>
          <w:numId w:val="41"/>
        </w:numPr>
        <w:rPr>
          <w:ins w:id="2118" w:author="Author"/>
          <w:del w:id="2119" w:author="Author"/>
          <w:noProof/>
        </w:rPr>
      </w:pPr>
      <w:ins w:id="2120" w:author="Author">
        <w:r>
          <w:rPr>
            <w:noProof/>
          </w:rPr>
          <w:t>Ex</w:t>
        </w:r>
        <w:del w:id="2121" w:author="Author">
          <w:r w:rsidDel="00C704A1">
            <w:rPr>
              <w:noProof/>
            </w:rPr>
            <w:delText>c</w:delText>
          </w:r>
        </w:del>
        <w:r>
          <w:rPr>
            <w:noProof/>
          </w:rPr>
          <w:t>e</w:t>
        </w:r>
        <w:r w:rsidR="00C704A1">
          <w:rPr>
            <w:noProof/>
          </w:rPr>
          <w:t>c</w:t>
        </w:r>
        <w:r>
          <w:rPr>
            <w:noProof/>
          </w:rPr>
          <w:t>ut</w:t>
        </w:r>
        <w:del w:id="2122" w:author="Author">
          <w:r w:rsidDel="009067AE">
            <w:rPr>
              <w:noProof/>
            </w:rPr>
            <w:delText xml:space="preserve">er </w:delText>
          </w:r>
        </w:del>
        <w:r w:rsidR="009067AE">
          <w:rPr>
            <w:noProof/>
          </w:rPr>
          <w:t>e</w:t>
        </w:r>
        <w:r>
          <w:rPr>
            <w:noProof/>
          </w:rPr>
          <w:t xml:space="preserve"> </w:t>
        </w:r>
        <w:r w:rsidR="00F1139F">
          <w:rPr>
            <w:noProof/>
          </w:rPr>
          <w:t>command below to create new app group o</w:t>
        </w:r>
        <w:del w:id="2123" w:author="Author">
          <w:r w:rsidR="00FA6D78" w:rsidDel="00D92F40">
            <w:rPr>
              <w:noProof/>
            </w:rPr>
            <w:delText xml:space="preserve">Run </w:delText>
          </w:r>
          <w:r w:rsidR="00FA6D78" w:rsidDel="00D92F40">
            <w:rPr>
              <w:b/>
              <w:noProof/>
            </w:rPr>
            <w:delText>ConfigurationTool.exe</w:delText>
          </w:r>
        </w:del>
      </w:ins>
    </w:p>
    <w:p w14:paraId="275433B8" w14:textId="55106631" w:rsidR="00FA6D78" w:rsidDel="00395AD7" w:rsidRDefault="00FA6D78" w:rsidP="00FA6D78">
      <w:pPr>
        <w:pStyle w:val="ListParagraph"/>
        <w:ind w:left="1440"/>
        <w:rPr>
          <w:ins w:id="2124" w:author="Author"/>
          <w:del w:id="2125" w:author="Author"/>
          <w:noProof/>
        </w:rPr>
      </w:pPr>
      <w:ins w:id="2126" w:author="Author">
        <w:del w:id="2127" w:author="Author">
          <w:r w:rsidDel="00395AD7">
            <w:rPr>
              <w:noProof/>
            </w:rPr>
            <w:delText xml:space="preserve">Check </w:delText>
          </w:r>
          <w:r w:rsidDel="00395AD7">
            <w:rPr>
              <w:b/>
              <w:noProof/>
            </w:rPr>
            <w:delText>Enable FSLogix profiles</w:delText>
          </w:r>
        </w:del>
      </w:ins>
    </w:p>
    <w:p w14:paraId="6450E2D2" w14:textId="70F29C3A" w:rsidR="00FA6D78" w:rsidRPr="00B91A3C" w:rsidRDefault="00FA6D78" w:rsidP="00FA6D78">
      <w:pPr>
        <w:pStyle w:val="ListParagraph"/>
        <w:numPr>
          <w:ilvl w:val="0"/>
          <w:numId w:val="41"/>
        </w:numPr>
        <w:rPr>
          <w:ins w:id="2128" w:author="Author"/>
          <w:del w:id="2129" w:author="Author"/>
          <w:noProof/>
        </w:rPr>
      </w:pPr>
      <w:ins w:id="2130" w:author="Author">
        <w:del w:id="2131" w:author="Author">
          <w:r>
            <w:rPr>
              <w:noProof/>
            </w:rPr>
            <w:delText xml:space="preserve">Under </w:delText>
          </w:r>
          <w:r>
            <w:rPr>
              <w:b/>
              <w:noProof/>
            </w:rPr>
            <w:delText xml:space="preserve">VHD Locations </w:delText>
          </w:r>
          <w:r>
            <w:rPr>
              <w:noProof/>
            </w:rPr>
            <w:delText>add</w:delText>
          </w:r>
          <w:r w:rsidRPr="00B91A3C">
            <w:rPr>
              <w:b/>
              <w:noProof/>
            </w:rPr>
            <w:delText xml:space="preserve"> </w:delText>
          </w:r>
          <w:r>
            <w:rPr>
              <w:b/>
              <w:noProof/>
            </w:rPr>
            <w:fldChar w:fldCharType="begin"/>
          </w:r>
          <w:r>
            <w:rPr>
              <w:b/>
              <w:noProof/>
            </w:rPr>
            <w:delInstrText xml:space="preserve"> HYPERLINK "</w:delInstrText>
          </w:r>
          <w:r w:rsidRPr="00B91A3C">
            <w:rPr>
              <w:b/>
              <w:noProof/>
            </w:rPr>
            <w:delInstrText>\\\\advm\\profiles</w:delInstrText>
          </w:r>
          <w:r>
            <w:rPr>
              <w:b/>
              <w:noProof/>
            </w:rPr>
            <w:delInstrText xml:space="preserve">" </w:delInstrText>
          </w:r>
          <w:r>
            <w:rPr>
              <w:b/>
              <w:noProof/>
            </w:rPr>
            <w:fldChar w:fldCharType="separate"/>
          </w:r>
          <w:r w:rsidRPr="00B91A3C">
            <w:rPr>
              <w:rStyle w:val="Hyperlink"/>
              <w:b/>
              <w:noProof/>
            </w:rPr>
            <w:delText>\\advm\profiles</w:delText>
          </w:r>
          <w:r>
            <w:rPr>
              <w:b/>
              <w:noProof/>
            </w:rPr>
            <w:fldChar w:fldCharType="end"/>
          </w:r>
        </w:del>
      </w:ins>
    </w:p>
    <w:p w14:paraId="0E1A8F59" w14:textId="79AB0A43" w:rsidR="00FA6D78" w:rsidRPr="00B91A3C" w:rsidRDefault="00FA6D78" w:rsidP="00FA6D78">
      <w:pPr>
        <w:pStyle w:val="ListParagraph"/>
        <w:numPr>
          <w:ilvl w:val="0"/>
          <w:numId w:val="41"/>
        </w:numPr>
        <w:rPr>
          <w:ins w:id="2132" w:author="Author"/>
          <w:del w:id="2133" w:author="Author"/>
          <w:noProof/>
        </w:rPr>
      </w:pPr>
      <w:ins w:id="2134" w:author="Author">
        <w:del w:id="2135" w:author="Author">
          <w:r>
            <w:rPr>
              <w:noProof/>
            </w:rPr>
            <w:delText xml:space="preserve">Under </w:delText>
          </w:r>
          <w:r w:rsidRPr="00B91A3C">
            <w:rPr>
              <w:b/>
              <w:noProof/>
            </w:rPr>
            <w:delText>Volume T</w:delText>
          </w:r>
          <w:r>
            <w:rPr>
              <w:b/>
              <w:noProof/>
            </w:rPr>
            <w:delText>y</w:delText>
          </w:r>
          <w:r w:rsidRPr="00B91A3C">
            <w:rPr>
              <w:b/>
              <w:noProof/>
            </w:rPr>
            <w:delText>pe</w:delText>
          </w:r>
          <w:r>
            <w:rPr>
              <w:noProof/>
            </w:rPr>
            <w:delText xml:space="preserve"> select </w:delText>
          </w:r>
          <w:r w:rsidRPr="00B91A3C">
            <w:rPr>
              <w:b/>
              <w:noProof/>
            </w:rPr>
            <w:delText>VHDX</w:delText>
          </w:r>
        </w:del>
      </w:ins>
    </w:p>
    <w:p w14:paraId="2BFA02E1" w14:textId="611E2A28" w:rsidR="00FA6D78" w:rsidRDefault="00FA6D78" w:rsidP="00FA6D78">
      <w:pPr>
        <w:pStyle w:val="ListParagraph"/>
        <w:numPr>
          <w:ilvl w:val="0"/>
          <w:numId w:val="41"/>
        </w:numPr>
        <w:rPr>
          <w:ins w:id="2136" w:author="Author"/>
          <w:del w:id="2137" w:author="Author"/>
          <w:noProof/>
        </w:rPr>
      </w:pPr>
      <w:ins w:id="2138" w:author="Author">
        <w:del w:id="2139" w:author="Author">
          <w:r>
            <w:rPr>
              <w:noProof/>
            </w:rPr>
            <w:delText>Leave other values at default</w:delText>
          </w:r>
        </w:del>
      </w:ins>
    </w:p>
    <w:p w14:paraId="314D3866" w14:textId="364051D7" w:rsidR="00FA6D78" w:rsidRPr="00B91A3C" w:rsidRDefault="00FA6D78" w:rsidP="00FA6D78">
      <w:pPr>
        <w:pStyle w:val="ListParagraph"/>
        <w:numPr>
          <w:ilvl w:val="0"/>
          <w:numId w:val="41"/>
        </w:numPr>
        <w:rPr>
          <w:ins w:id="2140" w:author="Author"/>
          <w:del w:id="2141" w:author="Author"/>
          <w:noProof/>
        </w:rPr>
      </w:pPr>
      <w:ins w:id="2142" w:author="Author">
        <w:del w:id="2143" w:author="Author">
          <w:r>
            <w:rPr>
              <w:noProof/>
            </w:rPr>
            <w:delText xml:space="preserve">Click </w:delText>
          </w:r>
          <w:r w:rsidRPr="00B91A3C">
            <w:rPr>
              <w:b/>
              <w:noProof/>
            </w:rPr>
            <w:delText>Save</w:delText>
          </w:r>
        </w:del>
      </w:ins>
    </w:p>
    <w:p w14:paraId="308379E1" w14:textId="57EB4345" w:rsidR="00F1139F" w:rsidRDefault="00FA6D78" w:rsidP="00F1139F">
      <w:pPr>
        <w:pStyle w:val="ListParagraph"/>
        <w:numPr>
          <w:ilvl w:val="0"/>
          <w:numId w:val="41"/>
        </w:numPr>
        <w:rPr>
          <w:ins w:id="2144" w:author="Author"/>
          <w:noProof/>
        </w:rPr>
      </w:pPr>
      <w:ins w:id="2145" w:author="Author">
        <w:del w:id="2146" w:author="Author">
          <w:r w:rsidDel="00951604">
            <w:rPr>
              <w:noProof/>
            </w:rPr>
            <w:delText>Connect to second host repeat steps 1 to 7</w:delText>
          </w:r>
        </w:del>
        <w:r w:rsidR="00F1139F">
          <w:rPr>
            <w:noProof/>
          </w:rPr>
          <w:t>f type remote application</w:t>
        </w:r>
      </w:ins>
    </w:p>
    <w:p w14:paraId="19D6565A" w14:textId="78C0FBE8" w:rsidR="00F1139F" w:rsidRDefault="00F1139F">
      <w:pPr>
        <w:pStyle w:val="ListParagraph"/>
        <w:ind w:left="1440"/>
        <w:rPr>
          <w:ins w:id="2147" w:author="Author"/>
          <w:noProof/>
        </w:rPr>
        <w:pPrChange w:id="2148" w:author="Author">
          <w:pPr>
            <w:pStyle w:val="ListParagraph"/>
            <w:numPr>
              <w:numId w:val="41"/>
            </w:numPr>
            <w:ind w:hanging="360"/>
          </w:pPr>
        </w:pPrChange>
      </w:pPr>
      <w:ins w:id="2149" w:author="Author">
        <w:r w:rsidRPr="00F1139F">
          <w:rPr>
            <w:noProof/>
          </w:rPr>
          <w:t xml:space="preserve">New-RdsAppGroup -TenantName "WVDBootcamp" -HostPoolName </w:t>
        </w:r>
        <w:r>
          <w:rPr>
            <w:noProof/>
          </w:rPr>
          <w:t>&lt;alias&gt;</w:t>
        </w:r>
        <w:r w:rsidR="00791886">
          <w:rPr>
            <w:noProof/>
          </w:rPr>
          <w:t>HP</w:t>
        </w:r>
        <w:r w:rsidRPr="00F1139F">
          <w:rPr>
            <w:noProof/>
          </w:rPr>
          <w:t xml:space="preserve"> -Name "RemoteApp Application Group" -ResourceType RemoteApp</w:t>
        </w:r>
      </w:ins>
    </w:p>
    <w:p w14:paraId="27561BAB" w14:textId="7779CA8B" w:rsidR="00F1139F" w:rsidRDefault="007608F6" w:rsidP="00FA6D78">
      <w:pPr>
        <w:pStyle w:val="ListParagraph"/>
        <w:numPr>
          <w:ilvl w:val="0"/>
          <w:numId w:val="41"/>
        </w:numPr>
        <w:rPr>
          <w:ins w:id="2150" w:author="Author"/>
          <w:noProof/>
        </w:rPr>
      </w:pPr>
      <w:r w:rsidRPr="007608F6">
        <w:t>Execute</w:t>
      </w:r>
      <w:ins w:id="2151" w:author="Author">
        <w:r w:rsidR="00C704A1">
          <w:rPr>
            <w:noProof/>
          </w:rPr>
          <w:t xml:space="preserve"> command below to add user to the </w:t>
        </w:r>
        <w:r w:rsidR="00C704A1">
          <w:rPr>
            <w:b/>
            <w:noProof/>
          </w:rPr>
          <w:t xml:space="preserve">RemoteApp Application Group </w:t>
        </w:r>
        <w:r w:rsidR="008D0A75">
          <w:rPr>
            <w:noProof/>
          </w:rPr>
          <w:t>aka publish a remote app</w:t>
        </w:r>
        <w:del w:id="2152" w:author="Author">
          <w:r w:rsidR="00F1139F" w:rsidDel="00C704A1">
            <w:rPr>
              <w:noProof/>
            </w:rPr>
            <w:delText>s</w:delText>
          </w:r>
        </w:del>
      </w:ins>
    </w:p>
    <w:p w14:paraId="67C46EE7" w14:textId="31ED44B7" w:rsidR="008D0A75" w:rsidRDefault="008D0A75" w:rsidP="002D17BE">
      <w:pPr>
        <w:pStyle w:val="ListParagraph"/>
        <w:ind w:left="1440"/>
        <w:rPr>
          <w:del w:id="2153" w:author="Author"/>
          <w:noProof/>
        </w:rPr>
      </w:pPr>
      <w:ins w:id="2154" w:author="Author">
        <w:r w:rsidRPr="008D0A75">
          <w:rPr>
            <w:noProof/>
          </w:rPr>
          <w:t xml:space="preserve">Add-RdsAppGroupUser -TenantName "WVDBootcamp" -HostPoolName </w:t>
        </w:r>
        <w:r w:rsidR="00077993">
          <w:rPr>
            <w:noProof/>
          </w:rPr>
          <w:t>&lt;alias&gt;HP</w:t>
        </w:r>
        <w:r w:rsidR="00077993" w:rsidRPr="00F1139F">
          <w:rPr>
            <w:noProof/>
          </w:rPr>
          <w:t xml:space="preserve"> </w:t>
        </w:r>
        <w:del w:id="2155" w:author="Author">
          <w:r w:rsidRPr="008D0A75" w:rsidDel="00077993">
            <w:rPr>
              <w:noProof/>
            </w:rPr>
            <w:delText xml:space="preserve">stgeorgi </w:delText>
          </w:r>
        </w:del>
        <w:r w:rsidRPr="008D0A75">
          <w:rPr>
            <w:noProof/>
          </w:rPr>
          <w:t xml:space="preserve">-Appgroup "RemoteApp Application Group" -UserPrincipalName </w:t>
        </w:r>
        <w:del w:id="2156" w:author="Author">
          <w:r w:rsidRPr="008D0A75" w:rsidDel="00077993">
            <w:rPr>
              <w:noProof/>
            </w:rPr>
            <w:delText>user208@wvdbootcamp.onmicrosoft.com</w:delText>
          </w:r>
        </w:del>
        <w:r w:rsidR="00077993">
          <w:rPr>
            <w:noProof/>
          </w:rPr>
          <w:t>&lt;2</w:t>
        </w:r>
        <w:r w:rsidR="00077993" w:rsidRPr="00077993">
          <w:rPr>
            <w:noProof/>
            <w:vertAlign w:val="superscript"/>
            <w:rPrChange w:id="2157" w:author="Author">
              <w:rPr>
                <w:noProof/>
              </w:rPr>
            </w:rPrChange>
          </w:rPr>
          <w:t>nd</w:t>
        </w:r>
        <w:r w:rsidR="00077993">
          <w:rPr>
            <w:noProof/>
          </w:rPr>
          <w:t xml:space="preserve"> user provided&gt;</w:t>
        </w:r>
      </w:ins>
    </w:p>
    <w:p w14:paraId="1DE2F08F" w14:textId="77777777" w:rsidR="002D17BE" w:rsidRDefault="002D17BE" w:rsidP="008D0A75">
      <w:pPr>
        <w:pStyle w:val="ListParagraph"/>
        <w:ind w:left="1440"/>
        <w:rPr>
          <w:ins w:id="2158" w:author="Author"/>
          <w:noProof/>
        </w:rPr>
      </w:pPr>
    </w:p>
    <w:p w14:paraId="1B122566" w14:textId="6093A950" w:rsidR="002D17BE" w:rsidRDefault="002D17BE">
      <w:pPr>
        <w:pStyle w:val="ListParagraph"/>
        <w:numPr>
          <w:ilvl w:val="0"/>
          <w:numId w:val="41"/>
        </w:numPr>
        <w:rPr>
          <w:ins w:id="2159" w:author="Author"/>
          <w:noProof/>
        </w:rPr>
        <w:pPrChange w:id="2160" w:author="Author">
          <w:pPr>
            <w:pStyle w:val="ListParagraph"/>
            <w:ind w:left="1440"/>
          </w:pPr>
        </w:pPrChange>
      </w:pPr>
      <w:ins w:id="2161" w:author="Author">
        <w:r>
          <w:rPr>
            <w:noProof/>
          </w:rPr>
          <w:t xml:space="preserve">Get list of </w:t>
        </w:r>
        <w:r w:rsidR="00CF6905">
          <w:rPr>
            <w:noProof/>
          </w:rPr>
          <w:t>application installed on the session hosts</w:t>
        </w:r>
      </w:ins>
    </w:p>
    <w:p w14:paraId="42B720D9" w14:textId="77D49C17" w:rsidR="00517D1C" w:rsidRDefault="00792122" w:rsidP="00517D1C">
      <w:pPr>
        <w:pStyle w:val="ListParagraph"/>
        <w:ind w:left="1440"/>
        <w:rPr>
          <w:ins w:id="2162" w:author="Author"/>
          <w:noProof/>
        </w:rPr>
      </w:pPr>
      <w:ins w:id="2163" w:author="Author">
        <w:r w:rsidRPr="00792122">
          <w:rPr>
            <w:noProof/>
          </w:rPr>
          <w:t xml:space="preserve">Get-RdsStartMenuApp -TenantName "WVDBootcamp" -HostPoolName </w:t>
        </w:r>
        <w:r>
          <w:rPr>
            <w:noProof/>
          </w:rPr>
          <w:t>&lt;</w:t>
        </w:r>
        <w:r w:rsidRPr="007608F6">
          <w:t>alias&gt;</w:t>
        </w:r>
      </w:ins>
      <w:r w:rsidR="007608F6">
        <w:t>HP</w:t>
      </w:r>
      <w:ins w:id="2164" w:author="Author">
        <w:r w:rsidRPr="00792122">
          <w:rPr>
            <w:noProof/>
          </w:rPr>
          <w:t xml:space="preserve"> -Appgroup "RemoteApp Application Group"</w:t>
        </w:r>
      </w:ins>
    </w:p>
    <w:p w14:paraId="1669CAD3" w14:textId="4F92C32F" w:rsidR="00517D1C" w:rsidRDefault="00517D1C" w:rsidP="00517D1C">
      <w:pPr>
        <w:pStyle w:val="ListParagraph"/>
        <w:numPr>
          <w:ilvl w:val="0"/>
          <w:numId w:val="41"/>
        </w:numPr>
        <w:rPr>
          <w:ins w:id="2165" w:author="Author"/>
          <w:noProof/>
        </w:rPr>
      </w:pPr>
      <w:ins w:id="2166" w:author="Author">
        <w:r>
          <w:rPr>
            <w:noProof/>
          </w:rPr>
          <w:t xml:space="preserve">Publish </w:t>
        </w:r>
      </w:ins>
      <w:r w:rsidR="007608F6" w:rsidRPr="007608F6">
        <w:t>standard</w:t>
      </w:r>
      <w:r w:rsidR="00740EA4">
        <w:rPr>
          <w:noProof/>
        </w:rPr>
        <w:t xml:space="preserve"> </w:t>
      </w:r>
      <w:ins w:id="2167" w:author="Author">
        <w:r>
          <w:rPr>
            <w:noProof/>
          </w:rPr>
          <w:t>applications via app alias</w:t>
        </w:r>
        <w:r w:rsidR="001019C1">
          <w:rPr>
            <w:noProof/>
          </w:rPr>
          <w:t xml:space="preserve"> options</w:t>
        </w:r>
      </w:ins>
    </w:p>
    <w:p w14:paraId="700D9260" w14:textId="77777777" w:rsidR="001019C1" w:rsidRDefault="001019C1" w:rsidP="001019C1">
      <w:pPr>
        <w:pStyle w:val="ListParagraph"/>
        <w:ind w:left="1440"/>
        <w:rPr>
          <w:ins w:id="2168" w:author="Author"/>
          <w:noProof/>
        </w:rPr>
      </w:pPr>
      <w:ins w:id="2169" w:author="Author">
        <w:r>
          <w:rPr>
            <w:noProof/>
          </w:rPr>
          <w:t>$tenant = "WVDBootcamp"</w:t>
        </w:r>
      </w:ins>
    </w:p>
    <w:p w14:paraId="53B558D9" w14:textId="38B96B67" w:rsidR="001019C1" w:rsidRDefault="001019C1" w:rsidP="001019C1">
      <w:pPr>
        <w:pStyle w:val="ListParagraph"/>
        <w:ind w:left="1440"/>
        <w:rPr>
          <w:ins w:id="2170" w:author="Author"/>
          <w:noProof/>
        </w:rPr>
      </w:pPr>
      <w:ins w:id="2171" w:author="Author">
        <w:r>
          <w:rPr>
            <w:noProof/>
          </w:rPr>
          <w:t>$pool = “&lt;alias&gt;HP”</w:t>
        </w:r>
      </w:ins>
    </w:p>
    <w:p w14:paraId="6F1E4CEE" w14:textId="77777777" w:rsidR="001019C1" w:rsidRDefault="001019C1" w:rsidP="001019C1">
      <w:pPr>
        <w:pStyle w:val="ListParagraph"/>
        <w:ind w:left="1440"/>
        <w:rPr>
          <w:ins w:id="2172" w:author="Author"/>
          <w:noProof/>
        </w:rPr>
      </w:pPr>
      <w:ins w:id="2173" w:author="Author">
        <w:r>
          <w:rPr>
            <w:noProof/>
          </w:rPr>
          <w:t>$appgroup = "RemoteApp Application Group"</w:t>
        </w:r>
      </w:ins>
    </w:p>
    <w:p w14:paraId="787A26F7" w14:textId="77777777" w:rsidR="001019C1" w:rsidRDefault="001019C1" w:rsidP="001019C1">
      <w:pPr>
        <w:pStyle w:val="ListParagraph"/>
        <w:ind w:left="1440"/>
        <w:rPr>
          <w:ins w:id="2174" w:author="Author"/>
          <w:noProof/>
        </w:rPr>
      </w:pPr>
      <w:ins w:id="2175" w:author="Author">
        <w:r>
          <w:rPr>
            <w:noProof/>
          </w:rPr>
          <w:t>New-RdsRemoteApp $tenant $pool $appgroup -Name "Visual Studio Code" -AppAlias visualstudiocode</w:t>
        </w:r>
      </w:ins>
    </w:p>
    <w:p w14:paraId="0135D023" w14:textId="77777777" w:rsidR="001019C1" w:rsidRDefault="001019C1" w:rsidP="001019C1">
      <w:pPr>
        <w:pStyle w:val="ListParagraph"/>
        <w:ind w:left="1440"/>
        <w:rPr>
          <w:ins w:id="2176" w:author="Author"/>
          <w:noProof/>
        </w:rPr>
      </w:pPr>
      <w:ins w:id="2177" w:author="Author">
        <w:r>
          <w:rPr>
            <w:noProof/>
          </w:rPr>
          <w:t>New-RdsRemoteApp $tenant $pool $appgroup -Name "MS Word" -AppAlias word</w:t>
        </w:r>
      </w:ins>
    </w:p>
    <w:p w14:paraId="087E92AE" w14:textId="77777777" w:rsidR="001019C1" w:rsidRDefault="001019C1" w:rsidP="001019C1">
      <w:pPr>
        <w:pStyle w:val="ListParagraph"/>
        <w:ind w:left="1440"/>
        <w:rPr>
          <w:ins w:id="2178" w:author="Author"/>
          <w:noProof/>
        </w:rPr>
      </w:pPr>
      <w:ins w:id="2179" w:author="Author">
        <w:r>
          <w:rPr>
            <w:noProof/>
          </w:rPr>
          <w:t>New-RdsRemoteApp $tenant $pool $appgroup -Name "WordPad" -AppAlias wordpad</w:t>
        </w:r>
      </w:ins>
    </w:p>
    <w:p w14:paraId="7ACDC705" w14:textId="77777777" w:rsidR="001019C1" w:rsidRDefault="001019C1" w:rsidP="001019C1">
      <w:pPr>
        <w:pStyle w:val="ListParagraph"/>
        <w:ind w:left="1440"/>
        <w:rPr>
          <w:ins w:id="2180" w:author="Author"/>
          <w:noProof/>
        </w:rPr>
      </w:pPr>
      <w:ins w:id="2181" w:author="Author">
        <w:r>
          <w:rPr>
            <w:noProof/>
          </w:rPr>
          <w:t>New-RdsRemoteApp $tenant $pool $appgroup -Name "Excel" -AppAlias excel</w:t>
        </w:r>
      </w:ins>
    </w:p>
    <w:p w14:paraId="4358FDCB" w14:textId="77777777" w:rsidR="001019C1" w:rsidRDefault="001019C1" w:rsidP="001019C1">
      <w:pPr>
        <w:pStyle w:val="ListParagraph"/>
        <w:ind w:left="1440"/>
        <w:rPr>
          <w:ins w:id="2182" w:author="Author"/>
          <w:noProof/>
        </w:rPr>
      </w:pPr>
      <w:ins w:id="2183" w:author="Author">
        <w:r>
          <w:rPr>
            <w:noProof/>
          </w:rPr>
          <w:t>New-RdsRemoteApp $tenant $pool $appgroup -Name "FireFox" -AppAlias firefox</w:t>
        </w:r>
      </w:ins>
    </w:p>
    <w:p w14:paraId="480D376D" w14:textId="77777777" w:rsidR="001019C1" w:rsidRDefault="001019C1" w:rsidP="001019C1">
      <w:pPr>
        <w:pStyle w:val="ListParagraph"/>
        <w:ind w:left="1440"/>
        <w:rPr>
          <w:ins w:id="2184" w:author="Author"/>
          <w:noProof/>
        </w:rPr>
      </w:pPr>
      <w:ins w:id="2185" w:author="Author">
        <w:r>
          <w:rPr>
            <w:noProof/>
          </w:rPr>
          <w:t>New-RdsRemoteApp $tenant $pool $appgroup -Name "Chrome" -AppAlias googlechrome</w:t>
        </w:r>
      </w:ins>
    </w:p>
    <w:p w14:paraId="3E1432E7" w14:textId="77777777" w:rsidR="001019C1" w:rsidRDefault="001019C1" w:rsidP="001019C1">
      <w:pPr>
        <w:pStyle w:val="ListParagraph"/>
        <w:ind w:left="1440"/>
        <w:rPr>
          <w:ins w:id="2186" w:author="Author"/>
          <w:noProof/>
        </w:rPr>
      </w:pPr>
      <w:ins w:id="2187" w:author="Author">
        <w:r>
          <w:rPr>
            <w:noProof/>
          </w:rPr>
          <w:t>New-RdsRemoteApp $tenant $pool $appgroup -Name "Notepad PlusPlus" -AppAlias notepad</w:t>
        </w:r>
      </w:ins>
    </w:p>
    <w:p w14:paraId="37E2C9D0" w14:textId="27F1ADBF" w:rsidR="001019C1" w:rsidRDefault="001019C1" w:rsidP="001019C1">
      <w:pPr>
        <w:pStyle w:val="ListParagraph"/>
        <w:ind w:left="1440"/>
        <w:rPr>
          <w:ins w:id="2188" w:author="Author"/>
          <w:noProof/>
        </w:rPr>
      </w:pPr>
      <w:ins w:id="2189" w:author="Author">
        <w:r>
          <w:rPr>
            <w:noProof/>
          </w:rPr>
          <w:t>New-RdsRemoteApp $tenant $pool $appgroup -Name "OneNote" -AppAlias onenote2016</w:t>
        </w:r>
      </w:ins>
    </w:p>
    <w:p w14:paraId="4155EE15" w14:textId="52F5E2BF" w:rsidR="00740EA4" w:rsidRDefault="00740EA4" w:rsidP="00740EA4">
      <w:pPr>
        <w:pStyle w:val="ListParagraph"/>
        <w:numPr>
          <w:ilvl w:val="0"/>
          <w:numId w:val="41"/>
        </w:numPr>
        <w:rPr>
          <w:noProof/>
        </w:rPr>
      </w:pPr>
      <w:r>
        <w:rPr>
          <w:noProof/>
        </w:rPr>
        <w:t>Publish modern applications (</w:t>
      </w:r>
      <w:r w:rsidRPr="00740EA4">
        <w:rPr>
          <w:b/>
          <w:noProof/>
        </w:rPr>
        <w:t>edge</w:t>
      </w:r>
      <w:r>
        <w:rPr>
          <w:noProof/>
        </w:rPr>
        <w:t>)</w:t>
      </w:r>
    </w:p>
    <w:p w14:paraId="6ABCE177" w14:textId="5F22DCD4" w:rsidR="00740EA4" w:rsidRDefault="00142A53" w:rsidP="00740EA4">
      <w:pPr>
        <w:pStyle w:val="ListParagraph"/>
        <w:ind w:left="1440"/>
        <w:rPr>
          <w:noProof/>
        </w:rPr>
      </w:pPr>
      <w:r w:rsidRPr="00142A53">
        <w:rPr>
          <w:noProof/>
        </w:rPr>
        <w:t>New-RdsRemoteApp $tenant $pool $appgroup -Name Edge -FilePath shell:Appsfolder\Microsoft.MicrosoftEdge_8wekyb3d8bbwe!MicrosoftEdge -IconPath C:\Windows\SystemApps\Microsoft.MicrosoftEdge_8wekyb3d8bbwe\MicrosoftEdge.exe</w:t>
      </w:r>
    </w:p>
    <w:p w14:paraId="7D17CCE7" w14:textId="7A212A39" w:rsidR="00E41E3F" w:rsidRDefault="00E41E3F" w:rsidP="00E41E3F">
      <w:ins w:id="2190" w:author="Author">
        <w:r>
          <w:rPr>
            <w:b/>
          </w:rPr>
          <w:t xml:space="preserve">Caution: </w:t>
        </w:r>
      </w:ins>
      <w:r>
        <w:t>Other modern applications needs to have their icons downloaded and specified in the path</w:t>
      </w:r>
      <w:ins w:id="2191" w:author="Author">
        <w:r>
          <w:t>.</w:t>
        </w:r>
      </w:ins>
      <w:r w:rsidR="00F41058">
        <w:t xml:space="preserve"> To get other modern applications use the below</w:t>
      </w:r>
      <w:r w:rsidR="004C2497">
        <w:t>:</w:t>
      </w:r>
      <w:r w:rsidR="00F41058">
        <w:t xml:space="preserve"> </w:t>
      </w:r>
    </w:p>
    <w:p w14:paraId="30026EA6" w14:textId="77777777" w:rsidR="00F41058" w:rsidRDefault="00F41058" w:rsidP="00F41058">
      <w:pPr>
        <w:pStyle w:val="NoSpacing"/>
      </w:pPr>
      <w:r>
        <w:tab/>
        <w:t>$</w:t>
      </w:r>
      <w:proofErr w:type="spellStart"/>
      <w:r>
        <w:t>packageList</w:t>
      </w:r>
      <w:proofErr w:type="spellEnd"/>
      <w:r>
        <w:t xml:space="preserve"> = Get-</w:t>
      </w:r>
      <w:proofErr w:type="spellStart"/>
      <w:r>
        <w:t>AppxPackage</w:t>
      </w:r>
      <w:proofErr w:type="spellEnd"/>
    </w:p>
    <w:p w14:paraId="1E36E780" w14:textId="77777777" w:rsidR="00F41058" w:rsidRDefault="00F41058" w:rsidP="00F41058">
      <w:pPr>
        <w:pStyle w:val="NoSpacing"/>
        <w:ind w:left="720"/>
      </w:pPr>
      <w:r>
        <w:t>$</w:t>
      </w:r>
      <w:proofErr w:type="spellStart"/>
      <w:r>
        <w:t>packageList</w:t>
      </w:r>
      <w:proofErr w:type="spellEnd"/>
      <w:r>
        <w:t xml:space="preserve"> | </w:t>
      </w:r>
      <w:proofErr w:type="spellStart"/>
      <w:r>
        <w:t>ForEach</w:t>
      </w:r>
      <w:proofErr w:type="spellEnd"/>
      <w:r>
        <w:t>-Object {</w:t>
      </w:r>
    </w:p>
    <w:p w14:paraId="3B5BC93B" w14:textId="6F1EB4F6" w:rsidR="00F41058" w:rsidRDefault="00F41058" w:rsidP="00F41058">
      <w:pPr>
        <w:pStyle w:val="NoSpacing"/>
        <w:ind w:left="720"/>
      </w:pPr>
      <w:r>
        <w:t xml:space="preserve">   $package = $_</w:t>
      </w:r>
    </w:p>
    <w:p w14:paraId="4B43AAF5" w14:textId="77777777" w:rsidR="00F41058" w:rsidRDefault="00F41058" w:rsidP="00F41058">
      <w:pPr>
        <w:pStyle w:val="NoSpacing"/>
        <w:ind w:left="720"/>
      </w:pPr>
      <w:r>
        <w:t xml:space="preserve">    $manifest = Get-</w:t>
      </w:r>
      <w:proofErr w:type="spellStart"/>
      <w:r>
        <w:t>AppxPackageManifest</w:t>
      </w:r>
      <w:proofErr w:type="spellEnd"/>
      <w:r>
        <w:t xml:space="preserve"> $</w:t>
      </w:r>
      <w:proofErr w:type="spellStart"/>
      <w:proofErr w:type="gramStart"/>
      <w:r>
        <w:t>package.PackageFullName</w:t>
      </w:r>
      <w:proofErr w:type="spellEnd"/>
      <w:proofErr w:type="gramEnd"/>
    </w:p>
    <w:p w14:paraId="7E0260A0" w14:textId="77777777" w:rsidR="00F41058" w:rsidRDefault="00F41058" w:rsidP="00F41058">
      <w:pPr>
        <w:pStyle w:val="NoSpacing"/>
        <w:ind w:left="720"/>
      </w:pPr>
      <w:r>
        <w:t xml:space="preserve">    $</w:t>
      </w:r>
      <w:proofErr w:type="spellStart"/>
      <w:proofErr w:type="gramStart"/>
      <w:r>
        <w:t>manifest.Package.Applications</w:t>
      </w:r>
      <w:proofErr w:type="gramEnd"/>
      <w:r>
        <w:t>.Application</w:t>
      </w:r>
      <w:proofErr w:type="spellEnd"/>
      <w:r>
        <w:t xml:space="preserve"> | </w:t>
      </w:r>
      <w:proofErr w:type="spellStart"/>
      <w:r>
        <w:t>ForEach</w:t>
      </w:r>
      <w:proofErr w:type="spellEnd"/>
      <w:r>
        <w:t>-Object {</w:t>
      </w:r>
    </w:p>
    <w:p w14:paraId="3C41E258" w14:textId="77777777" w:rsidR="00F41058" w:rsidRDefault="00F41058" w:rsidP="00F41058">
      <w:pPr>
        <w:pStyle w:val="NoSpacing"/>
        <w:ind w:left="720"/>
      </w:pPr>
      <w:r>
        <w:lastRenderedPageBreak/>
        <w:t xml:space="preserve">        if ($</w:t>
      </w:r>
      <w:proofErr w:type="gramStart"/>
      <w:r>
        <w:t>_.Id</w:t>
      </w:r>
      <w:proofErr w:type="gramEnd"/>
      <w:r>
        <w:t xml:space="preserve"> -ne $null -and $_.Id -ne "") {</w:t>
      </w:r>
    </w:p>
    <w:p w14:paraId="46952C80" w14:textId="77777777" w:rsidR="00F41058" w:rsidRDefault="00F41058" w:rsidP="00F41058">
      <w:pPr>
        <w:pStyle w:val="NoSpacing"/>
        <w:ind w:left="720"/>
      </w:pPr>
      <w:r>
        <w:t xml:space="preserve">            Write-Host "</w:t>
      </w:r>
      <w:proofErr w:type="spellStart"/>
      <w:proofErr w:type="gramStart"/>
      <w:r>
        <w:t>shell:AppsFolder</w:t>
      </w:r>
      <w:proofErr w:type="spellEnd"/>
      <w:proofErr w:type="gramEnd"/>
      <w:r>
        <w:t>\$($</w:t>
      </w:r>
      <w:proofErr w:type="spellStart"/>
      <w:r>
        <w:t>package.PackageFamilyName</w:t>
      </w:r>
      <w:proofErr w:type="spellEnd"/>
      <w:r>
        <w:t>)!$($_.Id)"</w:t>
      </w:r>
    </w:p>
    <w:p w14:paraId="63D8FEDE" w14:textId="77777777" w:rsidR="00F41058" w:rsidRDefault="00F41058" w:rsidP="00F41058">
      <w:pPr>
        <w:pStyle w:val="NoSpacing"/>
        <w:ind w:left="720"/>
      </w:pPr>
      <w:r>
        <w:t xml:space="preserve">        }</w:t>
      </w:r>
    </w:p>
    <w:p w14:paraId="16B678B9" w14:textId="77777777" w:rsidR="00F41058" w:rsidRDefault="00F41058" w:rsidP="00F41058">
      <w:pPr>
        <w:pStyle w:val="NoSpacing"/>
        <w:ind w:left="720"/>
      </w:pPr>
      <w:r>
        <w:t xml:space="preserve">    }</w:t>
      </w:r>
    </w:p>
    <w:p w14:paraId="22E5F736" w14:textId="7141FE29" w:rsidR="00F41058" w:rsidRDefault="00F41058" w:rsidP="00F41058">
      <w:pPr>
        <w:pStyle w:val="NoSpacing"/>
        <w:ind w:left="720"/>
      </w:pPr>
      <w:r>
        <w:t>}</w:t>
      </w:r>
    </w:p>
    <w:p w14:paraId="20BA855C" w14:textId="77777777" w:rsidR="00F41058" w:rsidRPr="007E298E" w:rsidRDefault="00F41058" w:rsidP="00F41058">
      <w:pPr>
        <w:pStyle w:val="NoSpacing"/>
        <w:ind w:left="720"/>
        <w:rPr>
          <w:ins w:id="2192" w:author="Author"/>
        </w:rPr>
      </w:pPr>
    </w:p>
    <w:p w14:paraId="344C59AE" w14:textId="5E0F116E" w:rsidR="007F0AAE" w:rsidRDefault="007608F6" w:rsidP="00A1257D">
      <w:pPr>
        <w:pStyle w:val="ListParagraph"/>
        <w:numPr>
          <w:ilvl w:val="0"/>
          <w:numId w:val="41"/>
        </w:numPr>
        <w:rPr>
          <w:ins w:id="2193" w:author="Author"/>
          <w:noProof/>
        </w:rPr>
      </w:pPr>
      <w:r w:rsidRPr="007608F6">
        <w:t>Download</w:t>
      </w:r>
      <w:ins w:id="2194" w:author="Author">
        <w:r w:rsidR="00A34CFD">
          <w:rPr>
            <w:noProof/>
          </w:rPr>
          <w:t xml:space="preserve"> the MSI installable WVD client </w:t>
        </w:r>
        <w:r w:rsidR="007F0AAE">
          <w:rPr>
            <w:noProof/>
          </w:rPr>
          <w:t xml:space="preserve">available at </w:t>
        </w:r>
      </w:ins>
      <w:hyperlink r:id="rId61" w:history="1">
        <w:r w:rsidR="00EB136B" w:rsidRPr="00EB136B">
          <w:rPr>
            <w:b/>
          </w:rPr>
          <w:t>\\scratch2\scratch\MRS\Install_MRS_OOB_Client.bat</w:t>
        </w:r>
      </w:hyperlink>
      <w:r w:rsidR="00EB136B">
        <w:rPr>
          <w:noProof/>
        </w:rPr>
        <w:t xml:space="preserve"> or </w:t>
      </w:r>
      <w:ins w:id="2195" w:author="Author">
        <w:r w:rsidR="007F0AAE" w:rsidRPr="007F0AAE">
          <w:rPr>
            <w:b/>
            <w:noProof/>
            <w:rPrChange w:id="2196" w:author="Author">
              <w:rPr>
                <w:noProof/>
              </w:rPr>
            </w:rPrChange>
          </w:rPr>
          <w:t>aka.ms/wvd</w:t>
        </w:r>
      </w:ins>
      <w:r w:rsidR="006C1350">
        <w:rPr>
          <w:b/>
          <w:noProof/>
        </w:rPr>
        <w:t>oob</w:t>
      </w:r>
      <w:ins w:id="2197" w:author="Author">
        <w:r w:rsidR="007F0AAE">
          <w:rPr>
            <w:noProof/>
          </w:rPr>
          <w:t xml:space="preserve"> </w:t>
        </w:r>
      </w:ins>
    </w:p>
    <w:p w14:paraId="6F36E37E" w14:textId="52091B26" w:rsidR="00A1257D" w:rsidRDefault="00A1257D">
      <w:pPr>
        <w:pStyle w:val="ListParagraph"/>
        <w:numPr>
          <w:ilvl w:val="0"/>
          <w:numId w:val="41"/>
        </w:numPr>
        <w:rPr>
          <w:ins w:id="2198" w:author="Author"/>
          <w:noProof/>
        </w:rPr>
      </w:pPr>
      <w:ins w:id="2199" w:author="Author">
        <w:r>
          <w:rPr>
            <w:noProof/>
          </w:rPr>
          <w:t xml:space="preserve">Sing </w:t>
        </w:r>
      </w:ins>
      <w:r>
        <w:rPr>
          <w:noProof/>
        </w:rPr>
        <w:t xml:space="preserve">in </w:t>
      </w:r>
      <w:r w:rsidR="00E34472">
        <w:rPr>
          <w:noProof/>
        </w:rPr>
        <w:t>with the</w:t>
      </w:r>
      <w:ins w:id="2200" w:author="Author">
        <w:r>
          <w:rPr>
            <w:noProof/>
          </w:rPr>
          <w:t xml:space="preserve"> </w:t>
        </w:r>
        <w:r w:rsidRPr="00E34472">
          <w:rPr>
            <w:b/>
          </w:rPr>
          <w:t>&lt;2</w:t>
        </w:r>
        <w:r w:rsidRPr="00E34472">
          <w:rPr>
            <w:b/>
            <w:vertAlign w:val="superscript"/>
            <w:rPrChange w:id="2201" w:author="Author">
              <w:rPr>
                <w:noProof/>
              </w:rPr>
            </w:rPrChange>
          </w:rPr>
          <w:t>nd</w:t>
        </w:r>
        <w:r w:rsidRPr="00E34472">
          <w:rPr>
            <w:b/>
          </w:rPr>
          <w:t xml:space="preserve"> user </w:t>
        </w:r>
      </w:ins>
      <w:r w:rsidR="007608F6" w:rsidRPr="007608F6">
        <w:rPr>
          <w:b/>
        </w:rPr>
        <w:t>provided</w:t>
      </w:r>
      <w:ins w:id="2202" w:author="Author">
        <w:r w:rsidRPr="00E34472">
          <w:rPr>
            <w:b/>
          </w:rPr>
          <w:t>&gt;</w:t>
        </w:r>
        <w:r>
          <w:rPr>
            <w:noProof/>
          </w:rPr>
          <w:t xml:space="preserve"> in the </w:t>
        </w:r>
        <w:r w:rsidR="007F0AAE">
          <w:rPr>
            <w:noProof/>
          </w:rPr>
          <w:t xml:space="preserve">MSI </w:t>
        </w:r>
        <w:del w:id="2203" w:author="Author">
          <w:r>
            <w:rPr>
              <w:noProof/>
            </w:rPr>
            <w:delText xml:space="preserve">Out-of-box client at </w:delText>
          </w:r>
        </w:del>
        <w:r w:rsidR="007F0AAE">
          <w:rPr>
            <w:noProof/>
          </w:rPr>
          <w:t xml:space="preserve">WVD client. Confirm published </w:t>
        </w:r>
      </w:ins>
      <w:r w:rsidR="007F0AAE">
        <w:rPr>
          <w:noProof/>
        </w:rPr>
        <w:t>applications</w:t>
      </w:r>
      <w:ins w:id="2204" w:author="Author">
        <w:r w:rsidR="007F0AAE">
          <w:rPr>
            <w:noProof/>
          </w:rPr>
          <w:t xml:space="preserve"> are visible.</w:t>
        </w:r>
      </w:ins>
    </w:p>
    <w:p w14:paraId="1C5CE20F" w14:textId="4908D05A" w:rsidR="008D0A75" w:rsidDel="00CE30EB" w:rsidRDefault="008D0A75" w:rsidP="00CE30EB">
      <w:pPr>
        <w:pStyle w:val="ListParagraph"/>
        <w:numPr>
          <w:ilvl w:val="0"/>
          <w:numId w:val="41"/>
        </w:numPr>
        <w:rPr>
          <w:ins w:id="2205" w:author="Author"/>
          <w:del w:id="2206" w:author="Author"/>
          <w:noProof/>
        </w:rPr>
      </w:pPr>
      <w:ins w:id="2207" w:author="Author">
        <w:del w:id="2208" w:author="Author">
          <w:r w:rsidDel="00CE30EB">
            <w:rPr>
              <w:noProof/>
            </w:rPr>
            <w:delText>ss</w:delText>
          </w:r>
        </w:del>
      </w:ins>
    </w:p>
    <w:p w14:paraId="6C27027E" w14:textId="1EA7B9AB" w:rsidR="00AE77F9" w:rsidDel="00715033" w:rsidRDefault="0091184B" w:rsidP="002D6292">
      <w:pPr>
        <w:pStyle w:val="Heading4"/>
        <w:rPr>
          <w:del w:id="2209" w:author="Author"/>
        </w:rPr>
      </w:pPr>
      <w:ins w:id="2210" w:author="Author">
        <w:del w:id="2211" w:author="Author">
          <w:r w:rsidDel="00715033">
            <w:rPr>
              <w:noProof/>
            </w:rPr>
            <w:delText>Export-RdsRegistrationInfo WVDBootcamp &lt;alias&gt;HP| Select-Object -ExpandProperty Token &gt; $regfile</w:delText>
          </w:r>
        </w:del>
      </w:ins>
      <w:del w:id="2212" w:author="Author">
        <w:r w:rsidR="007737A6" w:rsidDel="00715033">
          <w:delText xml:space="preserve">Task 1: </w:delText>
        </w:r>
      </w:del>
      <w:ins w:id="2213" w:author="Author">
        <w:del w:id="2214" w:author="Author">
          <w:r w:rsidR="00DE0CE3" w:rsidDel="00715033">
            <w:delText>Creating the storage account</w:delText>
          </w:r>
        </w:del>
      </w:ins>
      <w:del w:id="2215" w:author="Author">
        <w:r w:rsidR="007737A6" w:rsidDel="00715033">
          <w:delText>Accessing Citrix Cloud from within the Azure lab</w:delText>
        </w:r>
      </w:del>
      <w:ins w:id="2216" w:author="Author">
        <w:del w:id="2217" w:author="Author">
          <w:r w:rsidR="008B0B26" w:rsidDel="00715033">
            <w:delText xml:space="preserve">the </w:delText>
          </w:r>
          <w:r w:rsidR="00B60CA0" w:rsidDel="00715033">
            <w:delText>vhd</w:delText>
          </w:r>
        </w:del>
      </w:ins>
    </w:p>
    <w:tbl>
      <w:tblPr>
        <w:tblStyle w:val="CitrixTable"/>
        <w:tblW w:w="0" w:type="auto"/>
        <w:jc w:val="left"/>
        <w:tblLayout w:type="fixed"/>
        <w:tblLook w:val="04A0" w:firstRow="1" w:lastRow="0" w:firstColumn="1" w:lastColumn="0" w:noHBand="0" w:noVBand="1"/>
      </w:tblPr>
      <w:tblGrid>
        <w:gridCol w:w="613"/>
        <w:gridCol w:w="10167"/>
      </w:tblGrid>
      <w:tr w:rsidR="007737A6" w:rsidRPr="00403B46" w:rsidDel="00715033" w14:paraId="43A9CABB" w14:textId="05754375" w:rsidTr="00D461B2">
        <w:trPr>
          <w:cnfStyle w:val="100000000000" w:firstRow="1" w:lastRow="0" w:firstColumn="0" w:lastColumn="0" w:oddVBand="0" w:evenVBand="0" w:oddHBand="0" w:evenHBand="0" w:firstRowFirstColumn="0" w:firstRowLastColumn="0" w:lastRowFirstColumn="0" w:lastRowLastColumn="0"/>
          <w:tblHeader/>
          <w:jc w:val="left"/>
          <w:del w:id="2218" w:author="Author"/>
        </w:trPr>
        <w:tc>
          <w:tcPr>
            <w:tcW w:w="613" w:type="dxa"/>
          </w:tcPr>
          <w:p w14:paraId="02B94AEC" w14:textId="5F94D815" w:rsidR="007737A6" w:rsidRPr="00403B46" w:rsidDel="00715033" w:rsidRDefault="007737A6" w:rsidP="002D6292">
            <w:pPr>
              <w:rPr>
                <w:del w:id="2219" w:author="Author"/>
              </w:rPr>
            </w:pPr>
            <w:del w:id="2220" w:author="Author">
              <w:r w:rsidRPr="00403B46" w:rsidDel="00715033">
                <w:delText>Step</w:delText>
              </w:r>
            </w:del>
          </w:p>
        </w:tc>
        <w:tc>
          <w:tcPr>
            <w:tcW w:w="10167" w:type="dxa"/>
          </w:tcPr>
          <w:p w14:paraId="197BF66F" w14:textId="6B7F15D4" w:rsidR="007737A6" w:rsidRPr="00403B46" w:rsidDel="00715033" w:rsidRDefault="007737A6" w:rsidP="002D6292">
            <w:pPr>
              <w:rPr>
                <w:del w:id="2221" w:author="Author"/>
              </w:rPr>
            </w:pPr>
            <w:del w:id="2222" w:author="Author">
              <w:r w:rsidRPr="00403B46" w:rsidDel="00715033">
                <w:delText>Action</w:delText>
              </w:r>
            </w:del>
          </w:p>
        </w:tc>
      </w:tr>
      <w:tr w:rsidR="00310680" w:rsidRPr="00AE0E07" w:rsidDel="00715033" w14:paraId="3A95C116" w14:textId="32F531C1" w:rsidTr="00D461B2">
        <w:trPr>
          <w:cnfStyle w:val="000000100000" w:firstRow="0" w:lastRow="0" w:firstColumn="0" w:lastColumn="0" w:oddVBand="0" w:evenVBand="0" w:oddHBand="1" w:evenHBand="0" w:firstRowFirstColumn="0" w:firstRowLastColumn="0" w:lastRowFirstColumn="0" w:lastRowLastColumn="0"/>
          <w:jc w:val="left"/>
          <w:del w:id="2223" w:author="Author"/>
        </w:trPr>
        <w:tc>
          <w:tcPr>
            <w:tcW w:w="613" w:type="dxa"/>
          </w:tcPr>
          <w:p w14:paraId="63D34092" w14:textId="7EA98018" w:rsidR="00310680" w:rsidDel="00715033" w:rsidRDefault="00310680" w:rsidP="002D6292">
            <w:pPr>
              <w:pStyle w:val="ListParagraph"/>
              <w:numPr>
                <w:ilvl w:val="0"/>
                <w:numId w:val="31"/>
              </w:numPr>
              <w:spacing w:before="20"/>
              <w:rPr>
                <w:del w:id="2224" w:author="Author"/>
              </w:rPr>
            </w:pPr>
          </w:p>
        </w:tc>
        <w:tc>
          <w:tcPr>
            <w:tcW w:w="10167" w:type="dxa"/>
          </w:tcPr>
          <w:p w14:paraId="619F0B21" w14:textId="403953D8" w:rsidR="00310680" w:rsidDel="00715033" w:rsidRDefault="00310680" w:rsidP="002D6292">
            <w:pPr>
              <w:pStyle w:val="Body"/>
              <w:rPr>
                <w:ins w:id="2225" w:author="Author"/>
                <w:del w:id="2226" w:author="Author"/>
                <w:noProof/>
              </w:rPr>
            </w:pPr>
            <w:ins w:id="2227" w:author="Author">
              <w:del w:id="2228" w:author="Author">
                <w:r w:rsidDel="00715033">
                  <w:rPr>
                    <w:noProof/>
                  </w:rPr>
                  <w:delText xml:space="preserve">In the Azure portal click on </w:delText>
                </w:r>
                <w:r w:rsidRPr="009C1094" w:rsidDel="00715033">
                  <w:rPr>
                    <w:b/>
                    <w:noProof/>
                  </w:rPr>
                  <w:delText>Cloud Shell</w:delText>
                </w:r>
                <w:r w:rsidR="008A10EF" w:rsidDel="00715033">
                  <w:rPr>
                    <w:b/>
                    <w:noProof/>
                  </w:rPr>
                  <w:delText>All Services</w:delText>
                </w:r>
                <w:r w:rsidDel="00715033">
                  <w:rPr>
                    <w:b/>
                    <w:noProof/>
                  </w:rPr>
                  <w:delText>.</w:delText>
                </w:r>
                <w:r w:rsidDel="00715033">
                  <w:rPr>
                    <w:noProof/>
                  </w:rPr>
                  <w:delText xml:space="preserve"> Select</w:delText>
                </w:r>
                <w:r w:rsidR="008A10EF" w:rsidDel="00715033">
                  <w:rPr>
                    <w:noProof/>
                  </w:rPr>
                  <w:delText>Type</w:delText>
                </w:r>
                <w:r w:rsidDel="00715033">
                  <w:rPr>
                    <w:noProof/>
                  </w:rPr>
                  <w:delText xml:space="preserve"> </w:delText>
                </w:r>
                <w:r w:rsidRPr="009C1094" w:rsidDel="00715033">
                  <w:rPr>
                    <w:b/>
                    <w:noProof/>
                  </w:rPr>
                  <w:delText>Bash</w:delText>
                </w:r>
                <w:r w:rsidR="008A10EF" w:rsidDel="00715033">
                  <w:rPr>
                    <w:b/>
                    <w:noProof/>
                  </w:rPr>
                  <w:delText>Storage accounts</w:delText>
                </w:r>
                <w:r w:rsidDel="00715033">
                  <w:rPr>
                    <w:noProof/>
                  </w:rPr>
                  <w:delText xml:space="preserve"> as the environment</w:delText>
                </w:r>
                <w:r w:rsidR="008A10EF" w:rsidDel="00715033">
                  <w:rPr>
                    <w:noProof/>
                  </w:rPr>
                  <w:delText>in the search field</w:delText>
                </w:r>
                <w:r w:rsidDel="00715033">
                  <w:rPr>
                    <w:noProof/>
                  </w:rPr>
                  <w:delText>.</w:delText>
                </w:r>
              </w:del>
            </w:ins>
          </w:p>
          <w:p w14:paraId="027F0B39" w14:textId="2D4711AD" w:rsidR="00310680" w:rsidRPr="005D6265" w:rsidDel="00715033" w:rsidRDefault="00CB72DE" w:rsidP="002D6292">
            <w:pPr>
              <w:ind w:left="360"/>
              <w:rPr>
                <w:del w:id="2229" w:author="Author"/>
              </w:rPr>
            </w:pPr>
            <w:ins w:id="2230" w:author="Author">
              <w:del w:id="2231" w:author="Author">
                <w:r w:rsidDel="00715033">
                  <w:rPr>
                    <w:noProof/>
                  </w:rPr>
                  <w:drawing>
                    <wp:inline distT="0" distB="0" distL="0" distR="0" wp14:anchorId="03D8BF41" wp14:editId="2D2DCC5F">
                      <wp:extent cx="6318885" cy="816610"/>
                      <wp:effectExtent l="0" t="0" r="571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18885" cy="816610"/>
                              </a:xfrm>
                              <a:prstGeom prst="rect">
                                <a:avLst/>
                              </a:prstGeom>
                            </pic:spPr>
                          </pic:pic>
                        </a:graphicData>
                      </a:graphic>
                    </wp:inline>
                  </w:drawing>
                </w:r>
                <w:r w:rsidDel="00715033">
                  <w:rPr>
                    <w:noProof/>
                  </w:rPr>
                  <w:delText xml:space="preserve"> </w:delText>
                </w:r>
                <w:r w:rsidR="00310680" w:rsidDel="00715033">
                  <w:rPr>
                    <w:noProof/>
                  </w:rPr>
                  <w:drawing>
                    <wp:inline distT="0" distB="0" distL="0" distR="0" wp14:anchorId="5F58C3EC" wp14:editId="05E1EB0E">
                      <wp:extent cx="3104762" cy="2009524"/>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62" cy="2009524"/>
                              </a:xfrm>
                              <a:prstGeom prst="rect">
                                <a:avLst/>
                              </a:prstGeom>
                            </pic:spPr>
                          </pic:pic>
                        </a:graphicData>
                      </a:graphic>
                    </wp:inline>
                  </w:drawing>
                </w:r>
              </w:del>
            </w:ins>
            <w:del w:id="2232" w:author="Author">
              <w:r w:rsidR="00310680" w:rsidRPr="006F1796" w:rsidDel="00715033">
                <w:rPr>
                  <w:noProof/>
                </w:rPr>
                <w:delText xml:space="preserve">Click on the </w:delText>
              </w:r>
              <w:r w:rsidR="00310680" w:rsidRPr="005D6265" w:rsidDel="00715033">
                <w:rPr>
                  <w:b/>
                  <w:noProof/>
                </w:rPr>
                <w:delText>Citrix Cloud</w:delText>
              </w:r>
              <w:r w:rsidR="00310680" w:rsidRPr="006F1796" w:rsidDel="00715033">
                <w:rPr>
                  <w:noProof/>
                </w:rPr>
                <w:delText xml:space="preserve"> Internet Explorer icon on the desktop.</w:delText>
              </w:r>
            </w:del>
          </w:p>
          <w:p w14:paraId="5EDE2F3F" w14:textId="76BA4148" w:rsidR="00310680" w:rsidDel="00715033" w:rsidRDefault="00310680" w:rsidP="002D6292">
            <w:pPr>
              <w:pStyle w:val="ListParagraph"/>
              <w:rPr>
                <w:del w:id="2233" w:author="Author"/>
              </w:rPr>
            </w:pPr>
            <w:del w:id="2234" w:author="Author">
              <w:r w:rsidDel="00715033">
                <w:rPr>
                  <w:noProof/>
                </w:rPr>
                <w:drawing>
                  <wp:inline distT="0" distB="0" distL="0" distR="0" wp14:anchorId="5766711D" wp14:editId="100E581B">
                    <wp:extent cx="809625" cy="733425"/>
                    <wp:effectExtent l="0" t="0" r="9525" b="9525"/>
                    <wp:docPr id="22" name="Picture 22" descr="C:\Users\tonys\AppData\Local\Temp\SNAGHTML274212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nys\AppData\Local\Temp\SNAGHTML2742126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9625" cy="733425"/>
                            </a:xfrm>
                            <a:prstGeom prst="rect">
                              <a:avLst/>
                            </a:prstGeom>
                            <a:noFill/>
                            <a:ln>
                              <a:noFill/>
                            </a:ln>
                          </pic:spPr>
                        </pic:pic>
                      </a:graphicData>
                    </a:graphic>
                  </wp:inline>
                </w:drawing>
              </w:r>
            </w:del>
          </w:p>
          <w:p w14:paraId="3A611CAC" w14:textId="626760B0" w:rsidR="00310680" w:rsidRPr="00AE0E07" w:rsidDel="00715033" w:rsidRDefault="00310680" w:rsidP="002D6292">
            <w:pPr>
              <w:ind w:left="360"/>
              <w:rPr>
                <w:del w:id="2235" w:author="Author"/>
                <w:color w:val="1F497D"/>
              </w:rPr>
            </w:pPr>
          </w:p>
        </w:tc>
      </w:tr>
      <w:tr w:rsidR="00310680" w:rsidDel="00715033" w14:paraId="606D12CE" w14:textId="7AF95A4F" w:rsidTr="00D461B2">
        <w:trPr>
          <w:cnfStyle w:val="000000010000" w:firstRow="0" w:lastRow="0" w:firstColumn="0" w:lastColumn="0" w:oddVBand="0" w:evenVBand="0" w:oddHBand="0" w:evenHBand="1" w:firstRowFirstColumn="0" w:firstRowLastColumn="0" w:lastRowFirstColumn="0" w:lastRowLastColumn="0"/>
          <w:jc w:val="left"/>
          <w:del w:id="2236" w:author="Author"/>
        </w:trPr>
        <w:tc>
          <w:tcPr>
            <w:tcW w:w="613" w:type="dxa"/>
          </w:tcPr>
          <w:p w14:paraId="1E1D313A" w14:textId="03828F96" w:rsidR="00310680" w:rsidDel="00715033" w:rsidRDefault="00310680" w:rsidP="002D6292">
            <w:pPr>
              <w:pStyle w:val="ListParagraph"/>
              <w:numPr>
                <w:ilvl w:val="0"/>
                <w:numId w:val="31"/>
              </w:numPr>
              <w:spacing w:before="20"/>
              <w:rPr>
                <w:del w:id="2237" w:author="Author"/>
              </w:rPr>
            </w:pPr>
          </w:p>
        </w:tc>
        <w:tc>
          <w:tcPr>
            <w:tcW w:w="10167" w:type="dxa"/>
          </w:tcPr>
          <w:p w14:paraId="65D01C72" w14:textId="29A6AAFA" w:rsidR="00310680" w:rsidDel="00715033" w:rsidRDefault="00310680" w:rsidP="002D6292">
            <w:pPr>
              <w:pStyle w:val="Body"/>
              <w:rPr>
                <w:ins w:id="2238" w:author="Author"/>
                <w:del w:id="2239" w:author="Author"/>
                <w:noProof/>
              </w:rPr>
            </w:pPr>
            <w:ins w:id="2240" w:author="Author">
              <w:del w:id="2241" w:author="Author">
                <w:r w:rsidDel="00715033">
                  <w:rPr>
                    <w:noProof/>
                  </w:rPr>
                  <w:delText>A seperaet resource group will be created for the WVD machines</w:delText>
                </w:r>
                <w:r w:rsidR="00CB72DE" w:rsidDel="00715033">
                  <w:rPr>
                    <w:noProof/>
                  </w:rPr>
                  <w:delText xml:space="preserve">Select </w:delText>
                </w:r>
                <w:r w:rsidR="00CB72DE" w:rsidDel="00715033">
                  <w:rPr>
                    <w:b/>
                    <w:noProof/>
                  </w:rPr>
                  <w:delText>Storage accounts</w:delText>
                </w:r>
                <w:r w:rsidDel="00715033">
                  <w:rPr>
                    <w:noProof/>
                  </w:rPr>
                  <w:delText xml:space="preserve">. </w:delText>
                </w:r>
                <w:r w:rsidR="00E13B77" w:rsidDel="00715033">
                  <w:rPr>
                    <w:noProof/>
                  </w:rPr>
                  <w:delText>Click the</w:delText>
                </w:r>
                <w:r w:rsidR="00E13B77" w:rsidRPr="00E13B77" w:rsidDel="00715033">
                  <w:rPr>
                    <w:b/>
                    <w:noProof/>
                    <w:rPrChange w:id="2242" w:author="Author">
                      <w:rPr>
                        <w:noProof/>
                      </w:rPr>
                    </w:rPrChange>
                  </w:rPr>
                  <w:delText xml:space="preserve"> + Add</w:delText>
                </w:r>
                <w:r w:rsidR="00E13B77" w:rsidDel="00715033">
                  <w:rPr>
                    <w:noProof/>
                  </w:rPr>
                  <w:delText xml:space="preserve"> button.</w:delText>
                </w:r>
              </w:del>
            </w:ins>
          </w:p>
          <w:p w14:paraId="7BE020F2" w14:textId="48D16D46" w:rsidR="00310680" w:rsidDel="00715033" w:rsidRDefault="00CE47ED" w:rsidP="002D6292">
            <w:pPr>
              <w:pStyle w:val="Body"/>
              <w:rPr>
                <w:ins w:id="2243" w:author="Author"/>
                <w:del w:id="2244" w:author="Author"/>
                <w:noProof/>
              </w:rPr>
            </w:pPr>
            <w:ins w:id="2245" w:author="Author">
              <w:del w:id="2246" w:author="Author">
                <w:r w:rsidDel="00715033">
                  <w:rPr>
                    <w:noProof/>
                  </w:rPr>
                  <w:drawing>
                    <wp:inline distT="0" distB="0" distL="0" distR="0" wp14:anchorId="0994E224" wp14:editId="2FB436C0">
                      <wp:extent cx="6318885" cy="4117975"/>
                      <wp:effectExtent l="0" t="0" r="571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18885" cy="4117975"/>
                              </a:xfrm>
                              <a:prstGeom prst="rect">
                                <a:avLst/>
                              </a:prstGeom>
                            </pic:spPr>
                          </pic:pic>
                        </a:graphicData>
                      </a:graphic>
                    </wp:inline>
                  </w:drawing>
                </w:r>
                <w:r w:rsidDel="00715033">
                  <w:rPr>
                    <w:noProof/>
                  </w:rPr>
                  <w:delText xml:space="preserve"> </w:delText>
                </w:r>
              </w:del>
            </w:ins>
          </w:p>
          <w:p w14:paraId="605CD474" w14:textId="0ECFDE3D" w:rsidR="00310680" w:rsidDel="00715033" w:rsidRDefault="00310680" w:rsidP="002D6292">
            <w:pPr>
              <w:pStyle w:val="Body"/>
              <w:rPr>
                <w:ins w:id="2247" w:author="Author"/>
                <w:del w:id="2248" w:author="Author"/>
                <w:noProof/>
              </w:rPr>
            </w:pPr>
            <w:ins w:id="2249" w:author="Author">
              <w:del w:id="2250" w:author="Author">
                <w:r w:rsidDel="00715033">
                  <w:rPr>
                    <w:noProof/>
                  </w:rPr>
                  <w:delText>Note: If you have more than one subscription associated to your account you will need do the following in Bash with Azure CLI command.</w:delText>
                </w:r>
              </w:del>
            </w:ins>
          </w:p>
          <w:p w14:paraId="644F5FBF" w14:textId="29FAD6C2" w:rsidR="00310680" w:rsidDel="00715033" w:rsidRDefault="00310680" w:rsidP="002D6292">
            <w:pPr>
              <w:pStyle w:val="Body"/>
              <w:rPr>
                <w:ins w:id="2251" w:author="Author"/>
                <w:del w:id="2252" w:author="Author"/>
                <w:b/>
                <w:noProof/>
              </w:rPr>
            </w:pPr>
            <w:ins w:id="2253" w:author="Author">
              <w:del w:id="2254" w:author="Author">
                <w:r w:rsidRPr="00A80C3C" w:rsidDel="00715033">
                  <w:rPr>
                    <w:noProof/>
                  </w:rPr>
                  <w:delText xml:space="preserve">tony@Azure:~$ </w:delText>
                </w:r>
                <w:r w:rsidRPr="009C1094" w:rsidDel="00715033">
                  <w:rPr>
                    <w:b/>
                    <w:noProof/>
                  </w:rPr>
                  <w:delText>azure account list</w:delText>
                </w:r>
              </w:del>
            </w:ins>
          </w:p>
          <w:p w14:paraId="54191B05" w14:textId="7DC26B58" w:rsidR="00310680" w:rsidDel="00715033" w:rsidRDefault="00310680" w:rsidP="002D6292">
            <w:pPr>
              <w:pStyle w:val="Body"/>
              <w:rPr>
                <w:ins w:id="2255" w:author="Author"/>
                <w:del w:id="2256" w:author="Author"/>
                <w:b/>
                <w:noProof/>
              </w:rPr>
            </w:pPr>
            <w:ins w:id="2257" w:author="Author">
              <w:del w:id="2258" w:author="Author">
                <w:r w:rsidDel="00715033">
                  <w:rPr>
                    <w:b/>
                    <w:noProof/>
                  </w:rPr>
                  <w:delText>Hit Enter</w:delText>
                </w:r>
              </w:del>
            </w:ins>
          </w:p>
          <w:p w14:paraId="622E7996" w14:textId="6ED54556" w:rsidR="00310680" w:rsidDel="00715033" w:rsidRDefault="00310680" w:rsidP="002D6292">
            <w:pPr>
              <w:pStyle w:val="Body"/>
              <w:rPr>
                <w:ins w:id="2259" w:author="Author"/>
                <w:del w:id="2260" w:author="Author"/>
                <w:noProof/>
              </w:rPr>
            </w:pPr>
            <w:ins w:id="2261" w:author="Author">
              <w:del w:id="2262" w:author="Author">
                <w:r w:rsidDel="00715033">
                  <w:rPr>
                    <w:noProof/>
                  </w:rPr>
                  <w:delText>copy the subscription ID used in this lab to the command below</w:delText>
                </w:r>
              </w:del>
            </w:ins>
          </w:p>
          <w:p w14:paraId="72A9E507" w14:textId="3A78F5AE" w:rsidR="00310680" w:rsidDel="00715033" w:rsidRDefault="00310680" w:rsidP="002D6292">
            <w:pPr>
              <w:rPr>
                <w:ins w:id="2263" w:author="Author"/>
                <w:del w:id="2264" w:author="Author"/>
              </w:rPr>
            </w:pPr>
            <w:ins w:id="2265" w:author="Author">
              <w:del w:id="2266" w:author="Author">
                <w:r w:rsidRPr="008A35E7" w:rsidDel="00715033">
                  <w:rPr>
                    <w:noProof/>
                  </w:rPr>
                  <w:delText xml:space="preserve">tony@Azure:~$ </w:delText>
                </w:r>
                <w:r w:rsidRPr="00215317" w:rsidDel="00715033">
                  <w:rPr>
                    <w:b/>
                    <w:noProof/>
                  </w:rPr>
                  <w:delText>az account set --subscription</w:delText>
                </w:r>
                <w:r w:rsidDel="00715033">
                  <w:rPr>
                    <w:b/>
                    <w:noProof/>
                  </w:rPr>
                  <w:delText xml:space="preserve"> SubscriptionID</w:delText>
                </w:r>
              </w:del>
            </w:ins>
            <w:del w:id="2267" w:author="Author">
              <w:r w:rsidRPr="005D6265" w:rsidDel="00715033">
                <w:delText>Once the Citrix Cloud portal opens, login with the student ID assigned to you</w:delText>
              </w:r>
            </w:del>
            <w:ins w:id="2268" w:author="Author">
              <w:del w:id="2269" w:author="Author">
                <w:r w:rsidDel="00715033">
                  <w:delText xml:space="preserve"> from the table below:</w:delText>
                </w:r>
              </w:del>
            </w:ins>
            <w:del w:id="2270" w:author="Author">
              <w:r w:rsidRPr="005D6265" w:rsidDel="00715033">
                <w:delText xml:space="preserve"> as well as the password noted earlier in the credentials section of the lab guide. </w:delText>
              </w:r>
            </w:del>
          </w:p>
          <w:p w14:paraId="6F79854C" w14:textId="4D75E86E" w:rsidR="00310680" w:rsidDel="00715033" w:rsidRDefault="00310680" w:rsidP="002D6292">
            <w:pPr>
              <w:rPr>
                <w:ins w:id="2271" w:author="Author"/>
                <w:del w:id="2272" w:author="Author"/>
              </w:rPr>
            </w:pPr>
          </w:p>
          <w:p w14:paraId="0D6C5E86" w14:textId="3F62A418" w:rsidR="00310680" w:rsidDel="00715033" w:rsidRDefault="00310680" w:rsidP="002D6292">
            <w:pPr>
              <w:rPr>
                <w:ins w:id="2273" w:author="Author"/>
                <w:del w:id="2274" w:author="Author"/>
              </w:rPr>
            </w:pPr>
          </w:p>
          <w:tbl>
            <w:tblPr>
              <w:tblW w:w="8120" w:type="dxa"/>
              <w:tblLayout w:type="fixed"/>
              <w:tblLook w:val="04A0" w:firstRow="1" w:lastRow="0" w:firstColumn="1" w:lastColumn="0" w:noHBand="0" w:noVBand="1"/>
            </w:tblPr>
            <w:tblGrid>
              <w:gridCol w:w="4220"/>
              <w:gridCol w:w="3900"/>
            </w:tblGrid>
            <w:tr w:rsidR="00310680" w:rsidRPr="007E2309" w:rsidDel="00715033" w14:paraId="571B6887" w14:textId="076E8BEF" w:rsidTr="007E2309">
              <w:trPr>
                <w:trHeight w:val="300"/>
                <w:ins w:id="2275" w:author="Author"/>
                <w:del w:id="2276" w:author="Author"/>
              </w:trPr>
              <w:tc>
                <w:tcPr>
                  <w:tcW w:w="4220" w:type="dxa"/>
                  <w:tcBorders>
                    <w:top w:val="nil"/>
                    <w:left w:val="nil"/>
                    <w:bottom w:val="nil"/>
                    <w:right w:val="nil"/>
                  </w:tcBorders>
                  <w:shd w:val="clear" w:color="auto" w:fill="auto"/>
                  <w:noWrap/>
                  <w:vAlign w:val="bottom"/>
                  <w:hideMark/>
                </w:tcPr>
                <w:p w14:paraId="2FB74643" w14:textId="54D08AA5" w:rsidR="00310680" w:rsidRPr="007E2309" w:rsidDel="00715033" w:rsidRDefault="00310680" w:rsidP="002D6292">
                  <w:pPr>
                    <w:spacing w:after="0" w:line="240" w:lineRule="auto"/>
                    <w:rPr>
                      <w:ins w:id="2277" w:author="Author"/>
                      <w:del w:id="2278" w:author="Author"/>
                      <w:rFonts w:ascii="Calibri" w:eastAsia="Times New Roman" w:hAnsi="Calibri" w:cs="Calibri"/>
                      <w:b/>
                      <w:bCs/>
                      <w:color w:val="000000"/>
                      <w:sz w:val="22"/>
                      <w:u w:val="single"/>
                    </w:rPr>
                  </w:pPr>
                  <w:ins w:id="2279" w:author="Author">
                    <w:del w:id="2280" w:author="Author">
                      <w:r w:rsidRPr="007E2309" w:rsidDel="00715033">
                        <w:rPr>
                          <w:rFonts w:ascii="Calibri" w:eastAsia="Times New Roman" w:hAnsi="Calibri" w:cs="Calibri"/>
                          <w:b/>
                          <w:bCs/>
                          <w:color w:val="000000"/>
                          <w:sz w:val="22"/>
                          <w:u w:val="single"/>
                        </w:rPr>
                        <w:delText>Citrix Cloud Username</w:delText>
                      </w:r>
                    </w:del>
                  </w:ins>
                </w:p>
              </w:tc>
              <w:tc>
                <w:tcPr>
                  <w:tcW w:w="3900" w:type="dxa"/>
                  <w:tcBorders>
                    <w:top w:val="nil"/>
                    <w:left w:val="nil"/>
                    <w:bottom w:val="nil"/>
                    <w:right w:val="nil"/>
                  </w:tcBorders>
                  <w:shd w:val="clear" w:color="auto" w:fill="auto"/>
                  <w:noWrap/>
                  <w:vAlign w:val="bottom"/>
                  <w:hideMark/>
                </w:tcPr>
                <w:p w14:paraId="250F4D76" w14:textId="123B490F" w:rsidR="00310680" w:rsidRPr="007E2309" w:rsidDel="00715033" w:rsidRDefault="00310680" w:rsidP="002D6292">
                  <w:pPr>
                    <w:spacing w:after="0" w:line="240" w:lineRule="auto"/>
                    <w:rPr>
                      <w:ins w:id="2281" w:author="Author"/>
                      <w:del w:id="2282" w:author="Author"/>
                      <w:rFonts w:ascii="Calibri" w:eastAsia="Times New Roman" w:hAnsi="Calibri" w:cs="Calibri"/>
                      <w:b/>
                      <w:bCs/>
                      <w:color w:val="000000"/>
                      <w:sz w:val="22"/>
                      <w:u w:val="single"/>
                    </w:rPr>
                  </w:pPr>
                  <w:ins w:id="2283" w:author="Author">
                    <w:del w:id="2284" w:author="Author">
                      <w:r w:rsidRPr="007E2309" w:rsidDel="00715033">
                        <w:rPr>
                          <w:rFonts w:ascii="Calibri" w:eastAsia="Times New Roman" w:hAnsi="Calibri" w:cs="Calibri"/>
                          <w:b/>
                          <w:bCs/>
                          <w:color w:val="000000"/>
                          <w:sz w:val="22"/>
                          <w:u w:val="single"/>
                        </w:rPr>
                        <w:delText>password</w:delText>
                      </w:r>
                    </w:del>
                  </w:ins>
                </w:p>
              </w:tc>
            </w:tr>
            <w:tr w:rsidR="00310680" w:rsidRPr="007E2309" w:rsidDel="00715033" w14:paraId="1711E802" w14:textId="3B31D62A" w:rsidTr="007E2309">
              <w:trPr>
                <w:trHeight w:val="315"/>
                <w:ins w:id="2285" w:author="Author"/>
                <w:del w:id="2286" w:author="Author"/>
              </w:trPr>
              <w:tc>
                <w:tcPr>
                  <w:tcW w:w="4220" w:type="dxa"/>
                  <w:tcBorders>
                    <w:top w:val="nil"/>
                    <w:left w:val="nil"/>
                    <w:bottom w:val="nil"/>
                    <w:right w:val="nil"/>
                  </w:tcBorders>
                  <w:shd w:val="clear" w:color="auto" w:fill="auto"/>
                  <w:noWrap/>
                  <w:vAlign w:val="bottom"/>
                  <w:hideMark/>
                </w:tcPr>
                <w:p w14:paraId="5185F9E1" w14:textId="2FD2B7A2" w:rsidR="00310680" w:rsidRPr="007E2309" w:rsidDel="00715033" w:rsidRDefault="00310680" w:rsidP="002D6292">
                  <w:pPr>
                    <w:spacing w:after="0" w:line="240" w:lineRule="auto"/>
                    <w:rPr>
                      <w:ins w:id="2287" w:author="Author"/>
                      <w:del w:id="2288" w:author="Author"/>
                      <w:rFonts w:ascii="Calibri" w:eastAsia="Times New Roman" w:hAnsi="Calibri" w:cs="Calibri"/>
                      <w:color w:val="0563C1"/>
                      <w:sz w:val="22"/>
                      <w:u w:val="single"/>
                    </w:rPr>
                  </w:pPr>
                  <w:ins w:id="2289" w:author="Author">
                    <w:del w:id="229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"mailto:ctxaz1@xenapponazure.onmicrosoft.com"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ctxaz1@xenapponazure.onmicrosoft.com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1BD009BA" w14:textId="52B314CD" w:rsidR="00310680" w:rsidRPr="007E2309" w:rsidDel="00715033" w:rsidRDefault="00310680" w:rsidP="002D6292">
                  <w:pPr>
                    <w:spacing w:after="0" w:line="240" w:lineRule="auto"/>
                    <w:rPr>
                      <w:ins w:id="2291" w:author="Author"/>
                      <w:del w:id="2292" w:author="Author"/>
                      <w:rFonts w:ascii="Calibri" w:eastAsia="Times New Roman" w:hAnsi="Calibri" w:cs="Calibri"/>
                      <w:color w:val="0563C1"/>
                      <w:sz w:val="22"/>
                      <w:u w:val="single"/>
                    </w:rPr>
                  </w:pPr>
                  <w:ins w:id="2293" w:author="Author">
                    <w:del w:id="229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1AB28F07" w14:textId="34947BC6" w:rsidTr="007E2309">
              <w:trPr>
                <w:trHeight w:val="315"/>
                <w:ins w:id="2295" w:author="Author"/>
                <w:del w:id="2296" w:author="Author"/>
              </w:trPr>
              <w:tc>
                <w:tcPr>
                  <w:tcW w:w="4220" w:type="dxa"/>
                  <w:tcBorders>
                    <w:top w:val="nil"/>
                    <w:left w:val="nil"/>
                    <w:bottom w:val="nil"/>
                    <w:right w:val="nil"/>
                  </w:tcBorders>
                  <w:shd w:val="clear" w:color="auto" w:fill="auto"/>
                  <w:noWrap/>
                  <w:vAlign w:val="bottom"/>
                  <w:hideMark/>
                </w:tcPr>
                <w:p w14:paraId="24FE5A7D" w14:textId="51A9722F" w:rsidR="00310680" w:rsidRPr="007E2309" w:rsidDel="00715033" w:rsidRDefault="00310680" w:rsidP="002D6292">
                  <w:pPr>
                    <w:spacing w:after="0" w:line="240" w:lineRule="auto"/>
                    <w:rPr>
                      <w:ins w:id="2297" w:author="Author"/>
                      <w:del w:id="2298" w:author="Author"/>
                      <w:rFonts w:ascii="Calibri" w:eastAsia="Times New Roman" w:hAnsi="Calibri" w:cs="Calibri"/>
                      <w:color w:val="0563C1"/>
                      <w:sz w:val="22"/>
                      <w:u w:val="single"/>
                    </w:rPr>
                  </w:pPr>
                  <w:ins w:id="2299" w:author="Author">
                    <w:del w:id="230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"mailto:ctxaz2@xenapponazure.onmicrosoft.com"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ctxaz2@xenapponazure.onmicrosoft.com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4CE22502" w14:textId="6AB81F45" w:rsidR="00310680" w:rsidRPr="007E2309" w:rsidDel="00715033" w:rsidRDefault="00310680" w:rsidP="002D6292">
                  <w:pPr>
                    <w:spacing w:after="0" w:line="240" w:lineRule="auto"/>
                    <w:rPr>
                      <w:ins w:id="2301" w:author="Author"/>
                      <w:del w:id="2302" w:author="Author"/>
                      <w:rFonts w:ascii="Calibri" w:eastAsia="Times New Roman" w:hAnsi="Calibri" w:cs="Calibri"/>
                      <w:color w:val="0563C1"/>
                      <w:sz w:val="22"/>
                      <w:u w:val="single"/>
                    </w:rPr>
                  </w:pPr>
                  <w:ins w:id="2303" w:author="Author">
                    <w:del w:id="230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229AC252" w14:textId="53E639F5" w:rsidTr="007E2309">
              <w:trPr>
                <w:trHeight w:val="315"/>
                <w:ins w:id="2305" w:author="Author"/>
                <w:del w:id="2306" w:author="Author"/>
              </w:trPr>
              <w:tc>
                <w:tcPr>
                  <w:tcW w:w="4220" w:type="dxa"/>
                  <w:tcBorders>
                    <w:top w:val="nil"/>
                    <w:left w:val="nil"/>
                    <w:bottom w:val="nil"/>
                    <w:right w:val="nil"/>
                  </w:tcBorders>
                  <w:shd w:val="clear" w:color="auto" w:fill="auto"/>
                  <w:noWrap/>
                  <w:vAlign w:val="bottom"/>
                  <w:hideMark/>
                </w:tcPr>
                <w:p w14:paraId="4F25B617" w14:textId="6DD01402" w:rsidR="00310680" w:rsidRPr="007E2309" w:rsidDel="00715033" w:rsidRDefault="00310680" w:rsidP="002D6292">
                  <w:pPr>
                    <w:spacing w:after="0" w:line="240" w:lineRule="auto"/>
                    <w:rPr>
                      <w:ins w:id="2307" w:author="Author"/>
                      <w:del w:id="2308" w:author="Author"/>
                      <w:rFonts w:ascii="Calibri" w:eastAsia="Times New Roman" w:hAnsi="Calibri" w:cs="Calibri"/>
                      <w:color w:val="0563C1"/>
                      <w:sz w:val="22"/>
                      <w:u w:val="single"/>
                    </w:rPr>
                  </w:pPr>
                  <w:ins w:id="2309" w:author="Author">
                    <w:del w:id="231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"mailto:ctxaz3@xenapponazure.onmicrosoft.com"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ctxaz3@xenapponazure.onmicrosoft.com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74C7732F" w14:textId="37A1C3ED" w:rsidR="00310680" w:rsidRPr="007E2309" w:rsidDel="00715033" w:rsidRDefault="00310680" w:rsidP="002D6292">
                  <w:pPr>
                    <w:spacing w:after="0" w:line="240" w:lineRule="auto"/>
                    <w:rPr>
                      <w:ins w:id="2311" w:author="Author"/>
                      <w:del w:id="2312" w:author="Author"/>
                      <w:rFonts w:ascii="Calibri" w:eastAsia="Times New Roman" w:hAnsi="Calibri" w:cs="Calibri"/>
                      <w:color w:val="0563C1"/>
                      <w:sz w:val="22"/>
                      <w:u w:val="single"/>
                    </w:rPr>
                  </w:pPr>
                  <w:ins w:id="2313" w:author="Author">
                    <w:del w:id="231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3A0DE794" w14:textId="2F623BC5" w:rsidTr="007E2309">
              <w:trPr>
                <w:trHeight w:val="315"/>
                <w:ins w:id="2315" w:author="Author"/>
                <w:del w:id="2316" w:author="Author"/>
              </w:trPr>
              <w:tc>
                <w:tcPr>
                  <w:tcW w:w="4220" w:type="dxa"/>
                  <w:tcBorders>
                    <w:top w:val="nil"/>
                    <w:left w:val="nil"/>
                    <w:bottom w:val="nil"/>
                    <w:right w:val="nil"/>
                  </w:tcBorders>
                  <w:shd w:val="clear" w:color="auto" w:fill="auto"/>
                  <w:noWrap/>
                  <w:vAlign w:val="bottom"/>
                  <w:hideMark/>
                </w:tcPr>
                <w:p w14:paraId="261D7B2A" w14:textId="5342D6F1" w:rsidR="00310680" w:rsidRPr="007E2309" w:rsidDel="00715033" w:rsidRDefault="00310680" w:rsidP="002D6292">
                  <w:pPr>
                    <w:spacing w:after="0" w:line="240" w:lineRule="auto"/>
                    <w:rPr>
                      <w:ins w:id="2317" w:author="Author"/>
                      <w:del w:id="2318" w:author="Author"/>
                      <w:rFonts w:ascii="Calibri" w:eastAsia="Times New Roman" w:hAnsi="Calibri" w:cs="Calibri"/>
                      <w:color w:val="0563C1"/>
                      <w:sz w:val="22"/>
                      <w:u w:val="single"/>
                    </w:rPr>
                  </w:pPr>
                  <w:ins w:id="2319" w:author="Author">
                    <w:del w:id="232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"mailto:ctxaz4@xenapponazure.onmicrosoft.com"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ctxaz4@xenapponazure.onmicrosoft.com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540AB6A6" w14:textId="3659D58C" w:rsidR="00310680" w:rsidRPr="007E2309" w:rsidDel="00715033" w:rsidRDefault="00310680" w:rsidP="002D6292">
                  <w:pPr>
                    <w:spacing w:after="0" w:line="240" w:lineRule="auto"/>
                    <w:rPr>
                      <w:ins w:id="2321" w:author="Author"/>
                      <w:del w:id="2322" w:author="Author"/>
                      <w:rFonts w:ascii="Calibri" w:eastAsia="Times New Roman" w:hAnsi="Calibri" w:cs="Calibri"/>
                      <w:color w:val="0563C1"/>
                      <w:sz w:val="22"/>
                      <w:u w:val="single"/>
                    </w:rPr>
                  </w:pPr>
                  <w:ins w:id="2323" w:author="Author">
                    <w:del w:id="232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r w:rsidR="00310680" w:rsidRPr="007E2309" w:rsidDel="00715033" w14:paraId="5336E618" w14:textId="72240EFA" w:rsidTr="007E2309">
              <w:trPr>
                <w:trHeight w:val="315"/>
                <w:ins w:id="2325" w:author="Author"/>
                <w:del w:id="2326" w:author="Author"/>
              </w:trPr>
              <w:tc>
                <w:tcPr>
                  <w:tcW w:w="4220" w:type="dxa"/>
                  <w:tcBorders>
                    <w:top w:val="nil"/>
                    <w:left w:val="nil"/>
                    <w:bottom w:val="nil"/>
                    <w:right w:val="nil"/>
                  </w:tcBorders>
                  <w:shd w:val="clear" w:color="auto" w:fill="auto"/>
                  <w:noWrap/>
                  <w:vAlign w:val="bottom"/>
                  <w:hideMark/>
                </w:tcPr>
                <w:p w14:paraId="4279FA79" w14:textId="01E1ED22" w:rsidR="00310680" w:rsidRPr="007E2309" w:rsidDel="00715033" w:rsidRDefault="00310680" w:rsidP="002D6292">
                  <w:pPr>
                    <w:spacing w:after="0" w:line="240" w:lineRule="auto"/>
                    <w:rPr>
                      <w:ins w:id="2327" w:author="Author"/>
                      <w:del w:id="2328" w:author="Author"/>
                      <w:rFonts w:ascii="Calibri" w:eastAsia="Times New Roman" w:hAnsi="Calibri" w:cs="Calibri"/>
                      <w:color w:val="0563C1"/>
                      <w:sz w:val="22"/>
                      <w:u w:val="single"/>
                    </w:rPr>
                  </w:pPr>
                  <w:ins w:id="2329" w:author="Author">
                    <w:del w:id="2330"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"mailto:ctxaz5@xenapponazure.onmicrosoft.com"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ctxaz5@xenapponazure.onmicrosoft.com</w:delText>
                      </w:r>
                      <w:r w:rsidRPr="007E2309" w:rsidDel="00715033">
                        <w:rPr>
                          <w:rFonts w:ascii="Calibri" w:eastAsia="Times New Roman" w:hAnsi="Calibri" w:cs="Calibri"/>
                          <w:color w:val="0563C1"/>
                          <w:sz w:val="22"/>
                          <w:u w:val="single"/>
                        </w:rPr>
                        <w:fldChar w:fldCharType="end"/>
                      </w:r>
                    </w:del>
                  </w:ins>
                </w:p>
              </w:tc>
              <w:tc>
                <w:tcPr>
                  <w:tcW w:w="3900" w:type="dxa"/>
                  <w:tcBorders>
                    <w:top w:val="nil"/>
                    <w:left w:val="nil"/>
                    <w:bottom w:val="nil"/>
                    <w:right w:val="nil"/>
                  </w:tcBorders>
                  <w:shd w:val="clear" w:color="auto" w:fill="auto"/>
                  <w:noWrap/>
                  <w:vAlign w:val="bottom"/>
                  <w:hideMark/>
                </w:tcPr>
                <w:p w14:paraId="5C8AC866" w14:textId="4B0AA335" w:rsidR="00310680" w:rsidRPr="007E2309" w:rsidDel="00715033" w:rsidRDefault="00310680" w:rsidP="002D6292">
                  <w:pPr>
                    <w:spacing w:after="0" w:line="240" w:lineRule="auto"/>
                    <w:rPr>
                      <w:ins w:id="2331" w:author="Author"/>
                      <w:del w:id="2332" w:author="Author"/>
                      <w:rFonts w:ascii="Calibri" w:eastAsia="Times New Roman" w:hAnsi="Calibri" w:cs="Calibri"/>
                      <w:color w:val="0563C1"/>
                      <w:sz w:val="22"/>
                      <w:u w:val="single"/>
                    </w:rPr>
                  </w:pPr>
                  <w:ins w:id="2333" w:author="Author">
                    <w:del w:id="2334" w:author="Author">
                      <w:r w:rsidRPr="007E2309" w:rsidDel="00715033">
                        <w:rPr>
                          <w:rFonts w:ascii="Calibri" w:eastAsia="Times New Roman" w:hAnsi="Calibri" w:cs="Calibri"/>
                          <w:color w:val="0563C1"/>
                          <w:sz w:val="22"/>
                          <w:u w:val="single"/>
                        </w:rPr>
                        <w:fldChar w:fldCharType="begin"/>
                      </w:r>
                      <w:r w:rsidRPr="007E2309" w:rsidDel="00715033">
                        <w:rPr>
                          <w:rFonts w:ascii="Calibri" w:eastAsia="Times New Roman" w:hAnsi="Calibri" w:cs="Calibri"/>
                          <w:color w:val="0563C1"/>
                          <w:sz w:val="22"/>
                          <w:u w:val="single"/>
                        </w:rPr>
                        <w:delInstrText xml:space="preserve"> HYPERLINK "mailto:C1tr1x0n@zure!" </w:delInstrText>
                      </w:r>
                      <w:r w:rsidRPr="007E2309" w:rsidDel="00715033">
                        <w:rPr>
                          <w:rFonts w:ascii="Calibri" w:eastAsia="Times New Roman" w:hAnsi="Calibri" w:cs="Calibri"/>
                          <w:color w:val="0563C1"/>
                          <w:sz w:val="22"/>
                          <w:u w:val="single"/>
                        </w:rPr>
                        <w:fldChar w:fldCharType="separate"/>
                      </w:r>
                      <w:r w:rsidRPr="007E2309" w:rsidDel="00715033">
                        <w:rPr>
                          <w:rFonts w:ascii="Calibri" w:eastAsia="Times New Roman" w:hAnsi="Calibri" w:cs="Calibri"/>
                          <w:color w:val="0563C1"/>
                          <w:sz w:val="22"/>
                          <w:u w:val="single"/>
                        </w:rPr>
                        <w:delText>C1tr1x0n@zure!</w:delText>
                      </w:r>
                      <w:r w:rsidRPr="007E2309" w:rsidDel="00715033">
                        <w:rPr>
                          <w:rFonts w:ascii="Calibri" w:eastAsia="Times New Roman" w:hAnsi="Calibri" w:cs="Calibri"/>
                          <w:color w:val="0563C1"/>
                          <w:sz w:val="22"/>
                          <w:u w:val="single"/>
                        </w:rPr>
                        <w:fldChar w:fldCharType="end"/>
                      </w:r>
                    </w:del>
                  </w:ins>
                </w:p>
              </w:tc>
            </w:tr>
          </w:tbl>
          <w:p w14:paraId="085A7813" w14:textId="4397A8C3" w:rsidR="00310680" w:rsidRPr="001E4A2D" w:rsidDel="00715033" w:rsidRDefault="00F00E23" w:rsidP="002D6292">
            <w:pPr>
              <w:rPr>
                <w:del w:id="2335" w:author="Author"/>
              </w:rPr>
            </w:pPr>
            <w:ins w:id="2336" w:author="Author">
              <w:del w:id="2337" w:author="Author">
                <w:r w:rsidDel="00715033">
                  <w:rPr>
                    <w:b/>
                  </w:rPr>
                  <w:delText xml:space="preserve">Subscription </w:delText>
                </w:r>
                <w:r w:rsidR="001E4A2D" w:rsidDel="00715033">
                  <w:delText xml:space="preserve">name of the subscription </w:delText>
                </w:r>
              </w:del>
            </w:ins>
          </w:p>
          <w:p w14:paraId="31F3D7C8" w14:textId="2C32136A" w:rsidR="00310680" w:rsidRPr="00D3406F" w:rsidDel="00715033" w:rsidRDefault="00310680">
            <w:pPr>
              <w:rPr>
                <w:del w:id="2338" w:author="Author"/>
              </w:rPr>
              <w:pPrChange w:id="2339" w:author="Author">
                <w:pPr>
                  <w:pStyle w:val="ListParagraph"/>
                </w:pPr>
              </w:pPrChange>
            </w:pPr>
          </w:p>
          <w:p w14:paraId="53A860A1" w14:textId="156196F0" w:rsidR="00310680" w:rsidDel="00715033" w:rsidRDefault="00310680" w:rsidP="002D6292">
            <w:pPr>
              <w:rPr>
                <w:ins w:id="2340" w:author="Author"/>
                <w:del w:id="2341" w:author="Author"/>
              </w:rPr>
            </w:pPr>
            <w:del w:id="2342" w:author="Author">
              <w:r w:rsidRPr="007A013B" w:rsidDel="00715033">
                <w:rPr>
                  <w:noProof/>
                </w:rPr>
                <w:drawing>
                  <wp:anchor distT="0" distB="0" distL="114300" distR="114300" simplePos="0" relativeHeight="251658246" behindDoc="0" locked="0" layoutInCell="1" allowOverlap="1" wp14:anchorId="62DEE8FA" wp14:editId="1C9CB8F5">
                    <wp:simplePos x="0" y="0"/>
                    <wp:positionH relativeFrom="column">
                      <wp:posOffset>-400050</wp:posOffset>
                    </wp:positionH>
                    <wp:positionV relativeFrom="paragraph">
                      <wp:posOffset>-67935475</wp:posOffset>
                    </wp:positionV>
                    <wp:extent cx="245110" cy="245110"/>
                    <wp:effectExtent l="0" t="0" r="8890" b="8890"/>
                    <wp:wrapTight wrapText="bothSides">
                      <wp:wrapPolygon edited="0">
                        <wp:start x="2238" y="0"/>
                        <wp:lineTo x="0" y="6715"/>
                        <wp:lineTo x="0" y="15668"/>
                        <wp:lineTo x="2238" y="20145"/>
                        <wp:lineTo x="17907" y="20145"/>
                        <wp:lineTo x="20145" y="15668"/>
                        <wp:lineTo x="20145" y="6715"/>
                        <wp:lineTo x="17907" y="0"/>
                        <wp:lineTo x="2238"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10" cy="245110"/>
                            </a:xfrm>
                            <a:prstGeom prst="rect">
                              <a:avLst/>
                            </a:prstGeom>
                          </pic:spPr>
                        </pic:pic>
                      </a:graphicData>
                    </a:graphic>
                    <wp14:sizeRelH relativeFrom="margin">
                      <wp14:pctWidth>0</wp14:pctWidth>
                    </wp14:sizeRelH>
                    <wp14:sizeRelV relativeFrom="margin">
                      <wp14:pctHeight>0</wp14:pctHeight>
                    </wp14:sizeRelV>
                  </wp:anchor>
                </w:drawing>
              </w:r>
              <w:r w:rsidRPr="00277152" w:rsidDel="00715033">
                <w:delText xml:space="preserve">Note that the ID for Citrix Cloud is </w:delText>
              </w:r>
              <w:r w:rsidRPr="00277152" w:rsidDel="00715033">
                <w:rPr>
                  <w:b/>
                </w:rPr>
                <w:delText>ctxazXX@xenapp</w:delText>
              </w:r>
            </w:del>
            <w:ins w:id="2343" w:author="Author">
              <w:del w:id="2344" w:author="Author">
                <w:r w:rsidRPr="00277152" w:rsidDel="00715033">
                  <w:rPr>
                    <w:b/>
                  </w:rPr>
                  <w:delText>onazure.onmicrosoft.com</w:delText>
                </w:r>
              </w:del>
            </w:ins>
            <w:del w:id="2345" w:author="Author">
              <w:r w:rsidRPr="00277152" w:rsidDel="00715033">
                <w:rPr>
                  <w:b/>
                </w:rPr>
                <w:delText>onazure.com</w:delText>
              </w:r>
              <w:r w:rsidRPr="00277152" w:rsidDel="00715033">
                <w:delText xml:space="preserve"> where </w:delText>
              </w:r>
              <w:r w:rsidRPr="00277152" w:rsidDel="00715033">
                <w:rPr>
                  <w:i/>
                </w:rPr>
                <w:delText>XX</w:delText>
              </w:r>
              <w:r w:rsidRPr="00277152" w:rsidDel="00715033">
                <w:delText xml:space="preserve"> is the student # assigned to you.</w:delText>
              </w:r>
            </w:del>
            <w:ins w:id="2346" w:author="Author">
              <w:del w:id="2347" w:author="Author">
                <w:r w:rsidRPr="00277152" w:rsidDel="00715033">
                  <w:delText xml:space="preserve"> </w:delText>
                </w:r>
              </w:del>
            </w:ins>
            <w:del w:id="2348" w:author="Author">
              <w:r w:rsidDel="00715033">
                <w:rPr>
                  <w:noProof/>
                </w:rPr>
                <w:drawing>
                  <wp:inline distT="0" distB="0" distL="0" distR="0" wp14:anchorId="66E3C352" wp14:editId="281846C3">
                    <wp:extent cx="5068092" cy="1504590"/>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9930" cy="1511073"/>
                            </a:xfrm>
                            <a:prstGeom prst="rect">
                              <a:avLst/>
                            </a:prstGeom>
                          </pic:spPr>
                        </pic:pic>
                      </a:graphicData>
                    </a:graphic>
                  </wp:inline>
                </w:drawing>
              </w:r>
            </w:del>
          </w:p>
          <w:p w14:paraId="43BCF992" w14:textId="4E7A71AB" w:rsidR="00310680" w:rsidDel="00715033" w:rsidRDefault="00310680" w:rsidP="002D6292">
            <w:pPr>
              <w:rPr>
                <w:ins w:id="2349" w:author="Author"/>
                <w:del w:id="2350" w:author="Author"/>
              </w:rPr>
            </w:pPr>
            <w:ins w:id="2351" w:author="Author">
              <w:del w:id="2352" w:author="Author">
                <w:r w:rsidDel="00715033">
                  <w:rPr>
                    <w:noProof/>
                  </w:rPr>
                  <w:drawing>
                    <wp:inline distT="0" distB="0" distL="0" distR="0" wp14:anchorId="2202DF0F" wp14:editId="633405A8">
                      <wp:extent cx="5068092" cy="15045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9930" cy="1511073"/>
                              </a:xfrm>
                              <a:prstGeom prst="rect">
                                <a:avLst/>
                              </a:prstGeom>
                            </pic:spPr>
                          </pic:pic>
                        </a:graphicData>
                      </a:graphic>
                    </wp:inline>
                  </w:drawing>
                </w:r>
                <w:r w:rsidR="001E4A2D" w:rsidDel="00715033">
                  <w:delText>under which the storage account is to be created</w:delText>
                </w:r>
              </w:del>
            </w:ins>
          </w:p>
          <w:p w14:paraId="65DA2FB0" w14:textId="00426784" w:rsidR="001E4A2D" w:rsidDel="00715033" w:rsidRDefault="001E4A2D" w:rsidP="002D6292">
            <w:pPr>
              <w:rPr>
                <w:ins w:id="2353" w:author="Author"/>
                <w:del w:id="2354" w:author="Author"/>
                <w:b/>
              </w:rPr>
            </w:pPr>
            <w:ins w:id="2355" w:author="Author">
              <w:del w:id="2356" w:author="Author">
                <w:r w:rsidDel="00715033">
                  <w:rPr>
                    <w:b/>
                  </w:rPr>
                  <w:delText xml:space="preserve">Resource Group </w:delText>
                </w:r>
                <w:r w:rsidDel="00715033">
                  <w:delText xml:space="preserve">name of an existing group or create a new group via </w:delText>
                </w:r>
                <w:r w:rsidDel="00715033">
                  <w:rPr>
                    <w:b/>
                  </w:rPr>
                  <w:delText>Create New</w:delText>
                </w:r>
              </w:del>
            </w:ins>
          </w:p>
          <w:p w14:paraId="60F63571" w14:textId="01AA3D2B" w:rsidR="002A1CE2" w:rsidRPr="002A1CE2" w:rsidDel="00715033" w:rsidRDefault="003231FC">
            <w:pPr>
              <w:rPr>
                <w:del w:id="2357" w:author="Author"/>
              </w:rPr>
              <w:pPrChange w:id="2358" w:author="Author">
                <w:pPr>
                  <w:pStyle w:val="ListParagraph"/>
                </w:pPr>
              </w:pPrChange>
            </w:pPr>
            <w:ins w:id="2359" w:author="Author">
              <w:del w:id="2360" w:author="Author">
                <w:r w:rsidDel="00715033">
                  <w:rPr>
                    <w:b/>
                  </w:rPr>
                  <w:delText xml:space="preserve">Storage account name </w:delText>
                </w:r>
                <w:r w:rsidDel="00715033">
                  <w:delText>user friendly name for the storage account</w:delText>
                </w:r>
              </w:del>
            </w:ins>
          </w:p>
        </w:tc>
      </w:tr>
      <w:tr w:rsidR="002A1CE2" w:rsidDel="00715033" w14:paraId="513AB5F5" w14:textId="7AABD59F" w:rsidTr="00D461B2">
        <w:trPr>
          <w:cnfStyle w:val="000000100000" w:firstRow="0" w:lastRow="0" w:firstColumn="0" w:lastColumn="0" w:oddVBand="0" w:evenVBand="0" w:oddHBand="1" w:evenHBand="0" w:firstRowFirstColumn="0" w:firstRowLastColumn="0" w:lastRowFirstColumn="0" w:lastRowLastColumn="0"/>
          <w:jc w:val="left"/>
          <w:ins w:id="2361" w:author="Author"/>
          <w:del w:id="2362" w:author="Author"/>
        </w:trPr>
        <w:tc>
          <w:tcPr>
            <w:tcW w:w="613" w:type="dxa"/>
          </w:tcPr>
          <w:p w14:paraId="76AE9E58" w14:textId="4B0A71AD" w:rsidR="002A1CE2" w:rsidDel="00715033" w:rsidRDefault="002A1CE2" w:rsidP="002D6292">
            <w:pPr>
              <w:pStyle w:val="ListParagraph"/>
              <w:numPr>
                <w:ilvl w:val="0"/>
                <w:numId w:val="31"/>
              </w:numPr>
              <w:spacing w:before="20"/>
              <w:rPr>
                <w:ins w:id="2363" w:author="Author"/>
                <w:del w:id="2364" w:author="Author"/>
              </w:rPr>
            </w:pPr>
          </w:p>
        </w:tc>
        <w:tc>
          <w:tcPr>
            <w:tcW w:w="10167" w:type="dxa"/>
          </w:tcPr>
          <w:p w14:paraId="7D5DE936" w14:textId="1E35B80F" w:rsidR="002A1CE2" w:rsidDel="00715033" w:rsidRDefault="00E21B0A" w:rsidP="002D6292">
            <w:pPr>
              <w:pStyle w:val="Body"/>
              <w:rPr>
                <w:ins w:id="2365" w:author="Author"/>
                <w:del w:id="2366" w:author="Author"/>
                <w:noProof/>
              </w:rPr>
            </w:pPr>
            <w:ins w:id="2367" w:author="Author">
              <w:del w:id="2368" w:author="Author">
                <w:r w:rsidDel="00715033">
                  <w:rPr>
                    <w:noProof/>
                  </w:rPr>
                  <w:delText>Access key and d</w:delText>
                </w:r>
                <w:r w:rsidR="001C29F0" w:rsidDel="00715033">
                  <w:rPr>
                    <w:noProof/>
                  </w:rPr>
                  <w:delText>D</w:delText>
                </w:r>
                <w:r w:rsidDel="00715033">
                  <w:rPr>
                    <w:noProof/>
                  </w:rPr>
                  <w:delText>estination</w:delText>
                </w:r>
                <w:r w:rsidR="001C29F0" w:rsidDel="00715033">
                  <w:rPr>
                    <w:noProof/>
                  </w:rPr>
                  <w:delText xml:space="preserve"> and Access key</w:delText>
                </w:r>
              </w:del>
            </w:ins>
          </w:p>
          <w:p w14:paraId="7E67105C" w14:textId="067C3376" w:rsidR="00E21B0A" w:rsidDel="00715033" w:rsidRDefault="00E21B0A" w:rsidP="002D6292">
            <w:pPr>
              <w:pStyle w:val="Body"/>
              <w:rPr>
                <w:ins w:id="2369" w:author="Author"/>
                <w:del w:id="2370" w:author="Author"/>
                <w:noProof/>
              </w:rPr>
            </w:pPr>
            <w:ins w:id="2371" w:author="Author">
              <w:del w:id="2372" w:author="Author">
                <w:r w:rsidDel="00715033">
                  <w:rPr>
                    <w:noProof/>
                  </w:rPr>
                  <w:delText xml:space="preserve">Go to the storage account created </w:delText>
                </w:r>
                <w:r w:rsidR="00660F8F" w:rsidDel="00715033">
                  <w:rPr>
                    <w:noProof/>
                  </w:rPr>
                  <w:delText>previously</w:delText>
                </w:r>
              </w:del>
            </w:ins>
          </w:p>
          <w:p w14:paraId="2619799B" w14:textId="0FA1FE9F" w:rsidR="00660F8F" w:rsidRPr="001C29F0" w:rsidDel="00715033" w:rsidRDefault="00660F8F" w:rsidP="002D6292">
            <w:pPr>
              <w:pStyle w:val="Body"/>
              <w:rPr>
                <w:ins w:id="2373" w:author="Author"/>
                <w:del w:id="2374" w:author="Author"/>
                <w:noProof/>
                <w:rPrChange w:id="2375" w:author="Author">
                  <w:rPr>
                    <w:ins w:id="2376" w:author="Author"/>
                    <w:del w:id="2377" w:author="Author"/>
                    <w:b/>
                    <w:noProof/>
                  </w:rPr>
                </w:rPrChange>
              </w:rPr>
            </w:pPr>
            <w:ins w:id="2378" w:author="Author">
              <w:del w:id="2379" w:author="Author">
                <w:r w:rsidDel="00715033">
                  <w:rPr>
                    <w:noProof/>
                  </w:rPr>
                  <w:delText xml:space="preserve">Open </w:delText>
                </w:r>
                <w:r w:rsidDel="00715033">
                  <w:rPr>
                    <w:b/>
                    <w:noProof/>
                  </w:rPr>
                  <w:delText xml:space="preserve">Blobs </w:delText>
                </w:r>
                <w:r w:rsidDel="00715033">
                  <w:rPr>
                    <w:noProof/>
                  </w:rPr>
                  <w:delText xml:space="preserve">select a containerm select </w:delText>
                </w:r>
                <w:r w:rsidR="001C29F0" w:rsidRPr="001C29F0" w:rsidDel="00715033">
                  <w:rPr>
                    <w:b/>
                    <w:noProof/>
                    <w:rPrChange w:id="2380" w:author="Author">
                      <w:rPr>
                        <w:noProof/>
                      </w:rPr>
                    </w:rPrChange>
                  </w:rPr>
                  <w:delText>Properties</w:delText>
                </w:r>
                <w:r w:rsidR="001C29F0" w:rsidDel="00715033">
                  <w:rPr>
                    <w:b/>
                    <w:noProof/>
                  </w:rPr>
                  <w:delText xml:space="preserve"> </w:delText>
                </w:r>
                <w:r w:rsidR="001C29F0" w:rsidDel="00715033">
                  <w:rPr>
                    <w:noProof/>
                  </w:rPr>
                  <w:delText xml:space="preserve">and capture the URL this is the destination parameter for the </w:delText>
                </w:r>
                <w:r w:rsidR="001C29F0" w:rsidRPr="001C29F0" w:rsidDel="00715033">
                  <w:rPr>
                    <w:b/>
                    <w:noProof/>
                    <w:rPrChange w:id="2381" w:author="Author">
                      <w:rPr>
                        <w:noProof/>
                      </w:rPr>
                    </w:rPrChange>
                  </w:rPr>
                  <w:delText>AzCopy</w:delText>
                </w:r>
              </w:del>
            </w:ins>
          </w:p>
          <w:p w14:paraId="4099BD3C" w14:textId="54B1D69A" w:rsidR="0028743D" w:rsidDel="00715033" w:rsidRDefault="0028743D" w:rsidP="002D6292">
            <w:pPr>
              <w:pStyle w:val="Body"/>
              <w:rPr>
                <w:ins w:id="2382" w:author="Author"/>
                <w:del w:id="2383" w:author="Author"/>
                <w:noProof/>
              </w:rPr>
            </w:pPr>
          </w:p>
          <w:p w14:paraId="6C455E7F" w14:textId="3DC47683" w:rsidR="00660F8F" w:rsidDel="00715033" w:rsidRDefault="00B21BB4" w:rsidP="002D6292">
            <w:pPr>
              <w:pStyle w:val="Body"/>
              <w:rPr>
                <w:ins w:id="2384" w:author="Author"/>
                <w:del w:id="2385" w:author="Author"/>
                <w:noProof/>
              </w:rPr>
            </w:pPr>
            <w:ins w:id="2386" w:author="Author">
              <w:del w:id="2387" w:author="Author">
                <w:r w:rsidDel="00715033">
                  <w:rPr>
                    <w:noProof/>
                  </w:rPr>
                  <w:drawing>
                    <wp:inline distT="0" distB="0" distL="0" distR="0" wp14:anchorId="60DD5A98" wp14:editId="26E96CC3">
                      <wp:extent cx="6318885" cy="1431290"/>
                      <wp:effectExtent l="0" t="0" r="571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8885" cy="1431290"/>
                              </a:xfrm>
                              <a:prstGeom prst="rect">
                                <a:avLst/>
                              </a:prstGeom>
                            </pic:spPr>
                          </pic:pic>
                        </a:graphicData>
                      </a:graphic>
                    </wp:inline>
                  </w:drawing>
                </w:r>
              </w:del>
            </w:ins>
          </w:p>
          <w:p w14:paraId="23FD8DEE" w14:textId="717D9AE2" w:rsidR="0028743D" w:rsidRPr="00660F8F" w:rsidDel="00715033" w:rsidRDefault="0028743D" w:rsidP="002D6292">
            <w:pPr>
              <w:pStyle w:val="Body"/>
              <w:rPr>
                <w:ins w:id="2388" w:author="Author"/>
                <w:del w:id="2389" w:author="Author"/>
                <w:noProof/>
              </w:rPr>
            </w:pPr>
            <w:ins w:id="2390" w:author="Author">
              <w:del w:id="2391" w:author="Author">
                <w:r w:rsidDel="00715033">
                  <w:rPr>
                    <w:noProof/>
                  </w:rPr>
                  <w:delText>Grab the storage access key and use that as destination key</w:delText>
                </w:r>
              </w:del>
            </w:ins>
          </w:p>
        </w:tc>
      </w:tr>
      <w:tr w:rsidR="00310680" w:rsidDel="00715033" w14:paraId="476DD52F" w14:textId="0ABB4A3B" w:rsidTr="00D461B2">
        <w:trPr>
          <w:cnfStyle w:val="000000010000" w:firstRow="0" w:lastRow="0" w:firstColumn="0" w:lastColumn="0" w:oddVBand="0" w:evenVBand="0" w:oddHBand="0" w:evenHBand="1" w:firstRowFirstColumn="0" w:firstRowLastColumn="0" w:lastRowFirstColumn="0" w:lastRowLastColumn="0"/>
          <w:jc w:val="left"/>
          <w:del w:id="2392" w:author="Author"/>
        </w:trPr>
        <w:tc>
          <w:tcPr>
            <w:tcW w:w="613" w:type="dxa"/>
          </w:tcPr>
          <w:p w14:paraId="5377521C" w14:textId="2D2F28FA" w:rsidR="00310680" w:rsidDel="00715033" w:rsidRDefault="00310680" w:rsidP="002D6292">
            <w:pPr>
              <w:pStyle w:val="ListParagraph"/>
              <w:numPr>
                <w:ilvl w:val="0"/>
                <w:numId w:val="31"/>
              </w:numPr>
              <w:spacing w:before="20"/>
              <w:rPr>
                <w:del w:id="2393" w:author="Author"/>
              </w:rPr>
            </w:pPr>
          </w:p>
        </w:tc>
        <w:tc>
          <w:tcPr>
            <w:tcW w:w="10167" w:type="dxa"/>
          </w:tcPr>
          <w:p w14:paraId="470EF0BE" w14:textId="7377F303" w:rsidR="00310680" w:rsidDel="00715033" w:rsidRDefault="00310680" w:rsidP="002D6292">
            <w:pPr>
              <w:pStyle w:val="Body"/>
              <w:rPr>
                <w:ins w:id="2394" w:author="Author"/>
                <w:del w:id="2395" w:author="Author"/>
                <w:noProof/>
              </w:rPr>
            </w:pPr>
            <w:ins w:id="2396" w:author="Author">
              <w:del w:id="2397" w:author="Author">
                <w:r w:rsidDel="00715033">
                  <w:rPr>
                    <w:noProof/>
                  </w:rPr>
                  <w:delText>Copy the command below to  notepad or edit the doc here create a new storage account to copy the vhd to</w:delText>
                </w:r>
                <w:r w:rsidR="00D36F71" w:rsidDel="00715033">
                  <w:rPr>
                    <w:noProof/>
                  </w:rPr>
                  <w:delText xml:space="preserve">Use </w:delText>
                </w:r>
                <w:r w:rsidR="00D36F71" w:rsidRPr="00D36F71" w:rsidDel="00715033">
                  <w:rPr>
                    <w:b/>
                    <w:noProof/>
                    <w:rPrChange w:id="2398" w:author="Author">
                      <w:rPr>
                        <w:noProof/>
                      </w:rPr>
                    </w:rPrChange>
                  </w:rPr>
                  <w:delText>AzCopy</w:delText>
                </w:r>
                <w:r w:rsidR="00D36F71" w:rsidDel="00715033">
                  <w:rPr>
                    <w:b/>
                    <w:noProof/>
                  </w:rPr>
                  <w:delText xml:space="preserve"> </w:delText>
                </w:r>
                <w:r w:rsidR="00D36F71" w:rsidDel="00715033">
                  <w:rPr>
                    <w:noProof/>
                  </w:rPr>
                  <w:delText xml:space="preserve">to </w:delText>
                </w:r>
                <w:r w:rsidR="0001562E" w:rsidDel="00715033">
                  <w:rPr>
                    <w:noProof/>
                  </w:rPr>
                  <w:delText>copy private preview Win 10 MS master image to the storage account</w:delText>
                </w:r>
                <w:r w:rsidR="00D36F71" w:rsidDel="00715033">
                  <w:rPr>
                    <w:noProof/>
                  </w:rPr>
                  <w:delText xml:space="preserve"> </w:delText>
                </w:r>
                <w:r w:rsidDel="00715033">
                  <w:rPr>
                    <w:noProof/>
                  </w:rPr>
                  <w:delText>:</w:delText>
                </w:r>
              </w:del>
            </w:ins>
          </w:p>
          <w:p w14:paraId="23369466" w14:textId="6F62E671" w:rsidR="00310680" w:rsidDel="00715033" w:rsidRDefault="00310680" w:rsidP="002D6292">
            <w:pPr>
              <w:pStyle w:val="Body"/>
              <w:rPr>
                <w:ins w:id="2399" w:author="Author"/>
                <w:del w:id="2400" w:author="Author"/>
                <w:noProof/>
              </w:rPr>
            </w:pPr>
            <w:ins w:id="2401" w:author="Author">
              <w:del w:id="2402" w:author="Author">
                <w:r w:rsidDel="00715033">
                  <w:rPr>
                    <w:noProof/>
                  </w:rPr>
                  <w:delText>az storage account create \</w:delText>
                </w:r>
              </w:del>
            </w:ins>
          </w:p>
          <w:p w14:paraId="7FE7CBB1" w14:textId="5AF87B25" w:rsidR="00310680" w:rsidDel="00715033" w:rsidRDefault="00310680" w:rsidP="002D6292">
            <w:pPr>
              <w:pStyle w:val="Body"/>
              <w:rPr>
                <w:ins w:id="2403" w:author="Author"/>
                <w:del w:id="2404" w:author="Author"/>
                <w:noProof/>
              </w:rPr>
            </w:pPr>
            <w:ins w:id="2405" w:author="Author">
              <w:del w:id="2406" w:author="Author">
                <w:r w:rsidDel="00715033">
                  <w:rPr>
                    <w:noProof/>
                  </w:rPr>
                  <w:delText xml:space="preserve">    --name wvdimage</w:delText>
                </w:r>
                <w:r w:rsidDel="00715033">
                  <w:rPr>
                    <w:b/>
                    <w:noProof/>
                  </w:rPr>
                  <w:delText>XX</w:delText>
                </w:r>
                <w:r w:rsidDel="00715033">
                  <w:rPr>
                    <w:noProof/>
                  </w:rPr>
                  <w:delText xml:space="preserve"> \</w:delText>
                </w:r>
              </w:del>
            </w:ins>
          </w:p>
          <w:p w14:paraId="7A7E3FCE" w14:textId="52DC669C" w:rsidR="00310680" w:rsidDel="00715033" w:rsidRDefault="00310680" w:rsidP="002D6292">
            <w:pPr>
              <w:pStyle w:val="Body"/>
              <w:rPr>
                <w:ins w:id="2407" w:author="Author"/>
                <w:del w:id="2408" w:author="Author"/>
                <w:noProof/>
              </w:rPr>
            </w:pPr>
            <w:ins w:id="2409" w:author="Author">
              <w:del w:id="2410" w:author="Author">
                <w:r w:rsidDel="00715033">
                  <w:rPr>
                    <w:noProof/>
                  </w:rPr>
                  <w:delText xml:space="preserve">    --resource-group wvd \</w:delText>
                </w:r>
              </w:del>
            </w:ins>
          </w:p>
          <w:p w14:paraId="5862C170" w14:textId="387BF88C" w:rsidR="00310680" w:rsidDel="00715033" w:rsidRDefault="00310680" w:rsidP="002D6292">
            <w:pPr>
              <w:pStyle w:val="Body"/>
              <w:rPr>
                <w:ins w:id="2411" w:author="Author"/>
                <w:del w:id="2412" w:author="Author"/>
                <w:noProof/>
              </w:rPr>
            </w:pPr>
            <w:ins w:id="2413" w:author="Author">
              <w:del w:id="2414" w:author="Author">
                <w:r w:rsidDel="00715033">
                  <w:rPr>
                    <w:noProof/>
                  </w:rPr>
                  <w:delText xml:space="preserve">    --location eastus \</w:delText>
                </w:r>
              </w:del>
            </w:ins>
          </w:p>
          <w:p w14:paraId="5FA3CC6A" w14:textId="61D07249" w:rsidR="00310680" w:rsidDel="00715033" w:rsidRDefault="00310680" w:rsidP="002D6292">
            <w:pPr>
              <w:pStyle w:val="Body"/>
              <w:rPr>
                <w:ins w:id="2415" w:author="Author"/>
                <w:del w:id="2416" w:author="Author"/>
                <w:noProof/>
              </w:rPr>
            </w:pPr>
            <w:ins w:id="2417" w:author="Author">
              <w:del w:id="2418" w:author="Author">
                <w:r w:rsidDel="00715033">
                  <w:rPr>
                    <w:noProof/>
                  </w:rPr>
                  <w:delText xml:space="preserve">    --sku Standard_LRS \</w:delText>
                </w:r>
              </w:del>
            </w:ins>
          </w:p>
          <w:p w14:paraId="29E5D979" w14:textId="77D2FF71" w:rsidR="00310680" w:rsidDel="00715033" w:rsidRDefault="0001562E" w:rsidP="002D6292">
            <w:pPr>
              <w:pStyle w:val="Body"/>
              <w:rPr>
                <w:ins w:id="2419" w:author="Author"/>
                <w:del w:id="2420" w:author="Author"/>
                <w:noProof/>
              </w:rPr>
            </w:pPr>
            <w:ins w:id="2421" w:author="Author">
              <w:del w:id="2422" w:author="Author">
                <w:r w:rsidRPr="0001562E" w:rsidDel="00715033">
                  <w:rPr>
                    <w:noProof/>
                  </w:rPr>
                  <w:delText xml:space="preserve">Go to https://aka.ms/downloadazcopy to download and install the latest stable version of </w:delText>
                </w:r>
                <w:r w:rsidRPr="00442B2C" w:rsidDel="00715033">
                  <w:rPr>
                    <w:b/>
                    <w:noProof/>
                    <w:rPrChange w:id="2423" w:author="Author">
                      <w:rPr>
                        <w:noProof/>
                      </w:rPr>
                    </w:rPrChange>
                  </w:rPr>
                  <w:delText>AzCopy</w:delText>
                </w:r>
                <w:r w:rsidR="00310680" w:rsidDel="00715033">
                  <w:rPr>
                    <w:noProof/>
                  </w:rPr>
                  <w:delText xml:space="preserve">    --kind StorageV2</w:delText>
                </w:r>
              </w:del>
            </w:ins>
          </w:p>
          <w:p w14:paraId="71D4BE10" w14:textId="6C014838" w:rsidR="00310680" w:rsidDel="00715033" w:rsidRDefault="00442B2C" w:rsidP="002D6292">
            <w:pPr>
              <w:pStyle w:val="Body"/>
              <w:rPr>
                <w:ins w:id="2424" w:author="Author"/>
                <w:del w:id="2425" w:author="Author"/>
                <w:noProof/>
              </w:rPr>
            </w:pPr>
            <w:ins w:id="2426" w:author="Author">
              <w:del w:id="2427" w:author="Author">
                <w:r w:rsidDel="00715033">
                  <w:rPr>
                    <w:noProof/>
                  </w:rPr>
                  <w:delText xml:space="preserve">Run </w:delText>
                </w:r>
                <w:r w:rsidRPr="00442B2C" w:rsidDel="00715033">
                  <w:rPr>
                    <w:b/>
                    <w:noProof/>
                    <w:rPrChange w:id="2428" w:author="Author">
                      <w:rPr>
                        <w:noProof/>
                      </w:rPr>
                    </w:rPrChange>
                  </w:rPr>
                  <w:delText>AzCopy</w:delText>
                </w:r>
              </w:del>
            </w:ins>
          </w:p>
          <w:p w14:paraId="3602ABAB" w14:textId="245114A4" w:rsidR="00C23B46" w:rsidDel="00715033" w:rsidRDefault="009F08A0" w:rsidP="002D6292">
            <w:pPr>
              <w:pStyle w:val="Body"/>
              <w:rPr>
                <w:del w:id="2429" w:author="Author"/>
              </w:rPr>
            </w:pPr>
            <w:ins w:id="2430" w:author="Author">
              <w:del w:id="2431" w:author="Author">
                <w:r w:rsidDel="00715033">
                  <w:rPr>
                    <w:noProof/>
                  </w:rPr>
                  <w:drawing>
                    <wp:inline distT="0" distB="0" distL="0" distR="0" wp14:anchorId="63CB984F" wp14:editId="34199BE9">
                      <wp:extent cx="4495800" cy="23511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7647" cy="2352101"/>
                              </a:xfrm>
                              <a:prstGeom prst="rect">
                                <a:avLst/>
                              </a:prstGeom>
                            </pic:spPr>
                          </pic:pic>
                        </a:graphicData>
                      </a:graphic>
                    </wp:inline>
                  </w:drawing>
                </w:r>
                <w:r w:rsidR="00310680" w:rsidDel="00715033">
                  <w:rPr>
                    <w:noProof/>
                  </w:rPr>
                  <w:drawing>
                    <wp:inline distT="0" distB="0" distL="0" distR="0" wp14:anchorId="42125CE5" wp14:editId="0B9F7EA1">
                      <wp:extent cx="3304762" cy="1161905"/>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4762" cy="1161905"/>
                              </a:xfrm>
                              <a:prstGeom prst="rect">
                                <a:avLst/>
                              </a:prstGeom>
                            </pic:spPr>
                          </pic:pic>
                        </a:graphicData>
                      </a:graphic>
                    </wp:inline>
                  </w:drawing>
                </w:r>
                <w:r w:rsidR="00C23B46" w:rsidDel="00715033">
                  <w:delText xml:space="preserve"> </w:delText>
                </w:r>
              </w:del>
            </w:ins>
          </w:p>
          <w:p w14:paraId="791DE52A" w14:textId="5591A700" w:rsidR="005265F5" w:rsidDel="00715033" w:rsidRDefault="005265F5" w:rsidP="002D6292">
            <w:pPr>
              <w:pStyle w:val="Body"/>
              <w:rPr>
                <w:ins w:id="2432" w:author="Author"/>
                <w:del w:id="2433" w:author="Author"/>
              </w:rPr>
            </w:pPr>
          </w:p>
          <w:p w14:paraId="098C541E" w14:textId="6C9C4759" w:rsidR="00310680" w:rsidDel="00715033" w:rsidRDefault="00C23B46" w:rsidP="002D6292">
            <w:pPr>
              <w:pStyle w:val="Body"/>
              <w:rPr>
                <w:ins w:id="2434" w:author="Author"/>
                <w:del w:id="2435" w:author="Author"/>
                <w:noProof/>
              </w:rPr>
            </w:pPr>
            <w:ins w:id="2436" w:author="Author">
              <w:del w:id="2437" w:author="Author">
                <w:r w:rsidRPr="00C23B46" w:rsidDel="00715033">
                  <w:rPr>
                    <w:noProof/>
                  </w:rPr>
                  <w:delText>AzCopy /Source:</w:delText>
                </w:r>
                <w:r w:rsidR="005265F5" w:rsidDel="00715033">
                  <w:rPr>
                    <w:noProof/>
                  </w:rPr>
                  <w:delText>”</w:delText>
                </w:r>
                <w:r w:rsidR="00356913" w:rsidDel="00715033">
                  <w:delText xml:space="preserve"> </w:delText>
                </w:r>
                <w:r w:rsidR="00356913" w:rsidRPr="00356913" w:rsidDel="00715033">
                  <w:rPr>
                    <w:noProof/>
                  </w:rPr>
                  <w:delText>https://rdmipreview.blob.core.windows.net/wvdbootcamp/17763.17.Windows10.Enterprise.For.Virtual.Desktops-en-us_vl.vhd?sp=r&amp;st=2019-01-11T23:20:09Z&amp;se=2019-01-12T07:20:09Z&amp;spr=https&amp;sv=2018-03-28&amp;sig=7W712Pm38%2BW%2BJ9aQNcvAGfB7Ui3g95cB4XIVKr0GF1g%3D&amp;sr=b</w:delText>
                </w:r>
                <w:r w:rsidR="005265F5" w:rsidRPr="005265F5" w:rsidDel="00715033">
                  <w:rPr>
                    <w:noProof/>
                  </w:rPr>
                  <w:delText>https://rdmipreview.blob.core.windows.net/vhds/?st=2019-01-05T16%3A44%3A00Z&amp;se=2019-02-05T16%3A44%3A00Z&amp;sp=rl&amp;sv=2018-03-28&amp;sr=c&amp;sig=wfho%2Bn6Stga5QxLgpOr5KotwVj7l4CD6zn2S9Ur42YI%3D%22</w:delText>
                </w:r>
                <w:r w:rsidR="005265F5" w:rsidDel="00715033">
                  <w:rPr>
                    <w:noProof/>
                  </w:rPr>
                  <w:delText>”</w:delText>
                </w:r>
                <w:r w:rsidRPr="00C23B46" w:rsidDel="00715033">
                  <w:rPr>
                    <w:noProof/>
                  </w:rPr>
                  <w:delText xml:space="preserve">”https://rdmipreview.blob.core.windows.net/vhds?&lt; Windows-10Enterprise-multi-session-SaS-Key&gt;” /Dest:&lt;url-to-container&gt; /DestKey:&lt;your-key&gt; /S </w:delText>
                </w:r>
              </w:del>
            </w:ins>
          </w:p>
          <w:p w14:paraId="25E81DEA" w14:textId="6AA73870" w:rsidR="00310680" w:rsidDel="00715033" w:rsidRDefault="00310680" w:rsidP="002D6292">
            <w:pPr>
              <w:pStyle w:val="Body"/>
              <w:rPr>
                <w:del w:id="2438" w:author="Author"/>
                <w:noProof/>
              </w:rPr>
            </w:pPr>
            <w:ins w:id="2439" w:author="Author">
              <w:del w:id="2440" w:author="Author">
                <w:r w:rsidRPr="009C1094" w:rsidDel="00715033">
                  <w:rPr>
                    <w:b/>
                    <w:noProof/>
                  </w:rPr>
                  <w:delText>Note that the name of the storage accout has to be unique. Simple change the XX to your student before pasting in the command</w:delText>
                </w:r>
                <w:r w:rsidDel="00715033">
                  <w:rPr>
                    <w:noProof/>
                  </w:rPr>
                  <w:delText>. This process will take a few minutes to create.</w:delText>
                </w:r>
              </w:del>
            </w:ins>
            <w:del w:id="2441" w:author="Author">
              <w:r w:rsidDel="00715033">
                <w:rPr>
                  <w:noProof/>
                </w:rPr>
                <w:delText xml:space="preserve">Click </w:delText>
              </w:r>
              <w:r w:rsidDel="00715033">
                <w:rPr>
                  <w:b/>
                  <w:noProof/>
                </w:rPr>
                <w:delText>Manage</w:delText>
              </w:r>
              <w:r w:rsidDel="00715033">
                <w:rPr>
                  <w:noProof/>
                </w:rPr>
                <w:delText xml:space="preserve"> on the </w:delText>
              </w:r>
              <w:r w:rsidRPr="00287EFF" w:rsidDel="00715033">
                <w:rPr>
                  <w:b/>
                  <w:noProof/>
                </w:rPr>
                <w:delText xml:space="preserve">XenApp and XenDesktop </w:delText>
              </w:r>
              <w:r w:rsidRPr="00175F5E" w:rsidDel="00715033">
                <w:rPr>
                  <w:rFonts w:asciiTheme="minorHAnsi" w:hAnsiTheme="minorHAnsi" w:cstheme="minorHAnsi"/>
                  <w:sz w:val="20"/>
                  <w:szCs w:val="20"/>
                </w:rPr>
                <w:delText>Service</w:delText>
              </w:r>
              <w:r w:rsidDel="00715033">
                <w:rPr>
                  <w:b/>
                  <w:noProof/>
                </w:rPr>
                <w:delText>.</w:delText>
              </w:r>
              <w:r w:rsidDel="00715033">
                <w:rPr>
                  <w:noProof/>
                </w:rPr>
                <w:delText xml:space="preserve"> </w:delText>
              </w:r>
            </w:del>
          </w:p>
          <w:p w14:paraId="54D06A8E" w14:textId="72658178" w:rsidR="00310680" w:rsidDel="00715033" w:rsidRDefault="00310680" w:rsidP="002D6292">
            <w:pPr>
              <w:pStyle w:val="ListParagraph"/>
              <w:rPr>
                <w:del w:id="2442" w:author="Author"/>
                <w:rFonts w:cs="Segoe UI"/>
              </w:rPr>
            </w:pPr>
            <w:del w:id="2443" w:author="Author">
              <w:r w:rsidDel="00715033">
                <w:rPr>
                  <w:noProof/>
                </w:rPr>
                <w:drawing>
                  <wp:inline distT="0" distB="0" distL="0" distR="0" wp14:anchorId="5A94AD8A" wp14:editId="14D26CD0">
                    <wp:extent cx="5479415" cy="381317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9415" cy="3813175"/>
                            </a:xfrm>
                            <a:prstGeom prst="rect">
                              <a:avLst/>
                            </a:prstGeom>
                          </pic:spPr>
                        </pic:pic>
                      </a:graphicData>
                    </a:graphic>
                  </wp:inline>
                </w:drawing>
              </w:r>
            </w:del>
          </w:p>
          <w:p w14:paraId="5048D52B" w14:textId="3B24D7E6" w:rsidR="00310680" w:rsidDel="00715033" w:rsidRDefault="00310680" w:rsidP="002D6292">
            <w:pPr>
              <w:pStyle w:val="Body"/>
              <w:rPr>
                <w:ins w:id="2444" w:author="Author"/>
                <w:del w:id="2445" w:author="Author"/>
                <w:noProof/>
              </w:rPr>
            </w:pPr>
          </w:p>
          <w:p w14:paraId="2395DDE1" w14:textId="0F7B5D69" w:rsidR="005265F5" w:rsidDel="00715033" w:rsidRDefault="005265F5" w:rsidP="002D6292">
            <w:pPr>
              <w:pStyle w:val="Body"/>
              <w:rPr>
                <w:del w:id="2446" w:author="Author"/>
                <w:noProof/>
              </w:rPr>
            </w:pPr>
          </w:p>
        </w:tc>
      </w:tr>
      <w:tr w:rsidR="00310680" w:rsidDel="00715033" w14:paraId="389B91E4" w14:textId="6D9569C5" w:rsidTr="00D461B2">
        <w:trPr>
          <w:cnfStyle w:val="000000100000" w:firstRow="0" w:lastRow="0" w:firstColumn="0" w:lastColumn="0" w:oddVBand="0" w:evenVBand="0" w:oddHBand="1" w:evenHBand="0" w:firstRowFirstColumn="0" w:firstRowLastColumn="0" w:lastRowFirstColumn="0" w:lastRowLastColumn="0"/>
          <w:jc w:val="left"/>
          <w:del w:id="2447" w:author="Author"/>
        </w:trPr>
        <w:tc>
          <w:tcPr>
            <w:tcW w:w="613" w:type="dxa"/>
          </w:tcPr>
          <w:p w14:paraId="5B983ABF" w14:textId="4E1B7F0B" w:rsidR="00310680" w:rsidDel="00715033" w:rsidRDefault="00310680" w:rsidP="002D6292">
            <w:pPr>
              <w:pStyle w:val="ListParagraph"/>
              <w:numPr>
                <w:ilvl w:val="0"/>
                <w:numId w:val="31"/>
              </w:numPr>
              <w:spacing w:before="20"/>
              <w:rPr>
                <w:del w:id="2448" w:author="Author"/>
              </w:rPr>
            </w:pPr>
          </w:p>
        </w:tc>
        <w:tc>
          <w:tcPr>
            <w:tcW w:w="10167" w:type="dxa"/>
          </w:tcPr>
          <w:p w14:paraId="37277B85" w14:textId="762C2E5A" w:rsidR="00310680" w:rsidDel="00715033" w:rsidRDefault="00310680" w:rsidP="002D6292">
            <w:pPr>
              <w:pStyle w:val="Body"/>
              <w:rPr>
                <w:ins w:id="2449" w:author="Author"/>
                <w:del w:id="2450" w:author="Author"/>
                <w:noProof/>
              </w:rPr>
            </w:pPr>
            <w:bookmarkStart w:id="2451" w:name="_Hlk510592313"/>
            <w:ins w:id="2452" w:author="Author">
              <w:del w:id="2453" w:author="Author">
                <w:r w:rsidDel="00715033">
                  <w:rPr>
                    <w:noProof/>
                  </w:rPr>
                  <w:delText xml:space="preserve">Once the Storage account is created the storage account keys and environment variables need to be applied. </w:delText>
                </w:r>
              </w:del>
            </w:ins>
          </w:p>
          <w:p w14:paraId="00BA67B9" w14:textId="17FB3539" w:rsidR="00310680" w:rsidDel="00715033" w:rsidRDefault="00310680" w:rsidP="002D6292">
            <w:pPr>
              <w:pStyle w:val="Body"/>
              <w:rPr>
                <w:ins w:id="2454" w:author="Author"/>
                <w:del w:id="2455" w:author="Author"/>
                <w:noProof/>
              </w:rPr>
            </w:pPr>
          </w:p>
          <w:p w14:paraId="0A29E5D9" w14:textId="70C9E3CF" w:rsidR="00310680" w:rsidDel="00715033" w:rsidRDefault="00310680" w:rsidP="002D6292">
            <w:pPr>
              <w:pStyle w:val="Body"/>
              <w:numPr>
                <w:ilvl w:val="0"/>
                <w:numId w:val="34"/>
              </w:numPr>
              <w:rPr>
                <w:ins w:id="2456" w:author="Author"/>
                <w:del w:id="2457" w:author="Author"/>
                <w:noProof/>
              </w:rPr>
            </w:pPr>
            <w:ins w:id="2458" w:author="Author">
              <w:del w:id="2459" w:author="Author">
                <w:r w:rsidDel="00715033">
                  <w:rPr>
                    <w:noProof/>
                  </w:rPr>
                  <w:delText>Copy the command below into Bash to list the Storage account keys</w:delText>
                </w:r>
              </w:del>
            </w:ins>
          </w:p>
          <w:p w14:paraId="04636DCF" w14:textId="488F9D78" w:rsidR="00310680" w:rsidDel="00715033" w:rsidRDefault="00310680" w:rsidP="002D6292">
            <w:pPr>
              <w:pStyle w:val="Body"/>
              <w:rPr>
                <w:ins w:id="2460" w:author="Author"/>
                <w:del w:id="2461" w:author="Author"/>
                <w:noProof/>
              </w:rPr>
            </w:pPr>
            <w:ins w:id="2462" w:author="Author">
              <w:del w:id="2463" w:author="Author">
                <w:r w:rsidRPr="009C1094" w:rsidDel="00715033">
                  <w:rPr>
                    <w:b/>
                    <w:noProof/>
                  </w:rPr>
                  <w:delText>Note that the name of the storage accou</w:delText>
                </w:r>
                <w:r w:rsidDel="00715033">
                  <w:rPr>
                    <w:b/>
                    <w:noProof/>
                  </w:rPr>
                  <w:delText>n</w:delText>
                </w:r>
                <w:r w:rsidRPr="009C1094" w:rsidDel="00715033">
                  <w:rPr>
                    <w:b/>
                    <w:noProof/>
                  </w:rPr>
                  <w:delText>t</w:delText>
                </w:r>
                <w:r w:rsidDel="00715033">
                  <w:rPr>
                    <w:b/>
                    <w:noProof/>
                  </w:rPr>
                  <w:delText>-name</w:delText>
                </w:r>
                <w:r w:rsidRPr="009C1094" w:rsidDel="00715033">
                  <w:rPr>
                    <w:b/>
                    <w:noProof/>
                  </w:rPr>
                  <w:delText xml:space="preserve"> has to be unique. Simple change the XX to your student before pasting in the command</w:delText>
                </w:r>
                <w:r w:rsidDel="00715033">
                  <w:rPr>
                    <w:noProof/>
                  </w:rPr>
                  <w:delText>.</w:delText>
                </w:r>
              </w:del>
            </w:ins>
          </w:p>
          <w:p w14:paraId="7578511C" w14:textId="4898D870" w:rsidR="00310680" w:rsidDel="00715033" w:rsidRDefault="00310680" w:rsidP="002D6292">
            <w:pPr>
              <w:pStyle w:val="Body"/>
              <w:rPr>
                <w:ins w:id="2464" w:author="Author"/>
                <w:del w:id="2465" w:author="Author"/>
                <w:noProof/>
              </w:rPr>
            </w:pPr>
          </w:p>
          <w:p w14:paraId="23CC9C7E" w14:textId="5BE30DC6" w:rsidR="00310680" w:rsidRPr="009C1094" w:rsidDel="00715033" w:rsidRDefault="00310680" w:rsidP="002D6292">
            <w:pPr>
              <w:pStyle w:val="Body"/>
              <w:rPr>
                <w:ins w:id="2466" w:author="Author"/>
                <w:del w:id="2467" w:author="Author"/>
                <w:b/>
                <w:noProof/>
              </w:rPr>
            </w:pPr>
            <w:ins w:id="2468" w:author="Author">
              <w:del w:id="2469" w:author="Author">
                <w:r w:rsidRPr="009C1094" w:rsidDel="00715033">
                  <w:rPr>
                    <w:b/>
                    <w:noProof/>
                  </w:rPr>
                  <w:delText>az storage account keys list \</w:delText>
                </w:r>
              </w:del>
            </w:ins>
          </w:p>
          <w:p w14:paraId="7B9C4CA3" w14:textId="04A9E4BC" w:rsidR="00310680" w:rsidRPr="009C1094" w:rsidDel="00715033" w:rsidRDefault="00310680" w:rsidP="002D6292">
            <w:pPr>
              <w:pStyle w:val="Body"/>
              <w:rPr>
                <w:ins w:id="2470" w:author="Author"/>
                <w:del w:id="2471" w:author="Author"/>
                <w:b/>
                <w:noProof/>
              </w:rPr>
            </w:pPr>
            <w:ins w:id="2472" w:author="Author">
              <w:del w:id="2473" w:author="Author">
                <w:r w:rsidRPr="009C1094" w:rsidDel="00715033">
                  <w:rPr>
                    <w:b/>
                    <w:noProof/>
                  </w:rPr>
                  <w:delText xml:space="preserve">    --account-name wvdimage</w:delText>
                </w:r>
                <w:r w:rsidRPr="009C1094" w:rsidDel="00715033">
                  <w:rPr>
                    <w:b/>
                    <w:i/>
                    <w:noProof/>
                  </w:rPr>
                  <w:delText>XX</w:delText>
                </w:r>
                <w:r w:rsidRPr="009C1094" w:rsidDel="00715033">
                  <w:rPr>
                    <w:b/>
                    <w:noProof/>
                  </w:rPr>
                  <w:delText xml:space="preserve"> \</w:delText>
                </w:r>
              </w:del>
            </w:ins>
          </w:p>
          <w:p w14:paraId="3634F244" w14:textId="3A6B8068" w:rsidR="00310680" w:rsidRPr="009C1094" w:rsidDel="00715033" w:rsidRDefault="00310680" w:rsidP="002D6292">
            <w:pPr>
              <w:pStyle w:val="Body"/>
              <w:rPr>
                <w:ins w:id="2474" w:author="Author"/>
                <w:del w:id="2475" w:author="Author"/>
                <w:b/>
                <w:noProof/>
              </w:rPr>
            </w:pPr>
            <w:ins w:id="2476" w:author="Author">
              <w:del w:id="2477" w:author="Author">
                <w:r w:rsidRPr="009C1094" w:rsidDel="00715033">
                  <w:rPr>
                    <w:b/>
                    <w:noProof/>
                  </w:rPr>
                  <w:delText xml:space="preserve">    --resource-group wvd \</w:delText>
                </w:r>
              </w:del>
            </w:ins>
          </w:p>
          <w:p w14:paraId="283EE7A8" w14:textId="695612DF" w:rsidR="00310680" w:rsidRPr="009C1094" w:rsidDel="00715033" w:rsidRDefault="00310680" w:rsidP="002D6292">
            <w:pPr>
              <w:pStyle w:val="Body"/>
              <w:rPr>
                <w:ins w:id="2478" w:author="Author"/>
                <w:del w:id="2479" w:author="Author"/>
                <w:b/>
                <w:noProof/>
              </w:rPr>
            </w:pPr>
            <w:ins w:id="2480" w:author="Author">
              <w:del w:id="2481" w:author="Author">
                <w:r w:rsidRPr="009C1094" w:rsidDel="00715033">
                  <w:rPr>
                    <w:b/>
                    <w:noProof/>
                  </w:rPr>
                  <w:delText xml:space="preserve">    --output table</w:delText>
                </w:r>
              </w:del>
            </w:ins>
          </w:p>
          <w:p w14:paraId="1049E06A" w14:textId="09119A6E" w:rsidR="00310680" w:rsidDel="00715033" w:rsidRDefault="00310680" w:rsidP="002D6292">
            <w:pPr>
              <w:pStyle w:val="Body"/>
              <w:rPr>
                <w:ins w:id="2482" w:author="Author"/>
                <w:del w:id="2483" w:author="Author"/>
                <w:noProof/>
              </w:rPr>
            </w:pPr>
            <w:ins w:id="2484" w:author="Author">
              <w:del w:id="2485" w:author="Author">
                <w:r w:rsidDel="00715033">
                  <w:rPr>
                    <w:noProof/>
                  </w:rPr>
                  <w:drawing>
                    <wp:inline distT="0" distB="0" distL="0" distR="0" wp14:anchorId="599DBBCA" wp14:editId="133A29F3">
                      <wp:extent cx="5486400" cy="895350"/>
                      <wp:effectExtent l="0" t="0" r="0" b="0"/>
                      <wp:docPr id="242" name="Picture 242" descr="C:\Users\risanc\AppData\Local\Temp\SNAGHTML14f80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sanc\AppData\Local\Temp\SNAGHTML14f808d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del>
            </w:ins>
          </w:p>
          <w:p w14:paraId="7D3307D0" w14:textId="41B3E56A" w:rsidR="00310680" w:rsidDel="00715033" w:rsidRDefault="00310680" w:rsidP="002D6292">
            <w:pPr>
              <w:pStyle w:val="Body"/>
              <w:numPr>
                <w:ilvl w:val="0"/>
                <w:numId w:val="34"/>
              </w:numPr>
              <w:rPr>
                <w:ins w:id="2486" w:author="Author"/>
                <w:del w:id="2487" w:author="Author"/>
                <w:noProof/>
              </w:rPr>
            </w:pPr>
            <w:ins w:id="2488" w:author="Author">
              <w:del w:id="2489" w:author="Author">
                <w:r w:rsidDel="00715033">
                  <w:rPr>
                    <w:noProof/>
                  </w:rPr>
                  <w:delText>Copy your storage account name and the key1 value into the command below in this document before copying into Bash.</w:delText>
                </w:r>
              </w:del>
            </w:ins>
          </w:p>
          <w:p w14:paraId="29BFB771" w14:textId="32527364" w:rsidR="00310680" w:rsidRPr="009C1094" w:rsidDel="00715033" w:rsidRDefault="00310680" w:rsidP="002D6292">
            <w:pPr>
              <w:pStyle w:val="Body"/>
              <w:rPr>
                <w:ins w:id="2490" w:author="Author"/>
                <w:del w:id="2491" w:author="Author"/>
                <w:b/>
                <w:noProof/>
              </w:rPr>
            </w:pPr>
            <w:ins w:id="2492" w:author="Author">
              <w:del w:id="2493" w:author="Author">
                <w:r w:rsidRPr="009C1094" w:rsidDel="00715033">
                  <w:rPr>
                    <w:b/>
                    <w:noProof/>
                  </w:rPr>
                  <w:delText>export AZURE_STORAGE_ACCOUNT="</w:delText>
                </w:r>
                <w:r w:rsidRPr="009C1094" w:rsidDel="00715033">
                  <w:rPr>
                    <w:b/>
                    <w:i/>
                    <w:noProof/>
                  </w:rPr>
                  <w:delText>mystorageaccountname</w:delText>
                </w:r>
                <w:r w:rsidRPr="009C1094" w:rsidDel="00715033">
                  <w:rPr>
                    <w:b/>
                    <w:noProof/>
                  </w:rPr>
                  <w:delText>”</w:delText>
                </w:r>
              </w:del>
            </w:ins>
          </w:p>
          <w:p w14:paraId="3AED2DB6" w14:textId="61D22F27" w:rsidR="00310680" w:rsidRPr="009C1094" w:rsidDel="00715033" w:rsidRDefault="00310680" w:rsidP="002D6292">
            <w:pPr>
              <w:pStyle w:val="Body"/>
              <w:rPr>
                <w:ins w:id="2494" w:author="Author"/>
                <w:del w:id="2495" w:author="Author"/>
                <w:b/>
                <w:noProof/>
              </w:rPr>
            </w:pPr>
            <w:ins w:id="2496" w:author="Author">
              <w:del w:id="2497" w:author="Author">
                <w:r w:rsidRPr="009C1094" w:rsidDel="00715033">
                  <w:rPr>
                    <w:b/>
                    <w:noProof/>
                  </w:rPr>
                  <w:delText>export AZURE_STORAGE_ACCESS_KEY="</w:delText>
                </w:r>
                <w:r w:rsidRPr="009C1094" w:rsidDel="00715033">
                  <w:rPr>
                    <w:b/>
                    <w:i/>
                    <w:noProof/>
                  </w:rPr>
                  <w:delText>myStorageAccountKey</w:delText>
                </w:r>
                <w:r w:rsidRPr="009C1094" w:rsidDel="00715033">
                  <w:rPr>
                    <w:b/>
                    <w:noProof/>
                  </w:rPr>
                  <w:delText>"</w:delText>
                </w:r>
              </w:del>
            </w:ins>
          </w:p>
          <w:p w14:paraId="37FF79C8" w14:textId="22A20CA9" w:rsidR="00310680" w:rsidDel="00715033" w:rsidRDefault="00310680" w:rsidP="002D6292">
            <w:pPr>
              <w:pStyle w:val="Body"/>
              <w:numPr>
                <w:ilvl w:val="0"/>
                <w:numId w:val="34"/>
              </w:numPr>
              <w:rPr>
                <w:ins w:id="2498" w:author="Author"/>
                <w:del w:id="2499" w:author="Author"/>
                <w:noProof/>
              </w:rPr>
            </w:pPr>
            <w:ins w:id="2500" w:author="Author">
              <w:del w:id="2501" w:author="Author">
                <w:r w:rsidDel="00715033">
                  <w:rPr>
                    <w:noProof/>
                  </w:rPr>
                  <w:delText>Next we need to set the environment variable by copying the modified command from step 2 which should contain your storage account name and key above and pasting that into Bash as show below.</w:delText>
                </w:r>
              </w:del>
            </w:ins>
          </w:p>
          <w:p w14:paraId="5EEFBF40" w14:textId="3054D7EF" w:rsidR="00310680" w:rsidDel="00715033" w:rsidRDefault="00310680" w:rsidP="002D6292">
            <w:pPr>
              <w:pStyle w:val="Body"/>
              <w:rPr>
                <w:ins w:id="2502" w:author="Author"/>
                <w:del w:id="2503" w:author="Author"/>
              </w:rPr>
            </w:pPr>
            <w:ins w:id="2504" w:author="Author">
              <w:del w:id="2505" w:author="Author">
                <w:r w:rsidDel="00715033">
                  <w:delText xml:space="preserve">  </w:delText>
                </w:r>
                <w:r w:rsidDel="00715033">
                  <w:rPr>
                    <w:noProof/>
                  </w:rPr>
                  <w:drawing>
                    <wp:inline distT="0" distB="0" distL="0" distR="0" wp14:anchorId="39680287" wp14:editId="6635D82C">
                      <wp:extent cx="4743450" cy="352425"/>
                      <wp:effectExtent l="0" t="0" r="0" b="9525"/>
                      <wp:docPr id="243" name="Picture 243" descr="C:\Users\risanc\AppData\Local\Temp\SNAGHTML1504e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sanc\AppData\Local\Temp\SNAGHTML1504ea6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3450" cy="352425"/>
                              </a:xfrm>
                              <a:prstGeom prst="rect">
                                <a:avLst/>
                              </a:prstGeom>
                              <a:noFill/>
                              <a:ln>
                                <a:noFill/>
                              </a:ln>
                            </pic:spPr>
                          </pic:pic>
                        </a:graphicData>
                      </a:graphic>
                    </wp:inline>
                  </w:drawing>
                </w:r>
              </w:del>
            </w:ins>
          </w:p>
          <w:p w14:paraId="2E88F309" w14:textId="343F72BB" w:rsidR="00310680" w:rsidDel="00715033" w:rsidRDefault="00310680" w:rsidP="002D6292">
            <w:pPr>
              <w:pStyle w:val="Body"/>
              <w:numPr>
                <w:ilvl w:val="0"/>
                <w:numId w:val="34"/>
              </w:numPr>
              <w:rPr>
                <w:ins w:id="2506" w:author="Author"/>
                <w:del w:id="2507" w:author="Author"/>
                <w:noProof/>
              </w:rPr>
            </w:pPr>
            <w:ins w:id="2508" w:author="Author">
              <w:del w:id="2509" w:author="Author">
                <w:r w:rsidDel="00715033">
                  <w:rPr>
                    <w:noProof/>
                  </w:rPr>
                  <w:delText>With the environment variables set we can create the storace account container. Copy rthe command below into Bash/</w:delText>
                </w:r>
              </w:del>
            </w:ins>
          </w:p>
          <w:p w14:paraId="56E0729D" w14:textId="74B36720" w:rsidR="00310680" w:rsidRPr="009C1094" w:rsidDel="00715033" w:rsidRDefault="00310680" w:rsidP="002D6292">
            <w:pPr>
              <w:pStyle w:val="Body"/>
              <w:rPr>
                <w:ins w:id="2510" w:author="Author"/>
                <w:del w:id="2511" w:author="Author"/>
                <w:b/>
                <w:noProof/>
              </w:rPr>
            </w:pPr>
            <w:ins w:id="2512" w:author="Author">
              <w:del w:id="2513" w:author="Author">
                <w:r w:rsidRPr="009C1094" w:rsidDel="00715033">
                  <w:rPr>
                    <w:b/>
                    <w:noProof/>
                  </w:rPr>
                  <w:delText>az storage container create --name vhd</w:delText>
                </w:r>
              </w:del>
            </w:ins>
          </w:p>
          <w:p w14:paraId="7B99E2C6" w14:textId="003970EA" w:rsidR="00310680" w:rsidDel="00715033" w:rsidRDefault="00310680" w:rsidP="002D6292">
            <w:pPr>
              <w:pStyle w:val="Body"/>
              <w:rPr>
                <w:ins w:id="2514" w:author="Author"/>
                <w:del w:id="2515" w:author="Author"/>
                <w:noProof/>
              </w:rPr>
            </w:pPr>
            <w:ins w:id="2516" w:author="Author">
              <w:del w:id="2517" w:author="Author">
                <w:r w:rsidDel="00715033">
                  <w:rPr>
                    <w:noProof/>
                  </w:rPr>
                  <w:drawing>
                    <wp:inline distT="0" distB="0" distL="0" distR="0" wp14:anchorId="3AB2F5BD" wp14:editId="7E8A20C2">
                      <wp:extent cx="4228571" cy="904762"/>
                      <wp:effectExtent l="0" t="0" r="63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8571" cy="904762"/>
                              </a:xfrm>
                              <a:prstGeom prst="rect">
                                <a:avLst/>
                              </a:prstGeom>
                            </pic:spPr>
                          </pic:pic>
                        </a:graphicData>
                      </a:graphic>
                    </wp:inline>
                  </w:drawing>
                </w:r>
              </w:del>
            </w:ins>
          </w:p>
          <w:p w14:paraId="2C4BB2C2" w14:textId="07EBE0D7" w:rsidR="00310680" w:rsidRPr="00175F5E" w:rsidDel="00715033" w:rsidRDefault="00310680" w:rsidP="002D6292">
            <w:pPr>
              <w:pStyle w:val="Body"/>
              <w:rPr>
                <w:del w:id="2518" w:author="Author"/>
                <w:rFonts w:asciiTheme="minorHAnsi" w:hAnsiTheme="minorHAnsi" w:cstheme="minorHAnsi"/>
                <w:sz w:val="20"/>
                <w:szCs w:val="20"/>
              </w:rPr>
            </w:pPr>
            <w:del w:id="2519" w:author="Author">
              <w:r w:rsidRPr="00175F5E" w:rsidDel="00715033">
                <w:rPr>
                  <w:rFonts w:asciiTheme="minorHAnsi" w:hAnsiTheme="minorHAnsi" w:cstheme="minorHAnsi"/>
                  <w:sz w:val="20"/>
                  <w:szCs w:val="20"/>
                </w:rPr>
                <w:delText>In the XenApp and XenDesktop Service window there will be a series steps that need to be performed in a later lab in order to connect our Citrix Cloud Service to our Azure subscription. These steps will not be done in this module, as this is only an overview</w:delText>
              </w:r>
              <w:bookmarkEnd w:id="2451"/>
              <w:r w:rsidRPr="00175F5E" w:rsidDel="00715033">
                <w:rPr>
                  <w:rFonts w:asciiTheme="minorHAnsi" w:hAnsiTheme="minorHAnsi" w:cstheme="minorHAnsi"/>
                  <w:sz w:val="20"/>
                  <w:szCs w:val="20"/>
                </w:rPr>
                <w:delText xml:space="preserve">. </w:delText>
              </w:r>
            </w:del>
          </w:p>
          <w:p w14:paraId="6F158CF2" w14:textId="60236E24" w:rsidR="00310680" w:rsidRPr="008D554D" w:rsidDel="00715033" w:rsidRDefault="00310680" w:rsidP="002D6292">
            <w:pPr>
              <w:pStyle w:val="Body"/>
              <w:ind w:left="720"/>
              <w:rPr>
                <w:del w:id="2520" w:author="Author"/>
              </w:rPr>
            </w:pPr>
            <w:del w:id="2521" w:author="Author">
              <w:r w:rsidDel="00715033">
                <w:rPr>
                  <w:noProof/>
                </w:rPr>
                <w:drawing>
                  <wp:inline distT="0" distB="0" distL="0" distR="0" wp14:anchorId="60CEAB36" wp14:editId="1C8E225D">
                    <wp:extent cx="5857334" cy="370849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2485" cy="3711751"/>
                            </a:xfrm>
                            <a:prstGeom prst="rect">
                              <a:avLst/>
                            </a:prstGeom>
                          </pic:spPr>
                        </pic:pic>
                      </a:graphicData>
                    </a:graphic>
                  </wp:inline>
                </w:drawing>
              </w:r>
            </w:del>
          </w:p>
          <w:p w14:paraId="7A12A6F2" w14:textId="5F30C8D5" w:rsidR="00310680" w:rsidDel="00715033" w:rsidRDefault="00310680" w:rsidP="002D6292">
            <w:pPr>
              <w:pStyle w:val="Body"/>
              <w:rPr>
                <w:del w:id="2522" w:author="Author"/>
              </w:rPr>
            </w:pPr>
            <w:del w:id="2523" w:author="Author">
              <w:r w:rsidDel="00715033">
                <w:br w:type="page"/>
              </w:r>
            </w:del>
          </w:p>
        </w:tc>
      </w:tr>
      <w:tr w:rsidR="00310680" w:rsidDel="00715033" w14:paraId="55CF6626" w14:textId="41A9ED5C" w:rsidTr="00D461B2">
        <w:trPr>
          <w:cnfStyle w:val="000000010000" w:firstRow="0" w:lastRow="0" w:firstColumn="0" w:lastColumn="0" w:oddVBand="0" w:evenVBand="0" w:oddHBand="0" w:evenHBand="1" w:firstRowFirstColumn="0" w:firstRowLastColumn="0" w:lastRowFirstColumn="0" w:lastRowLastColumn="0"/>
          <w:jc w:val="left"/>
          <w:ins w:id="2524" w:author="Author"/>
          <w:del w:id="2525" w:author="Author"/>
        </w:trPr>
        <w:tc>
          <w:tcPr>
            <w:tcW w:w="613" w:type="dxa"/>
          </w:tcPr>
          <w:p w14:paraId="123EDCA2" w14:textId="180794F8" w:rsidR="00310680" w:rsidDel="00715033" w:rsidRDefault="00310680" w:rsidP="002D6292">
            <w:pPr>
              <w:pStyle w:val="ListParagraph"/>
              <w:numPr>
                <w:ilvl w:val="0"/>
                <w:numId w:val="31"/>
              </w:numPr>
              <w:spacing w:before="20"/>
              <w:rPr>
                <w:ins w:id="2526" w:author="Author"/>
                <w:del w:id="2527" w:author="Author"/>
              </w:rPr>
            </w:pPr>
          </w:p>
        </w:tc>
        <w:tc>
          <w:tcPr>
            <w:tcW w:w="10167" w:type="dxa"/>
          </w:tcPr>
          <w:p w14:paraId="108EB346" w14:textId="44DDB45E" w:rsidR="00310680" w:rsidDel="00715033" w:rsidRDefault="00310680" w:rsidP="002D6292">
            <w:pPr>
              <w:pStyle w:val="Body"/>
              <w:rPr>
                <w:ins w:id="2528" w:author="Author"/>
                <w:del w:id="2529" w:author="Author"/>
                <w:noProof/>
              </w:rPr>
            </w:pPr>
            <w:ins w:id="2530" w:author="Author">
              <w:del w:id="2531" w:author="Author">
                <w:r w:rsidDel="00715033">
                  <w:rPr>
                    <w:noProof/>
                  </w:rPr>
                  <w:delText xml:space="preserve">Once the storage account is created the copy process of cloning the source Windows 10 multi-sesion vhd needs to start. </w:delText>
                </w:r>
              </w:del>
            </w:ins>
          </w:p>
          <w:p w14:paraId="4D803462" w14:textId="7E9CEBE4" w:rsidR="00310680" w:rsidDel="00715033" w:rsidRDefault="00310680" w:rsidP="002D6292">
            <w:pPr>
              <w:pStyle w:val="Body"/>
              <w:rPr>
                <w:ins w:id="2532" w:author="Author"/>
                <w:del w:id="2533" w:author="Author"/>
                <w:noProof/>
              </w:rPr>
            </w:pPr>
            <w:ins w:id="2534" w:author="Author">
              <w:del w:id="2535" w:author="Author">
                <w:r w:rsidDel="00715033">
                  <w:rPr>
                    <w:noProof/>
                  </w:rPr>
                  <w:delText>From the same Bash prompt paste in the following command:</w:delText>
                </w:r>
              </w:del>
            </w:ins>
          </w:p>
          <w:p w14:paraId="4A667708" w14:textId="59869053" w:rsidR="00310680" w:rsidDel="00715033" w:rsidRDefault="00310680" w:rsidP="002D6292">
            <w:pPr>
              <w:pStyle w:val="Body"/>
              <w:rPr>
                <w:ins w:id="2536" w:author="Author"/>
                <w:del w:id="2537" w:author="Author"/>
                <w:noProof/>
              </w:rPr>
            </w:pPr>
            <w:ins w:id="2538" w:author="Author">
              <w:del w:id="2539" w:author="Author">
                <w:r w:rsidRPr="00EC59C3" w:rsidDel="00715033">
                  <w:rPr>
                    <w:noProof/>
                  </w:rPr>
                  <w:delText>azcopy --source:"</w:delText>
                </w:r>
                <w:r w:rsidR="00864959" w:rsidDel="00715033">
                  <w:delText xml:space="preserve"> </w:delText>
                </w:r>
                <w:r w:rsidR="00864959" w:rsidRPr="00864959" w:rsidDel="00715033">
                  <w:rPr>
                    <w:noProof/>
                  </w:rPr>
                  <w:delText>https://rdmipreview.blob.core.windows.net/vhds/?st=2018-10-21T18%3A59%3A00Z&amp;se=2018-11-12T14%3A59%3A00Z&amp;sp=rl&amp;sv=2018-03-28&amp;sr=c&amp;sig=2tn0Fu5BiZGYocjl%2F2Qbm78Ye6xn%2FYhah2iVttaL5mk%3D</w:delText>
                </w:r>
                <w:r w:rsidRPr="00EC59C3" w:rsidDel="00715033">
                  <w:rPr>
                    <w:noProof/>
                  </w:rPr>
                  <w:delText>https://rdmipreview.blob.core.windows.net/vhds/?sv=2017-11-09&amp;ss=bt&amp;srt=sco&amp;sp=rl&amp;se=2018-10-24T03:08:46Z&amp;st=2018-10-01T19:08:46Z&amp;spr=https&amp;sig=PDVzChuv%2BUXLbkFWKZa5zck15IZvGxofs3s8N%2BvCyJg%3D" --destination https://</w:delText>
                </w:r>
                <w:r w:rsidRPr="009C1094" w:rsidDel="00715033">
                  <w:rPr>
                    <w:b/>
                    <w:i/>
                    <w:noProof/>
                  </w:rPr>
                  <w:delText>wvd</w:delText>
                </w:r>
                <w:r w:rsidDel="00715033">
                  <w:rPr>
                    <w:b/>
                    <w:i/>
                    <w:noProof/>
                  </w:rPr>
                  <w:delText>imageXX</w:delText>
                </w:r>
                <w:r w:rsidRPr="00EC59C3" w:rsidDel="00715033">
                  <w:rPr>
                    <w:noProof/>
                  </w:rPr>
                  <w:delText>.blob.core.windows.net/</w:delText>
                </w:r>
                <w:r w:rsidDel="00715033">
                  <w:rPr>
                    <w:noProof/>
                  </w:rPr>
                  <w:delText>vhd</w:delText>
                </w:r>
                <w:r w:rsidRPr="00EC59C3" w:rsidDel="00715033">
                  <w:rPr>
                    <w:noProof/>
                  </w:rPr>
                  <w:delText xml:space="preserve">  --dest-key </w:delText>
                </w:r>
                <w:r w:rsidRPr="009C1094" w:rsidDel="00715033">
                  <w:rPr>
                    <w:b/>
                    <w:i/>
                    <w:noProof/>
                  </w:rPr>
                  <w:delText>“insert your key here”</w:delText>
                </w:r>
                <w:r w:rsidDel="00715033">
                  <w:rPr>
                    <w:noProof/>
                  </w:rPr>
                  <w:delText xml:space="preserve"> </w:delText>
                </w:r>
                <w:r w:rsidRPr="00EC59C3" w:rsidDel="00715033">
                  <w:rPr>
                    <w:noProof/>
                  </w:rPr>
                  <w:delText>--</w:delText>
                </w:r>
                <w:r w:rsidR="000651BE" w:rsidDel="00715033">
                  <w:rPr>
                    <w:noProof/>
                  </w:rPr>
                  <w:delText>–</w:delText>
                </w:r>
                <w:r w:rsidRPr="00EC59C3" w:rsidDel="00715033">
                  <w:rPr>
                    <w:noProof/>
                  </w:rPr>
                  <w:delText>recursive</w:delText>
                </w:r>
              </w:del>
            </w:ins>
          </w:p>
          <w:p w14:paraId="0B9E0777" w14:textId="1A5B94AD" w:rsidR="000651BE" w:rsidDel="00715033" w:rsidRDefault="000651BE" w:rsidP="002D6292">
            <w:pPr>
              <w:pStyle w:val="Body"/>
              <w:rPr>
                <w:ins w:id="2540" w:author="Author"/>
                <w:del w:id="2541" w:author="Author"/>
                <w:noProof/>
              </w:rPr>
            </w:pPr>
          </w:p>
          <w:p w14:paraId="492714C6" w14:textId="6D6B9D10" w:rsidR="000651BE" w:rsidDel="00715033" w:rsidRDefault="000651BE" w:rsidP="002D6292">
            <w:pPr>
              <w:pStyle w:val="Body"/>
              <w:rPr>
                <w:ins w:id="2542" w:author="Author"/>
                <w:del w:id="2543" w:author="Author"/>
                <w:noProof/>
              </w:rPr>
            </w:pPr>
            <w:ins w:id="2544" w:author="Author">
              <w:del w:id="2545" w:author="Author">
                <w:r w:rsidDel="00715033">
                  <w:rPr>
                    <w:rFonts w:ascii="Segoe UI" w:hAnsi="Segoe UI" w:cs="Segoe UI"/>
                    <w:color w:val="333333"/>
                    <w:sz w:val="26"/>
                    <w:szCs w:val="26"/>
                    <w:shd w:val="clear" w:color="auto" w:fill="FFFFFF"/>
                  </w:rPr>
                  <w:delText>https://rdmipreview.blob.core.windows.net/vhds/?st=2018-10-21T18%3A59%3A00Z&amp;se=2018-11-12T14%3A59%3A00Z&amp;sp=rl&amp;sv=2018-03-28&amp;sr=c&amp;sig=2tn0Fu5BiZGYocjl%2F2Qbm78Ye6xn%2FYhah2iVttaL5mk%3D</w:delText>
                </w:r>
              </w:del>
            </w:ins>
          </w:p>
          <w:p w14:paraId="57F1492B" w14:textId="54756F2A" w:rsidR="00310680" w:rsidDel="00715033" w:rsidRDefault="00310680" w:rsidP="002D6292">
            <w:pPr>
              <w:pStyle w:val="Body"/>
              <w:rPr>
                <w:ins w:id="2546" w:author="Author"/>
                <w:del w:id="2547" w:author="Author"/>
                <w:noProof/>
              </w:rPr>
            </w:pPr>
          </w:p>
          <w:p w14:paraId="5E90D99A" w14:textId="31BE6E89" w:rsidR="00310680" w:rsidDel="00715033" w:rsidRDefault="00876D4B" w:rsidP="002D6292">
            <w:pPr>
              <w:pStyle w:val="Body"/>
              <w:rPr>
                <w:ins w:id="2548" w:author="Author"/>
                <w:del w:id="2549" w:author="Author"/>
                <w:noProof/>
              </w:rPr>
            </w:pPr>
            <w:ins w:id="2550" w:author="Author">
              <w:del w:id="2551" w:author="Author">
                <w:r w:rsidDel="00715033">
                  <w:rPr>
                    <w:noProof/>
                  </w:rPr>
                  <w:delText>N</w:delText>
                </w:r>
                <w:r w:rsidR="00310680" w:rsidDel="00715033">
                  <w:rPr>
                    <w:noProof/>
                  </w:rPr>
                  <w:delText>note: please modify the destination path for the storage account wvdimage</w:delText>
                </w:r>
                <w:r w:rsidR="00310680" w:rsidRPr="009C1094" w:rsidDel="00715033">
                  <w:rPr>
                    <w:b/>
                    <w:noProof/>
                  </w:rPr>
                  <w:delText xml:space="preserve">XX </w:delText>
                </w:r>
                <w:r w:rsidR="00310680" w:rsidDel="00715033">
                  <w:rPr>
                    <w:noProof/>
                  </w:rPr>
                  <w:delText xml:space="preserve">where </w:delText>
                </w:r>
                <w:r w:rsidR="00310680" w:rsidRPr="009C1094" w:rsidDel="00715033">
                  <w:rPr>
                    <w:b/>
                    <w:i/>
                    <w:noProof/>
                  </w:rPr>
                  <w:delText>XX</w:delText>
                </w:r>
                <w:r w:rsidR="00310680" w:rsidDel="00715033">
                  <w:rPr>
                    <w:noProof/>
                  </w:rPr>
                  <w:delText xml:space="preserve"> is the student number assigned to you and also modify the dest-key with the Storage account key created earlier. </w:delText>
                </w:r>
              </w:del>
            </w:ins>
          </w:p>
          <w:p w14:paraId="75F8C0C2" w14:textId="71A3483F" w:rsidR="00310680" w:rsidDel="00715033" w:rsidRDefault="00310680" w:rsidP="002D6292">
            <w:pPr>
              <w:pStyle w:val="Body"/>
              <w:rPr>
                <w:ins w:id="2552" w:author="Author"/>
                <w:del w:id="2553" w:author="Author"/>
                <w:noProof/>
              </w:rPr>
            </w:pPr>
          </w:p>
          <w:p w14:paraId="6307CE2E" w14:textId="0C4A77F4" w:rsidR="00310680" w:rsidDel="00715033" w:rsidRDefault="00310680" w:rsidP="002D6292">
            <w:pPr>
              <w:pStyle w:val="Body"/>
              <w:rPr>
                <w:ins w:id="2554" w:author="Author"/>
                <w:del w:id="2555" w:author="Author"/>
                <w:noProof/>
              </w:rPr>
            </w:pPr>
            <w:ins w:id="2556" w:author="Author">
              <w:del w:id="2557" w:author="Author">
                <w:r w:rsidDel="00715033">
                  <w:rPr>
                    <w:noProof/>
                  </w:rPr>
                  <w:delText>Note: Due to the size of snipped image you may need to zoom in using Word to see the complete syntax.</w:delText>
                </w:r>
              </w:del>
            </w:ins>
          </w:p>
          <w:p w14:paraId="10A2EF9F" w14:textId="6FA5AB4F" w:rsidR="00310680" w:rsidDel="00715033" w:rsidRDefault="00310680" w:rsidP="002D6292">
            <w:pPr>
              <w:pStyle w:val="Body"/>
              <w:rPr>
                <w:ins w:id="2558" w:author="Author"/>
                <w:del w:id="2559" w:author="Author"/>
                <w:noProof/>
              </w:rPr>
            </w:pPr>
            <w:ins w:id="2560" w:author="Author">
              <w:del w:id="2561" w:author="Author">
                <w:r w:rsidDel="00715033">
                  <w:rPr>
                    <w:noProof/>
                  </w:rPr>
                  <w:drawing>
                    <wp:inline distT="0" distB="0" distL="0" distR="0" wp14:anchorId="1AD77BED" wp14:editId="57B9E6B9">
                      <wp:extent cx="5486400" cy="977265"/>
                      <wp:effectExtent l="0" t="0" r="0" b="0"/>
                      <wp:docPr id="245" name="Picture 245" descr="C:\Users\risanc\AppData\Local\Temp\SNAGHTML15954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isanc\AppData\Local\Temp\SNAGHTML15954e9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977265"/>
                              </a:xfrm>
                              <a:prstGeom prst="rect">
                                <a:avLst/>
                              </a:prstGeom>
                              <a:noFill/>
                              <a:ln>
                                <a:noFill/>
                              </a:ln>
                            </pic:spPr>
                          </pic:pic>
                        </a:graphicData>
                      </a:graphic>
                    </wp:inline>
                  </w:drawing>
                </w:r>
              </w:del>
            </w:ins>
          </w:p>
        </w:tc>
      </w:tr>
      <w:tr w:rsidR="00310680" w:rsidDel="00715033" w14:paraId="3580E4E9" w14:textId="5F2FFF3F" w:rsidTr="00D461B2">
        <w:trPr>
          <w:cnfStyle w:val="000000100000" w:firstRow="0" w:lastRow="0" w:firstColumn="0" w:lastColumn="0" w:oddVBand="0" w:evenVBand="0" w:oddHBand="1" w:evenHBand="0" w:firstRowFirstColumn="0" w:firstRowLastColumn="0" w:lastRowFirstColumn="0" w:lastRowLastColumn="0"/>
          <w:jc w:val="left"/>
          <w:ins w:id="2562" w:author="Author"/>
          <w:del w:id="2563" w:author="Author"/>
        </w:trPr>
        <w:tc>
          <w:tcPr>
            <w:tcW w:w="613" w:type="dxa"/>
          </w:tcPr>
          <w:p w14:paraId="3EB334E1" w14:textId="2F03BF69" w:rsidR="00310680" w:rsidDel="00715033" w:rsidRDefault="00310680" w:rsidP="002D6292">
            <w:pPr>
              <w:pStyle w:val="ListParagraph"/>
              <w:numPr>
                <w:ilvl w:val="0"/>
                <w:numId w:val="31"/>
              </w:numPr>
              <w:spacing w:before="20"/>
              <w:rPr>
                <w:ins w:id="2564" w:author="Author"/>
                <w:del w:id="2565" w:author="Author"/>
              </w:rPr>
            </w:pPr>
          </w:p>
        </w:tc>
        <w:tc>
          <w:tcPr>
            <w:tcW w:w="10167" w:type="dxa"/>
          </w:tcPr>
          <w:p w14:paraId="2CDA7CE9" w14:textId="5E4B33E3" w:rsidR="00310680" w:rsidDel="00715033" w:rsidRDefault="00310680" w:rsidP="002D6292">
            <w:pPr>
              <w:pStyle w:val="Body"/>
              <w:rPr>
                <w:ins w:id="2566" w:author="Author"/>
                <w:del w:id="2567" w:author="Author"/>
                <w:noProof/>
              </w:rPr>
            </w:pPr>
            <w:ins w:id="2568" w:author="Author">
              <w:del w:id="2569" w:author="Author">
                <w:r w:rsidDel="00715033">
                  <w:rPr>
                    <w:noProof/>
                  </w:rPr>
                  <w:delText xml:space="preserve">The vhd copy will take about 20 to 30 minuntes. Once it’s complete you can verify the vdh is there by going to the Azure portal and clicking on Storage accounts-&gt; wvdimageXX-&gt;vhd-&gt; </w:delText>
                </w:r>
              </w:del>
            </w:ins>
          </w:p>
          <w:p w14:paraId="7C006072" w14:textId="35C845F1" w:rsidR="00310680" w:rsidDel="00715033" w:rsidRDefault="00310680" w:rsidP="002D6292">
            <w:pPr>
              <w:pStyle w:val="Body"/>
              <w:rPr>
                <w:ins w:id="2570" w:author="Author"/>
                <w:del w:id="2571" w:author="Author"/>
                <w:noProof/>
              </w:rPr>
            </w:pPr>
            <w:ins w:id="2572" w:author="Author">
              <w:del w:id="2573" w:author="Author">
                <w:r w:rsidDel="00715033">
                  <w:rPr>
                    <w:noProof/>
                  </w:rPr>
                  <w:drawing>
                    <wp:inline distT="0" distB="0" distL="0" distR="0" wp14:anchorId="1B559A79" wp14:editId="3E13CB68">
                      <wp:extent cx="5486400" cy="3040380"/>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040380"/>
                              </a:xfrm>
                              <a:prstGeom prst="rect">
                                <a:avLst/>
                              </a:prstGeom>
                            </pic:spPr>
                          </pic:pic>
                        </a:graphicData>
                      </a:graphic>
                    </wp:inline>
                  </w:drawing>
                </w:r>
              </w:del>
            </w:ins>
          </w:p>
        </w:tc>
      </w:tr>
    </w:tbl>
    <w:p w14:paraId="55218A08" w14:textId="4F6005C7" w:rsidR="007737A6" w:rsidRPr="007737A6" w:rsidDel="00715033" w:rsidRDefault="007737A6" w:rsidP="002D6292">
      <w:pPr>
        <w:rPr>
          <w:del w:id="2574" w:author="Author"/>
        </w:rPr>
      </w:pPr>
    </w:p>
    <w:p w14:paraId="28012B1C" w14:textId="31CA80BB" w:rsidR="006F1796" w:rsidRPr="006F1796" w:rsidDel="00715033" w:rsidRDefault="006F1796" w:rsidP="002D6292">
      <w:pPr>
        <w:pStyle w:val="ListParagraph"/>
        <w:rPr>
          <w:del w:id="2575" w:author="Author"/>
          <w:szCs w:val="20"/>
        </w:rPr>
      </w:pPr>
    </w:p>
    <w:p w14:paraId="62AFC0F3" w14:textId="40B94CD1" w:rsidR="00AE77F9" w:rsidDel="00715033" w:rsidRDefault="00AE77F9" w:rsidP="002D6292">
      <w:pPr>
        <w:pStyle w:val="ListParagraph"/>
        <w:rPr>
          <w:del w:id="2576" w:author="Author"/>
          <w:rFonts w:cs="Segoe UI"/>
        </w:rPr>
      </w:pPr>
    </w:p>
    <w:p w14:paraId="1C7D9DCB" w14:textId="6BFF50FD" w:rsidR="00A150F9" w:rsidDel="00715033" w:rsidRDefault="005B3437" w:rsidP="002D6292">
      <w:pPr>
        <w:pStyle w:val="Heading4"/>
        <w:rPr>
          <w:ins w:id="2577" w:author="Author"/>
          <w:del w:id="2578" w:author="Author"/>
        </w:rPr>
      </w:pPr>
      <w:ins w:id="2579" w:author="Author">
        <w:del w:id="2580" w:author="Author">
          <w:r w:rsidDel="00715033">
            <w:delText>Download RD</w:delText>
          </w:r>
          <w:r w:rsidR="008357F5" w:rsidDel="00715033">
            <w:delText>mi components.</w:delText>
          </w:r>
        </w:del>
      </w:ins>
    </w:p>
    <w:p w14:paraId="2C621188" w14:textId="2BBC5EFE" w:rsidR="008357F5" w:rsidRPr="007F0AAE" w:rsidDel="00715033" w:rsidRDefault="008357F5">
      <w:pPr>
        <w:rPr>
          <w:del w:id="2581" w:author="Author"/>
        </w:rPr>
        <w:pPrChange w:id="2582" w:author="Author">
          <w:pPr>
            <w:pStyle w:val="Heading4"/>
          </w:pPr>
        </w:pPrChange>
      </w:pPr>
    </w:p>
    <w:bookmarkEnd w:id="1991"/>
    <w:p w14:paraId="2D6E5D11" w14:textId="2D98B2D0" w:rsidR="00AE77F9" w:rsidDel="00715033" w:rsidRDefault="006F1796" w:rsidP="002D6292">
      <w:pPr>
        <w:pStyle w:val="Heading2"/>
        <w:rPr>
          <w:del w:id="2583" w:author="Author"/>
        </w:rPr>
      </w:pPr>
      <w:del w:id="2584" w:author="Author">
        <w:r w:rsidDel="00715033">
          <w:delText>Exercise 3</w:delText>
        </w:r>
        <w:r w:rsidR="003B03E3" w:rsidDel="00715033">
          <w:delText xml:space="preserve">: </w:delText>
        </w:r>
        <w:r w:rsidR="00AF6F96" w:rsidDel="00715033">
          <w:delText>Overview of the Azure Resource Manager</w:delText>
        </w:r>
      </w:del>
      <w:ins w:id="2585" w:author="Author">
        <w:del w:id="2586" w:author="Author">
          <w:r w:rsidR="000F0C96" w:rsidDel="00715033">
            <w:delText>blank</w:delText>
          </w:r>
        </w:del>
      </w:ins>
    </w:p>
    <w:p w14:paraId="764A3BC7" w14:textId="0BB1D7EB" w:rsidR="003779C9" w:rsidRPr="00A973CD" w:rsidDel="00715033" w:rsidRDefault="00AF6F96" w:rsidP="002D6292">
      <w:pPr>
        <w:rPr>
          <w:del w:id="2587" w:author="Author"/>
          <w:szCs w:val="20"/>
        </w:rPr>
      </w:pPr>
      <w:del w:id="2588" w:author="Author">
        <w:r w:rsidDel="00715033">
          <w:delText>Duration: 5</w:delText>
        </w:r>
        <w:r w:rsidR="003779C9" w:rsidDel="00715033">
          <w:delText xml:space="preserve"> minutes</w:delText>
        </w:r>
      </w:del>
    </w:p>
    <w:p w14:paraId="3B1D4BC1" w14:textId="1BBF4488" w:rsidR="00AF6F96" w:rsidRPr="00AF6F96" w:rsidDel="00715033" w:rsidRDefault="00AF6F96" w:rsidP="002D6292">
      <w:pPr>
        <w:pStyle w:val="Body"/>
        <w:rPr>
          <w:del w:id="2589" w:author="Author"/>
          <w:rFonts w:asciiTheme="minorHAnsi" w:hAnsiTheme="minorHAnsi" w:cstheme="minorHAnsi"/>
          <w:sz w:val="20"/>
          <w:szCs w:val="20"/>
        </w:rPr>
      </w:pPr>
      <w:bookmarkStart w:id="2590" w:name="_Toc492640585"/>
      <w:del w:id="2591" w:author="Author">
        <w:r w:rsidRPr="00AF6F96" w:rsidDel="00715033">
          <w:rPr>
            <w:rFonts w:asciiTheme="minorHAnsi" w:hAnsiTheme="minorHAnsi" w:cstheme="minorHAnsi"/>
            <w:sz w:val="20"/>
            <w:szCs w:val="20"/>
          </w:rPr>
          <w:delText>This exercise is designed to familiarize you with the different resources within Azure that are used for a Citrix deployment. Many of the core resources have been pre-staged to allow you more time to practice configurations rather than waiting on installation file copies.</w:delText>
        </w:r>
        <w:r w:rsidR="00175F5E" w:rsidDel="00715033">
          <w:rPr>
            <w:rFonts w:asciiTheme="minorHAnsi" w:hAnsiTheme="minorHAnsi" w:cstheme="minorHAnsi"/>
            <w:sz w:val="20"/>
            <w:szCs w:val="20"/>
          </w:rPr>
          <w:delText xml:space="preserve"> </w:delText>
        </w:r>
        <w:r w:rsidR="00622233" w:rsidDel="00715033">
          <w:delText xml:space="preserve">Since this exercise is just an overview, there will be </w:delText>
        </w:r>
      </w:del>
      <w:ins w:id="2592" w:author="Author">
        <w:del w:id="2593" w:author="Author">
          <w:r w:rsidR="00D461B2" w:rsidDel="00715033">
            <w:delText>n</w:delText>
          </w:r>
        </w:del>
      </w:ins>
      <w:del w:id="2594" w:author="Author">
        <w:r w:rsidR="00622233" w:rsidDel="00715033">
          <w:delText>o need to configure any resources.</w:delText>
        </w:r>
      </w:del>
      <w:ins w:id="2595" w:author="Author">
        <w:del w:id="2596" w:author="Author">
          <w:r w:rsidR="000F0C96" w:rsidDel="00715033">
            <w:rPr>
              <w:rFonts w:asciiTheme="minorHAnsi" w:hAnsiTheme="minorHAnsi" w:cstheme="minorHAnsi"/>
              <w:sz w:val="20"/>
              <w:szCs w:val="20"/>
            </w:rPr>
            <w:delText xml:space="preserve">text to describe the </w:delText>
          </w:r>
          <w:r w:rsidR="001A7146" w:rsidDel="00715033">
            <w:rPr>
              <w:rFonts w:asciiTheme="minorHAnsi" w:hAnsiTheme="minorHAnsi" w:cstheme="minorHAnsi"/>
              <w:sz w:val="20"/>
              <w:szCs w:val="20"/>
            </w:rPr>
            <w:delText>exercise</w:delText>
          </w:r>
        </w:del>
      </w:ins>
    </w:p>
    <w:p w14:paraId="36ED75DB" w14:textId="3192EE8B" w:rsidR="00AE77F9" w:rsidDel="00715033" w:rsidRDefault="00AE77F9" w:rsidP="002D6292">
      <w:pPr>
        <w:pStyle w:val="Heading4"/>
        <w:rPr>
          <w:del w:id="2597" w:author="Author"/>
        </w:rPr>
      </w:pPr>
      <w:del w:id="2598" w:author="Author">
        <w:r w:rsidDel="00715033">
          <w:delText xml:space="preserve">Task 1: </w:delText>
        </w:r>
        <w:r w:rsidR="00AF6F96" w:rsidDel="00715033">
          <w:delText>Accessing Azure Resource Manager</w:delText>
        </w:r>
      </w:del>
      <w:ins w:id="2599" w:author="Author">
        <w:del w:id="2600" w:author="Author">
          <w:r w:rsidR="000F0C96" w:rsidDel="00715033">
            <w:delText>blank</w:delText>
          </w:r>
        </w:del>
      </w:ins>
      <w:del w:id="2601" w:author="Author">
        <w:r w:rsidR="00AF6F96" w:rsidDel="00715033">
          <w:delText xml:space="preserve"> </w:delText>
        </w:r>
      </w:del>
    </w:p>
    <w:p w14:paraId="571ADA85" w14:textId="6CD61E90" w:rsidR="00435DE4" w:rsidRPr="00435DE4" w:rsidDel="00715033" w:rsidRDefault="00435DE4" w:rsidP="002D6292">
      <w:pPr>
        <w:rPr>
          <w:del w:id="2602" w:author="Author"/>
        </w:rPr>
      </w:pPr>
    </w:p>
    <w:tbl>
      <w:tblPr>
        <w:tblStyle w:val="CitrixTable"/>
        <w:tblW w:w="0" w:type="auto"/>
        <w:jc w:val="left"/>
        <w:tblLayout w:type="fixed"/>
        <w:tblLook w:val="04A0" w:firstRow="1" w:lastRow="0" w:firstColumn="1" w:lastColumn="0" w:noHBand="0" w:noVBand="1"/>
      </w:tblPr>
      <w:tblGrid>
        <w:gridCol w:w="536"/>
        <w:gridCol w:w="10244"/>
      </w:tblGrid>
      <w:tr w:rsidR="00435DE4" w:rsidRPr="00403B46" w:rsidDel="00715033" w14:paraId="35E62627" w14:textId="158F71ED" w:rsidTr="00D461B2">
        <w:trPr>
          <w:cnfStyle w:val="100000000000" w:firstRow="1" w:lastRow="0" w:firstColumn="0" w:lastColumn="0" w:oddVBand="0" w:evenVBand="0" w:oddHBand="0" w:evenHBand="0" w:firstRowFirstColumn="0" w:firstRowLastColumn="0" w:lastRowFirstColumn="0" w:lastRowLastColumn="0"/>
          <w:tblHeader/>
          <w:jc w:val="left"/>
          <w:del w:id="2603" w:author="Author"/>
        </w:trPr>
        <w:tc>
          <w:tcPr>
            <w:tcW w:w="536" w:type="dxa"/>
          </w:tcPr>
          <w:p w14:paraId="711CDB26" w14:textId="01C6B8E5" w:rsidR="00435DE4" w:rsidRPr="00403B46" w:rsidDel="00715033" w:rsidRDefault="00435DE4" w:rsidP="002D6292">
            <w:pPr>
              <w:rPr>
                <w:del w:id="2604" w:author="Author"/>
              </w:rPr>
            </w:pPr>
            <w:del w:id="2605" w:author="Author">
              <w:r w:rsidRPr="00403B46" w:rsidDel="00715033">
                <w:delText>Step</w:delText>
              </w:r>
            </w:del>
          </w:p>
        </w:tc>
        <w:tc>
          <w:tcPr>
            <w:tcW w:w="10244" w:type="dxa"/>
          </w:tcPr>
          <w:p w14:paraId="7B102847" w14:textId="596F1542" w:rsidR="00435DE4" w:rsidRPr="00403B46" w:rsidDel="00715033" w:rsidRDefault="00435DE4" w:rsidP="002D6292">
            <w:pPr>
              <w:rPr>
                <w:del w:id="2606" w:author="Author"/>
              </w:rPr>
            </w:pPr>
            <w:del w:id="2607" w:author="Author">
              <w:r w:rsidRPr="00403B46" w:rsidDel="00715033">
                <w:delText>Action</w:delText>
              </w:r>
            </w:del>
          </w:p>
        </w:tc>
      </w:tr>
      <w:tr w:rsidR="00435DE4" w:rsidRPr="00AE0E07" w:rsidDel="00715033" w14:paraId="5A3E49A7" w14:textId="5F9F86B9" w:rsidTr="00D461B2">
        <w:trPr>
          <w:cnfStyle w:val="000000100000" w:firstRow="0" w:lastRow="0" w:firstColumn="0" w:lastColumn="0" w:oddVBand="0" w:evenVBand="0" w:oddHBand="1" w:evenHBand="0" w:firstRowFirstColumn="0" w:firstRowLastColumn="0" w:lastRowFirstColumn="0" w:lastRowLastColumn="0"/>
          <w:jc w:val="left"/>
          <w:del w:id="2608" w:author="Author"/>
        </w:trPr>
        <w:tc>
          <w:tcPr>
            <w:tcW w:w="536" w:type="dxa"/>
          </w:tcPr>
          <w:p w14:paraId="59527178" w14:textId="3B12489F" w:rsidR="00435DE4" w:rsidDel="00715033" w:rsidRDefault="00435DE4" w:rsidP="002D6292">
            <w:pPr>
              <w:pStyle w:val="ListParagraph"/>
              <w:numPr>
                <w:ilvl w:val="0"/>
                <w:numId w:val="32"/>
              </w:numPr>
              <w:spacing w:before="20"/>
              <w:rPr>
                <w:del w:id="2609" w:author="Author"/>
              </w:rPr>
            </w:pPr>
          </w:p>
        </w:tc>
        <w:tc>
          <w:tcPr>
            <w:tcW w:w="10244" w:type="dxa"/>
          </w:tcPr>
          <w:p w14:paraId="7F0BD72F" w14:textId="7F544162" w:rsidR="00435DE4" w:rsidDel="00715033" w:rsidRDefault="00435DE4" w:rsidP="002D6292">
            <w:pPr>
              <w:pStyle w:val="Body"/>
              <w:rPr>
                <w:del w:id="2610" w:author="Author"/>
                <w:rFonts w:asciiTheme="minorHAnsi" w:hAnsiTheme="minorHAnsi" w:cstheme="minorHAnsi"/>
                <w:sz w:val="20"/>
                <w:szCs w:val="20"/>
              </w:rPr>
            </w:pPr>
            <w:del w:id="2611" w:author="Author">
              <w:r w:rsidRPr="00AF6F96" w:rsidDel="00715033">
                <w:rPr>
                  <w:rFonts w:asciiTheme="minorHAnsi" w:hAnsiTheme="minorHAnsi" w:cstheme="minorHAnsi"/>
                  <w:sz w:val="20"/>
                  <w:szCs w:val="20"/>
                </w:rPr>
                <w:delText>On the jumper vm click on the Azure portal icon.</w:delText>
              </w:r>
            </w:del>
          </w:p>
          <w:p w14:paraId="044B16FF" w14:textId="3DA2DDC9" w:rsidR="00435DE4" w:rsidDel="00715033" w:rsidRDefault="00435DE4" w:rsidP="002D6292">
            <w:pPr>
              <w:pStyle w:val="Body"/>
              <w:rPr>
                <w:del w:id="2612" w:author="Author"/>
                <w:rFonts w:asciiTheme="minorHAnsi" w:hAnsiTheme="minorHAnsi" w:cstheme="minorHAnsi"/>
                <w:sz w:val="20"/>
                <w:szCs w:val="20"/>
              </w:rPr>
            </w:pPr>
            <w:del w:id="2613" w:author="Author">
              <w:r w:rsidDel="00715033">
                <w:rPr>
                  <w:noProof/>
                </w:rPr>
                <w:drawing>
                  <wp:inline distT="0" distB="0" distL="0" distR="0" wp14:anchorId="4FBDDDEC" wp14:editId="41F783CC">
                    <wp:extent cx="1200000" cy="1104762"/>
                    <wp:effectExtent l="0" t="0" r="635"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0000" cy="1104762"/>
                            </a:xfrm>
                            <a:prstGeom prst="rect">
                              <a:avLst/>
                            </a:prstGeom>
                          </pic:spPr>
                        </pic:pic>
                      </a:graphicData>
                    </a:graphic>
                  </wp:inline>
                </w:drawing>
              </w:r>
            </w:del>
          </w:p>
          <w:p w14:paraId="4AD7F77D" w14:textId="2C2341C9" w:rsidR="00435DE4" w:rsidRPr="00AE0E07" w:rsidDel="00715033" w:rsidRDefault="00435DE4" w:rsidP="002D6292">
            <w:pPr>
              <w:rPr>
                <w:del w:id="2614" w:author="Author"/>
                <w:color w:val="1F497D"/>
              </w:rPr>
            </w:pPr>
          </w:p>
        </w:tc>
      </w:tr>
      <w:tr w:rsidR="00435DE4" w:rsidDel="00715033" w14:paraId="4A9B3B02" w14:textId="4E0CAAB8" w:rsidTr="00D461B2">
        <w:trPr>
          <w:cnfStyle w:val="000000010000" w:firstRow="0" w:lastRow="0" w:firstColumn="0" w:lastColumn="0" w:oddVBand="0" w:evenVBand="0" w:oddHBand="0" w:evenHBand="1" w:firstRowFirstColumn="0" w:firstRowLastColumn="0" w:lastRowFirstColumn="0" w:lastRowLastColumn="0"/>
          <w:jc w:val="left"/>
          <w:del w:id="2615" w:author="Author"/>
        </w:trPr>
        <w:tc>
          <w:tcPr>
            <w:tcW w:w="536" w:type="dxa"/>
          </w:tcPr>
          <w:p w14:paraId="229C844E" w14:textId="060044B9" w:rsidR="00435DE4" w:rsidDel="00715033" w:rsidRDefault="00435DE4" w:rsidP="002D6292">
            <w:pPr>
              <w:pStyle w:val="ListParagraph"/>
              <w:numPr>
                <w:ilvl w:val="0"/>
                <w:numId w:val="32"/>
              </w:numPr>
              <w:spacing w:before="20"/>
              <w:rPr>
                <w:del w:id="2616" w:author="Author"/>
              </w:rPr>
            </w:pPr>
          </w:p>
        </w:tc>
        <w:tc>
          <w:tcPr>
            <w:tcW w:w="10244" w:type="dxa"/>
          </w:tcPr>
          <w:p w14:paraId="52514D3E" w14:textId="7FF1C6E1" w:rsidR="00435DE4" w:rsidDel="00715033" w:rsidRDefault="00435DE4" w:rsidP="002D6292">
            <w:pPr>
              <w:pStyle w:val="Body"/>
              <w:rPr>
                <w:del w:id="2617" w:author="Author"/>
                <w:rFonts w:asciiTheme="minorHAnsi" w:hAnsiTheme="minorHAnsi" w:cstheme="minorHAnsi"/>
                <w:sz w:val="20"/>
                <w:szCs w:val="20"/>
              </w:rPr>
            </w:pPr>
            <w:del w:id="2618" w:author="Author">
              <w:r w:rsidDel="00715033">
                <w:rPr>
                  <w:rFonts w:asciiTheme="minorHAnsi" w:hAnsiTheme="minorHAnsi" w:cstheme="minorHAnsi"/>
                  <w:sz w:val="20"/>
                  <w:szCs w:val="20"/>
                </w:rPr>
                <w:delText>Login</w:delText>
              </w:r>
              <w:r w:rsidR="007441C2" w:rsidDel="00715033">
                <w:rPr>
                  <w:rFonts w:asciiTheme="minorHAnsi" w:hAnsiTheme="minorHAnsi" w:cstheme="minorHAnsi"/>
                  <w:sz w:val="20"/>
                  <w:szCs w:val="20"/>
                </w:rPr>
                <w:delText xml:space="preserve"> to the Azure portal as </w:delText>
              </w:r>
              <w:r w:rsidRPr="002B35DD" w:rsidDel="00715033">
                <w:rPr>
                  <w:rFonts w:asciiTheme="minorHAnsi" w:hAnsiTheme="minorHAnsi" w:cstheme="minorHAnsi"/>
                  <w:b/>
                  <w:sz w:val="20"/>
                  <w:szCs w:val="20"/>
                </w:rPr>
                <w:delText>ctxazXX@xenapponazure.onmicrosoft.com</w:delText>
              </w:r>
              <w:r w:rsidDel="00715033">
                <w:rPr>
                  <w:rFonts w:asciiTheme="minorHAnsi" w:hAnsiTheme="minorHAnsi" w:cstheme="minorHAnsi"/>
                  <w:sz w:val="20"/>
                  <w:szCs w:val="20"/>
                </w:rPr>
                <w:delText xml:space="preserve"> and </w:delText>
              </w:r>
              <w:r w:rsidR="0058270C" w:rsidDel="00715033">
                <w:rPr>
                  <w:rFonts w:asciiTheme="minorHAnsi" w:hAnsiTheme="minorHAnsi" w:cstheme="minorHAnsi"/>
                  <w:sz w:val="20"/>
                  <w:szCs w:val="20"/>
                </w:rPr>
                <w:delText xml:space="preserve">use </w:delText>
              </w:r>
              <w:r w:rsidDel="00715033">
                <w:rPr>
                  <w:rFonts w:asciiTheme="minorHAnsi" w:hAnsiTheme="minorHAnsi" w:cstheme="minorHAnsi"/>
                  <w:sz w:val="20"/>
                  <w:szCs w:val="20"/>
                </w:rPr>
                <w:delText xml:space="preserve">password </w:delText>
              </w:r>
              <w:r w:rsidRPr="002B35DD" w:rsidDel="00715033">
                <w:rPr>
                  <w:rFonts w:asciiTheme="minorHAnsi" w:hAnsiTheme="minorHAnsi" w:cstheme="minorHAnsi"/>
                  <w:b/>
                  <w:sz w:val="20"/>
                  <w:szCs w:val="20"/>
                </w:rPr>
                <w:delText>C1tr1x0n@zure!</w:delText>
              </w:r>
              <w:r w:rsidDel="00715033">
                <w:rPr>
                  <w:rFonts w:asciiTheme="minorHAnsi" w:hAnsiTheme="minorHAnsi" w:cstheme="minorHAnsi"/>
                  <w:sz w:val="20"/>
                  <w:szCs w:val="20"/>
                </w:rPr>
                <w:delText xml:space="preserve"> </w:delText>
              </w:r>
              <w:r w:rsidRPr="00AF6F96" w:rsidDel="00715033">
                <w:rPr>
                  <w:rFonts w:asciiTheme="minorHAnsi" w:hAnsiTheme="minorHAnsi" w:cstheme="minorHAnsi"/>
                  <w:sz w:val="20"/>
                  <w:szCs w:val="20"/>
                </w:rPr>
                <w:delText xml:space="preserve">where </w:delText>
              </w:r>
              <w:r w:rsidRPr="007441C2"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earlier in the lab.</w:delText>
              </w:r>
            </w:del>
          </w:p>
          <w:p w14:paraId="140D2229" w14:textId="519EDA43" w:rsidR="00435DE4" w:rsidRPr="002B35DD" w:rsidDel="00715033" w:rsidRDefault="00435DE4" w:rsidP="002D6292">
            <w:pPr>
              <w:pStyle w:val="Body"/>
              <w:rPr>
                <w:del w:id="2619" w:author="Author"/>
                <w:rFonts w:asciiTheme="minorHAnsi" w:hAnsiTheme="minorHAnsi" w:cstheme="minorHAnsi"/>
                <w:sz w:val="20"/>
                <w:szCs w:val="20"/>
              </w:rPr>
            </w:pPr>
            <w:del w:id="2620" w:author="Author">
              <w:r w:rsidDel="00715033">
                <w:rPr>
                  <w:rFonts w:asciiTheme="minorHAnsi" w:hAnsiTheme="minorHAnsi" w:cstheme="minorHAnsi"/>
                  <w:sz w:val="20"/>
                  <w:szCs w:val="20"/>
                </w:rPr>
                <w:delText xml:space="preserve">The default </w:delText>
              </w:r>
              <w:r w:rsidR="007441C2" w:rsidDel="00715033">
                <w:rPr>
                  <w:rFonts w:asciiTheme="minorHAnsi" w:hAnsiTheme="minorHAnsi" w:cstheme="minorHAnsi"/>
                  <w:sz w:val="20"/>
                  <w:szCs w:val="20"/>
                </w:rPr>
                <w:delText xml:space="preserve"> directory </w:delText>
              </w:r>
              <w:r w:rsidRPr="002B35DD" w:rsidDel="00715033">
                <w:rPr>
                  <w:rFonts w:asciiTheme="minorHAnsi" w:hAnsiTheme="minorHAnsi" w:cstheme="minorHAnsi"/>
                  <w:b/>
                  <w:sz w:val="20"/>
                  <w:szCs w:val="20"/>
                </w:rPr>
                <w:delText>xenapponazure.onmicrosoft.com</w:delText>
              </w:r>
              <w:r w:rsidDel="00715033">
                <w:rPr>
                  <w:rFonts w:asciiTheme="minorHAnsi" w:hAnsiTheme="minorHAnsi" w:cstheme="minorHAnsi"/>
                  <w:sz w:val="20"/>
                  <w:szCs w:val="20"/>
                </w:rPr>
                <w:delText xml:space="preserve"> does not have a subscription associated to it. To </w:delText>
              </w:r>
              <w:r w:rsidR="00632258" w:rsidDel="00715033">
                <w:rPr>
                  <w:rFonts w:asciiTheme="minorHAnsi" w:hAnsiTheme="minorHAnsi" w:cstheme="minorHAnsi"/>
                  <w:sz w:val="20"/>
                  <w:szCs w:val="20"/>
                </w:rPr>
                <w:delText xml:space="preserve">use </w:delText>
              </w:r>
              <w:r w:rsidDel="00715033">
                <w:rPr>
                  <w:rFonts w:asciiTheme="minorHAnsi" w:hAnsiTheme="minorHAnsi" w:cstheme="minorHAnsi"/>
                  <w:sz w:val="20"/>
                  <w:szCs w:val="20"/>
                </w:rPr>
                <w:delText>a subscription for the lab</w:delText>
              </w:r>
            </w:del>
            <w:ins w:id="2621" w:author="Author">
              <w:del w:id="2622" w:author="Author">
                <w:r w:rsidR="00F6730B" w:rsidDel="00715033">
                  <w:rPr>
                    <w:rFonts w:asciiTheme="minorHAnsi" w:hAnsiTheme="minorHAnsi" w:cstheme="minorHAnsi"/>
                    <w:sz w:val="20"/>
                    <w:szCs w:val="20"/>
                  </w:rPr>
                  <w:delText>,</w:delText>
                </w:r>
              </w:del>
            </w:ins>
            <w:del w:id="2623" w:author="Author">
              <w:r w:rsidDel="00715033">
                <w:rPr>
                  <w:rFonts w:asciiTheme="minorHAnsi" w:hAnsiTheme="minorHAnsi" w:cstheme="minorHAnsi"/>
                  <w:sz w:val="20"/>
                  <w:szCs w:val="20"/>
                </w:rPr>
                <w:delText xml:space="preserve"> switch the directory to </w:delText>
              </w:r>
              <w:r w:rsidDel="00715033">
                <w:rPr>
                  <w:rFonts w:asciiTheme="minorHAnsi" w:hAnsiTheme="minorHAnsi" w:cstheme="minorHAnsi"/>
                  <w:b/>
                  <w:sz w:val="20"/>
                  <w:szCs w:val="20"/>
                </w:rPr>
                <w:delText>m</w:delText>
              </w:r>
              <w:r w:rsidRPr="002B35DD" w:rsidDel="00715033">
                <w:rPr>
                  <w:rFonts w:asciiTheme="minorHAnsi" w:hAnsiTheme="minorHAnsi" w:cstheme="minorHAnsi"/>
                  <w:b/>
                  <w:sz w:val="20"/>
                  <w:szCs w:val="20"/>
                </w:rPr>
                <w:delText>icrosoft.onmicrosoft.com</w:delText>
              </w:r>
            </w:del>
          </w:p>
          <w:p w14:paraId="56E4422E" w14:textId="5BCDAA09" w:rsidR="00435DE4" w:rsidRPr="00AF6F96" w:rsidDel="00715033" w:rsidRDefault="00435DE4" w:rsidP="002D6292">
            <w:pPr>
              <w:pStyle w:val="Body"/>
              <w:rPr>
                <w:del w:id="2624" w:author="Author"/>
                <w:rFonts w:asciiTheme="minorHAnsi" w:hAnsiTheme="minorHAnsi" w:cstheme="minorHAnsi"/>
                <w:sz w:val="20"/>
                <w:szCs w:val="20"/>
              </w:rPr>
            </w:pPr>
            <w:del w:id="2625" w:author="Author">
              <w:r w:rsidDel="00715033">
                <w:rPr>
                  <w:noProof/>
                </w:rPr>
                <w:drawing>
                  <wp:inline distT="0" distB="0" distL="0" distR="0" wp14:anchorId="0DCBBCE6" wp14:editId="5C1A8364">
                    <wp:extent cx="2057143" cy="3438095"/>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143" cy="3438095"/>
                            </a:xfrm>
                            <a:prstGeom prst="rect">
                              <a:avLst/>
                            </a:prstGeom>
                          </pic:spPr>
                        </pic:pic>
                      </a:graphicData>
                    </a:graphic>
                  </wp:inline>
                </w:drawing>
              </w:r>
            </w:del>
          </w:p>
          <w:p w14:paraId="698C68BE" w14:textId="7C01043E" w:rsidR="00435DE4" w:rsidDel="00715033" w:rsidRDefault="00435DE4" w:rsidP="002D6292">
            <w:pPr>
              <w:pStyle w:val="Body"/>
              <w:rPr>
                <w:del w:id="2626" w:author="Author"/>
              </w:rPr>
            </w:pPr>
          </w:p>
        </w:tc>
      </w:tr>
      <w:tr w:rsidR="00435DE4" w:rsidDel="00715033" w14:paraId="7F3AD0E6" w14:textId="2307B9F2" w:rsidTr="00D461B2">
        <w:trPr>
          <w:cnfStyle w:val="000000100000" w:firstRow="0" w:lastRow="0" w:firstColumn="0" w:lastColumn="0" w:oddVBand="0" w:evenVBand="0" w:oddHBand="1" w:evenHBand="0" w:firstRowFirstColumn="0" w:firstRowLastColumn="0" w:lastRowFirstColumn="0" w:lastRowLastColumn="0"/>
          <w:jc w:val="left"/>
          <w:del w:id="2627" w:author="Author"/>
        </w:trPr>
        <w:tc>
          <w:tcPr>
            <w:tcW w:w="536" w:type="dxa"/>
          </w:tcPr>
          <w:p w14:paraId="40338A7A" w14:textId="56FE39C5" w:rsidR="00435DE4" w:rsidDel="00715033" w:rsidRDefault="00435DE4" w:rsidP="002D6292">
            <w:pPr>
              <w:pStyle w:val="ListParagraph"/>
              <w:numPr>
                <w:ilvl w:val="0"/>
                <w:numId w:val="32"/>
              </w:numPr>
              <w:spacing w:before="20"/>
              <w:rPr>
                <w:del w:id="2628" w:author="Author"/>
              </w:rPr>
            </w:pPr>
          </w:p>
        </w:tc>
        <w:tc>
          <w:tcPr>
            <w:tcW w:w="10244" w:type="dxa"/>
          </w:tcPr>
          <w:p w14:paraId="2CC70E25" w14:textId="45DEFEA4" w:rsidR="00435DE4" w:rsidDel="00715033" w:rsidRDefault="00435DE4" w:rsidP="002D6292">
            <w:pPr>
              <w:pStyle w:val="Body"/>
              <w:rPr>
                <w:del w:id="2629" w:author="Author"/>
                <w:rFonts w:asciiTheme="minorHAnsi" w:hAnsiTheme="minorHAnsi" w:cstheme="minorHAnsi"/>
                <w:sz w:val="20"/>
                <w:szCs w:val="20"/>
              </w:rPr>
            </w:pPr>
            <w:del w:id="2630" w:author="Author">
              <w:r w:rsidRPr="00AF6F96" w:rsidDel="00715033">
                <w:rPr>
                  <w:rFonts w:asciiTheme="minorHAnsi" w:hAnsiTheme="minorHAnsi" w:cstheme="minorHAnsi"/>
                  <w:sz w:val="20"/>
                  <w:szCs w:val="20"/>
                </w:rPr>
                <w:delText>View the d</w:delText>
              </w:r>
              <w:r w:rsidDel="00715033">
                <w:rPr>
                  <w:rFonts w:asciiTheme="minorHAnsi" w:hAnsiTheme="minorHAnsi" w:cstheme="minorHAnsi"/>
                  <w:sz w:val="20"/>
                  <w:szCs w:val="20"/>
                </w:rPr>
                <w:delText xml:space="preserve">ifferent </w:delText>
              </w:r>
              <w:r w:rsidRPr="00AF6F96" w:rsidDel="00715033">
                <w:rPr>
                  <w:rFonts w:asciiTheme="minorHAnsi" w:hAnsiTheme="minorHAnsi" w:cstheme="minorHAnsi"/>
                  <w:sz w:val="20"/>
                  <w:szCs w:val="20"/>
                </w:rPr>
                <w:delText xml:space="preserve">Resource groups starting with </w:delText>
              </w:r>
              <w:r w:rsidRPr="002B35DD" w:rsidDel="00715033">
                <w:rPr>
                  <w:rFonts w:asciiTheme="minorHAnsi" w:hAnsiTheme="minorHAnsi" w:cstheme="minorHAnsi"/>
                  <w:b/>
                  <w:sz w:val="20"/>
                  <w:szCs w:val="20"/>
                </w:rPr>
                <w:delText>CtxInfraXX</w:delText>
              </w:r>
              <w:r w:rsidRPr="00AF6F96" w:rsidDel="00715033">
                <w:rPr>
                  <w:rFonts w:asciiTheme="minorHAnsi" w:hAnsiTheme="minorHAnsi" w:cstheme="minorHAnsi"/>
                  <w:sz w:val="20"/>
                  <w:szCs w:val="20"/>
                </w:rPr>
                <w:delText xml:space="preserve"> where </w:delText>
              </w:r>
              <w:r w:rsidRPr="002B35DD"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The region where we are working on Azure is the West US.</w:delText>
              </w:r>
              <w:r w:rsidDel="00715033">
                <w:rPr>
                  <w:rFonts w:asciiTheme="minorHAnsi" w:hAnsiTheme="minorHAnsi" w:cstheme="minorHAnsi"/>
                  <w:sz w:val="20"/>
                  <w:szCs w:val="20"/>
                </w:rPr>
                <w:delText xml:space="preserve"> There are three different resource groups leveraged in the lab.</w:delText>
              </w:r>
            </w:del>
          </w:p>
          <w:p w14:paraId="6B766C84" w14:textId="04E68867" w:rsidR="00435DE4" w:rsidDel="00715033" w:rsidRDefault="00435DE4" w:rsidP="002D6292">
            <w:pPr>
              <w:pStyle w:val="Body"/>
              <w:ind w:left="360"/>
              <w:rPr>
                <w:del w:id="2631" w:author="Author"/>
                <w:rFonts w:asciiTheme="minorHAnsi" w:hAnsiTheme="minorHAnsi" w:cstheme="minorHAnsi"/>
                <w:sz w:val="20"/>
                <w:szCs w:val="20"/>
              </w:rPr>
            </w:pPr>
            <w:del w:id="2632" w:author="Author">
              <w:r w:rsidDel="00715033">
                <w:rPr>
                  <w:noProof/>
                </w:rPr>
                <w:drawing>
                  <wp:inline distT="0" distB="0" distL="0" distR="0" wp14:anchorId="392E044E" wp14:editId="35680405">
                    <wp:extent cx="7666667" cy="1504762"/>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666667" cy="1504762"/>
                            </a:xfrm>
                            <a:prstGeom prst="rect">
                              <a:avLst/>
                            </a:prstGeom>
                          </pic:spPr>
                        </pic:pic>
                      </a:graphicData>
                    </a:graphic>
                  </wp:inline>
                </w:drawing>
              </w:r>
            </w:del>
          </w:p>
          <w:p w14:paraId="1454407E" w14:textId="1B0B7EAF" w:rsidR="00435DE4" w:rsidDel="00715033" w:rsidRDefault="00435DE4" w:rsidP="002D6292">
            <w:pPr>
              <w:pStyle w:val="Body"/>
              <w:rPr>
                <w:del w:id="2633" w:author="Author"/>
                <w:noProof/>
              </w:rPr>
            </w:pPr>
          </w:p>
        </w:tc>
      </w:tr>
      <w:tr w:rsidR="00435DE4" w:rsidDel="00715033" w14:paraId="4D633A17" w14:textId="0463DBFC" w:rsidTr="00D461B2">
        <w:trPr>
          <w:cnfStyle w:val="000000010000" w:firstRow="0" w:lastRow="0" w:firstColumn="0" w:lastColumn="0" w:oddVBand="0" w:evenVBand="0" w:oddHBand="0" w:evenHBand="1" w:firstRowFirstColumn="0" w:firstRowLastColumn="0" w:lastRowFirstColumn="0" w:lastRowLastColumn="0"/>
          <w:jc w:val="left"/>
          <w:del w:id="2634" w:author="Author"/>
        </w:trPr>
        <w:tc>
          <w:tcPr>
            <w:tcW w:w="536" w:type="dxa"/>
          </w:tcPr>
          <w:p w14:paraId="0E6D116D" w14:textId="7A753F7E" w:rsidR="00435DE4" w:rsidDel="00715033" w:rsidRDefault="00435DE4" w:rsidP="002D6292">
            <w:pPr>
              <w:pStyle w:val="ListParagraph"/>
              <w:numPr>
                <w:ilvl w:val="0"/>
                <w:numId w:val="32"/>
              </w:numPr>
              <w:spacing w:before="20"/>
              <w:rPr>
                <w:del w:id="2635" w:author="Author"/>
              </w:rPr>
            </w:pPr>
          </w:p>
        </w:tc>
        <w:tc>
          <w:tcPr>
            <w:tcW w:w="10244" w:type="dxa"/>
          </w:tcPr>
          <w:p w14:paraId="29299AAE" w14:textId="01117BD1" w:rsidR="00435DE4" w:rsidDel="00715033" w:rsidRDefault="00435DE4" w:rsidP="002D6292">
            <w:pPr>
              <w:pStyle w:val="Body"/>
              <w:rPr>
                <w:del w:id="2636" w:author="Author"/>
                <w:rFonts w:asciiTheme="minorHAnsi" w:hAnsiTheme="minorHAnsi" w:cstheme="minorHAnsi"/>
                <w:sz w:val="20"/>
                <w:szCs w:val="20"/>
              </w:rPr>
            </w:pPr>
            <w:del w:id="2637" w:author="Author">
              <w:r w:rsidRPr="00AF6F96" w:rsidDel="00715033">
                <w:rPr>
                  <w:rFonts w:asciiTheme="minorHAnsi" w:hAnsiTheme="minorHAnsi" w:cstheme="minorHAnsi"/>
                  <w:sz w:val="20"/>
                  <w:szCs w:val="20"/>
                </w:rPr>
                <w:delText xml:space="preserve">Click on </w:delText>
              </w:r>
              <w:r w:rsidRPr="002B35DD" w:rsidDel="00715033">
                <w:rPr>
                  <w:rFonts w:asciiTheme="minorHAnsi" w:hAnsiTheme="minorHAnsi" w:cstheme="minorHAnsi"/>
                  <w:b/>
                  <w:sz w:val="20"/>
                  <w:szCs w:val="20"/>
                </w:rPr>
                <w:delText>CtxInfraXX</w:delText>
              </w:r>
              <w:r w:rsidRPr="00AF6F96" w:rsidDel="00715033">
                <w:rPr>
                  <w:rFonts w:asciiTheme="minorHAnsi" w:hAnsiTheme="minorHAnsi" w:cstheme="minorHAnsi"/>
                  <w:sz w:val="20"/>
                  <w:szCs w:val="20"/>
                </w:rPr>
                <w:delText xml:space="preserve"> resource group</w:delText>
              </w:r>
              <w:r w:rsidDel="00715033">
                <w:rPr>
                  <w:rFonts w:asciiTheme="minorHAnsi" w:hAnsiTheme="minorHAnsi" w:cstheme="minorHAnsi"/>
                  <w:sz w:val="20"/>
                  <w:szCs w:val="20"/>
                </w:rPr>
                <w:delText xml:space="preserve"> </w:delText>
              </w:r>
              <w:r w:rsidRPr="00AF6F96" w:rsidDel="00715033">
                <w:rPr>
                  <w:rFonts w:asciiTheme="minorHAnsi" w:hAnsiTheme="minorHAnsi" w:cstheme="minorHAnsi"/>
                  <w:sz w:val="20"/>
                  <w:szCs w:val="20"/>
                </w:rPr>
                <w:delText xml:space="preserve">where </w:delText>
              </w:r>
              <w:r w:rsidRPr="002B35DD" w:rsidDel="00715033">
                <w:rPr>
                  <w:rFonts w:asciiTheme="minorHAnsi" w:hAnsiTheme="minorHAnsi" w:cstheme="minorHAnsi"/>
                  <w:b/>
                  <w:i/>
                  <w:sz w:val="20"/>
                  <w:szCs w:val="20"/>
                </w:rPr>
                <w:delText>XX</w:delText>
              </w:r>
              <w:r w:rsidRPr="00AF6F96" w:rsidDel="00715033">
                <w:rPr>
                  <w:rFonts w:asciiTheme="minorHAnsi" w:hAnsiTheme="minorHAnsi" w:cstheme="minorHAnsi"/>
                  <w:sz w:val="20"/>
                  <w:szCs w:val="20"/>
                </w:rPr>
                <w:delText xml:space="preserve"> is the student # assigned to you. This is the resource group where our infrastructure machines such as Citrix Cloud Connectors and NetScaler VPX machines are stored. In the overview page click on the Type column to change the view. We can see the various items that are stored in the resource group such as the storage account, virtual network (vNet) NICs etc. CtxXaXX and CtxXdXX will be used to store the virtual machines that will be created later in other modules</w:delText>
              </w:r>
            </w:del>
          </w:p>
          <w:p w14:paraId="09423E78" w14:textId="16C7A724" w:rsidR="00435DE4" w:rsidDel="00715033" w:rsidRDefault="00435DE4" w:rsidP="002D6292">
            <w:pPr>
              <w:pStyle w:val="Body"/>
              <w:rPr>
                <w:del w:id="2638" w:author="Author"/>
              </w:rPr>
            </w:pPr>
          </w:p>
        </w:tc>
      </w:tr>
      <w:tr w:rsidR="00435DE4" w:rsidDel="00715033" w14:paraId="4D625289" w14:textId="20AE186F" w:rsidTr="00D461B2">
        <w:trPr>
          <w:cnfStyle w:val="000000100000" w:firstRow="0" w:lastRow="0" w:firstColumn="0" w:lastColumn="0" w:oddVBand="0" w:evenVBand="0" w:oddHBand="1" w:evenHBand="0" w:firstRowFirstColumn="0" w:firstRowLastColumn="0" w:lastRowFirstColumn="0" w:lastRowLastColumn="0"/>
          <w:jc w:val="left"/>
          <w:del w:id="2639" w:author="Author"/>
        </w:trPr>
        <w:tc>
          <w:tcPr>
            <w:tcW w:w="536" w:type="dxa"/>
          </w:tcPr>
          <w:p w14:paraId="72B85C8B" w14:textId="05FB119A" w:rsidR="00435DE4" w:rsidDel="00715033" w:rsidRDefault="00435DE4" w:rsidP="002D6292">
            <w:pPr>
              <w:pStyle w:val="ListParagraph"/>
              <w:numPr>
                <w:ilvl w:val="0"/>
                <w:numId w:val="32"/>
              </w:numPr>
              <w:spacing w:before="20"/>
              <w:rPr>
                <w:del w:id="2640" w:author="Author"/>
              </w:rPr>
            </w:pPr>
          </w:p>
        </w:tc>
        <w:tc>
          <w:tcPr>
            <w:tcW w:w="10244" w:type="dxa"/>
          </w:tcPr>
          <w:p w14:paraId="2AA36B17" w14:textId="3B4882E8" w:rsidR="00435DE4" w:rsidDel="00715033" w:rsidRDefault="00435DE4" w:rsidP="002D6292">
            <w:pPr>
              <w:pStyle w:val="Body"/>
              <w:rPr>
                <w:del w:id="2641" w:author="Author"/>
                <w:rFonts w:asciiTheme="minorHAnsi" w:hAnsiTheme="minorHAnsi" w:cstheme="minorHAnsi"/>
                <w:sz w:val="20"/>
                <w:szCs w:val="20"/>
              </w:rPr>
            </w:pPr>
            <w:del w:id="2642" w:author="Author">
              <w:r w:rsidDel="00715033">
                <w:rPr>
                  <w:rFonts w:asciiTheme="minorHAnsi" w:hAnsiTheme="minorHAnsi" w:cstheme="minorHAnsi"/>
                  <w:sz w:val="20"/>
                  <w:szCs w:val="20"/>
                </w:rPr>
                <w:delText xml:space="preserve">From the blade click on </w:delText>
              </w:r>
              <w:r w:rsidRPr="000C2AD9" w:rsidDel="00715033">
                <w:rPr>
                  <w:rFonts w:asciiTheme="minorHAnsi" w:hAnsiTheme="minorHAnsi" w:cstheme="minorHAnsi"/>
                  <w:b/>
                  <w:sz w:val="20"/>
                  <w:szCs w:val="20"/>
                </w:rPr>
                <w:delText>Storage Accounts</w:delText>
              </w:r>
              <w:r w:rsidDel="00715033">
                <w:rPr>
                  <w:rFonts w:asciiTheme="minorHAnsi" w:hAnsiTheme="minorHAnsi" w:cstheme="minorHAnsi"/>
                  <w:sz w:val="20"/>
                  <w:szCs w:val="20"/>
                </w:rPr>
                <w:delText>. There are three storage accounts used in this lab.  ctxinfraXX is used for the Citrix Infrastructure machines, ctxcsaxasaXX is used for the XenApp Windows Server machines that will be deployed, and ctxcsaxdsaXX is used for XenDesktop machines that will be used for Windows</w:delText>
              </w:r>
              <w:r w:rsidR="00A51174" w:rsidDel="00715033">
                <w:rPr>
                  <w:rFonts w:asciiTheme="minorHAnsi" w:hAnsiTheme="minorHAnsi" w:cstheme="minorHAnsi"/>
                  <w:sz w:val="20"/>
                  <w:szCs w:val="20"/>
                </w:rPr>
                <w:delText xml:space="preserve"> 10</w:delText>
              </w:r>
              <w:r w:rsidDel="00715033">
                <w:rPr>
                  <w:rFonts w:asciiTheme="minorHAnsi" w:hAnsiTheme="minorHAnsi" w:cstheme="minorHAnsi"/>
                  <w:sz w:val="20"/>
                  <w:szCs w:val="20"/>
                </w:rPr>
                <w:delText xml:space="preserve"> Client machines. </w:delText>
              </w:r>
            </w:del>
          </w:p>
          <w:p w14:paraId="25C338AF" w14:textId="67D2E528" w:rsidR="00435DE4" w:rsidDel="00715033" w:rsidRDefault="00435DE4" w:rsidP="002D6292">
            <w:pPr>
              <w:pStyle w:val="Body"/>
              <w:rPr>
                <w:del w:id="2643" w:author="Author"/>
              </w:rPr>
            </w:pPr>
          </w:p>
        </w:tc>
      </w:tr>
    </w:tbl>
    <w:p w14:paraId="50A31192" w14:textId="51EC1930" w:rsidR="00AF6F96" w:rsidDel="00715033" w:rsidRDefault="00AF6F96">
      <w:pPr>
        <w:pStyle w:val="Body"/>
        <w:rPr>
          <w:del w:id="2644" w:author="Author"/>
          <w:rFonts w:asciiTheme="minorHAnsi" w:hAnsiTheme="minorHAnsi" w:cstheme="minorHAnsi"/>
          <w:sz w:val="20"/>
          <w:szCs w:val="20"/>
        </w:rPr>
        <w:pPrChange w:id="2645" w:author="Author">
          <w:pPr>
            <w:pStyle w:val="Body"/>
            <w:ind w:left="1080"/>
          </w:pPr>
        </w:pPrChange>
      </w:pPr>
    </w:p>
    <w:p w14:paraId="17AD7FD4" w14:textId="698F2F7C" w:rsidR="00175F5E" w:rsidRPr="000C2AD9" w:rsidDel="00715033" w:rsidRDefault="00175F5E" w:rsidP="002D6292">
      <w:pPr>
        <w:pStyle w:val="Body"/>
        <w:ind w:left="1080"/>
        <w:rPr>
          <w:del w:id="2646" w:author="Author"/>
          <w:rFonts w:asciiTheme="minorHAnsi" w:hAnsiTheme="minorHAnsi" w:cstheme="minorHAnsi"/>
          <w:sz w:val="20"/>
          <w:szCs w:val="20"/>
        </w:rPr>
      </w:pPr>
      <w:bookmarkStart w:id="2647" w:name="_Toc492640586"/>
      <w:bookmarkEnd w:id="2590"/>
    </w:p>
    <w:p w14:paraId="5C807905" w14:textId="4BD8476D" w:rsidR="00A150F9" w:rsidDel="00715033" w:rsidRDefault="00A150F9" w:rsidP="002D6292">
      <w:pPr>
        <w:pStyle w:val="Heading4"/>
        <w:rPr>
          <w:del w:id="2648" w:author="Author"/>
        </w:rPr>
      </w:pPr>
      <w:del w:id="2649" w:author="Author">
        <w:r w:rsidDel="00715033">
          <w:br w:type="page"/>
        </w:r>
      </w:del>
    </w:p>
    <w:bookmarkEnd w:id="2647"/>
    <w:p w14:paraId="2ED71347" w14:textId="7A150191" w:rsidR="0069026D" w:rsidRPr="00BB1DFB" w:rsidDel="00715033" w:rsidRDefault="0069026D" w:rsidP="002D6292">
      <w:pPr>
        <w:pStyle w:val="Heading2"/>
        <w:rPr>
          <w:ins w:id="2650" w:author="Author"/>
          <w:del w:id="2651" w:author="Author"/>
        </w:rPr>
      </w:pPr>
      <w:ins w:id="2652" w:author="Author">
        <w:del w:id="2653" w:author="Author">
          <w:r w:rsidDel="00715033">
            <w:delText>FSLogix profile share</w:delText>
          </w:r>
        </w:del>
      </w:ins>
    </w:p>
    <w:p w14:paraId="0C0B4CA9" w14:textId="0B7B5894" w:rsidR="0069026D" w:rsidRPr="00F954C8" w:rsidDel="00715033" w:rsidRDefault="0069026D" w:rsidP="002D6292">
      <w:pPr>
        <w:rPr>
          <w:ins w:id="2654" w:author="Author"/>
          <w:del w:id="2655" w:author="Author"/>
          <w:szCs w:val="20"/>
        </w:rPr>
      </w:pPr>
      <w:ins w:id="2656" w:author="Author">
        <w:del w:id="2657" w:author="Author">
          <w:r w:rsidDel="00715033">
            <w:delText xml:space="preserve">Section 2.1 from </w:delText>
          </w:r>
          <w:r w:rsidDel="00715033">
            <w:rPr>
              <w:noProof/>
            </w:rPr>
            <w:delText>from the Get Started with your WVD tenant guide</w:delText>
          </w:r>
          <w:r w:rsidR="00BF7CBE" w:rsidDel="00715033">
            <w:delText>Attach and additional disk drive to the domain controller VM</w:delText>
          </w:r>
          <w:r w:rsidDel="00715033">
            <w:rPr>
              <w:noProof/>
            </w:rPr>
            <w:delText>.</w:delText>
          </w:r>
          <w:r w:rsidDel="00715033">
            <w:delText xml:space="preserve"> </w:delText>
          </w:r>
        </w:del>
      </w:ins>
    </w:p>
    <w:tbl>
      <w:tblPr>
        <w:tblStyle w:val="CitrixTable"/>
        <w:tblW w:w="0" w:type="auto"/>
        <w:jc w:val="left"/>
        <w:tblLayout w:type="fixed"/>
        <w:tblLook w:val="04A0" w:firstRow="1" w:lastRow="0" w:firstColumn="1" w:lastColumn="0" w:noHBand="0" w:noVBand="1"/>
      </w:tblPr>
      <w:tblGrid>
        <w:gridCol w:w="613"/>
        <w:gridCol w:w="10167"/>
      </w:tblGrid>
      <w:tr w:rsidR="00BF7CBE" w:rsidRPr="00403B46" w:rsidDel="00715033" w14:paraId="2DD8BB4B" w14:textId="0D413A6F" w:rsidTr="00151E38">
        <w:trPr>
          <w:cnfStyle w:val="100000000000" w:firstRow="1" w:lastRow="0" w:firstColumn="0" w:lastColumn="0" w:oddVBand="0" w:evenVBand="0" w:oddHBand="0" w:evenHBand="0" w:firstRowFirstColumn="0" w:firstRowLastColumn="0" w:lastRowFirstColumn="0" w:lastRowLastColumn="0"/>
          <w:tblHeader/>
          <w:jc w:val="left"/>
          <w:ins w:id="2658" w:author="Author"/>
          <w:del w:id="2659" w:author="Author"/>
        </w:trPr>
        <w:tc>
          <w:tcPr>
            <w:tcW w:w="613" w:type="dxa"/>
          </w:tcPr>
          <w:p w14:paraId="295AE9F1" w14:textId="5EB8DF8D" w:rsidR="00BF7CBE" w:rsidRPr="00403B46" w:rsidDel="00715033" w:rsidRDefault="00BF7CBE" w:rsidP="002D6292">
            <w:pPr>
              <w:rPr>
                <w:ins w:id="2660" w:author="Author"/>
                <w:del w:id="2661" w:author="Author"/>
              </w:rPr>
            </w:pPr>
            <w:ins w:id="2662" w:author="Author">
              <w:del w:id="2663" w:author="Author">
                <w:r w:rsidRPr="00403B46" w:rsidDel="00715033">
                  <w:delText>Step</w:delText>
                </w:r>
              </w:del>
            </w:ins>
          </w:p>
        </w:tc>
        <w:tc>
          <w:tcPr>
            <w:tcW w:w="10167" w:type="dxa"/>
          </w:tcPr>
          <w:p w14:paraId="1FCD9BA5" w14:textId="3DF2234E" w:rsidR="00BF7CBE" w:rsidRPr="00403B46" w:rsidDel="00715033" w:rsidRDefault="00BF7CBE" w:rsidP="002D6292">
            <w:pPr>
              <w:rPr>
                <w:ins w:id="2664" w:author="Author"/>
                <w:del w:id="2665" w:author="Author"/>
              </w:rPr>
            </w:pPr>
            <w:ins w:id="2666" w:author="Author">
              <w:del w:id="2667" w:author="Author">
                <w:r w:rsidRPr="00403B46" w:rsidDel="00715033">
                  <w:delText>Action</w:delText>
                </w:r>
              </w:del>
            </w:ins>
          </w:p>
        </w:tc>
      </w:tr>
      <w:tr w:rsidR="00BF7CBE" w:rsidRPr="00AE0E07" w:rsidDel="00715033" w14:paraId="298E5043" w14:textId="7E1CBCAD" w:rsidTr="00151E38">
        <w:trPr>
          <w:cnfStyle w:val="000000100000" w:firstRow="0" w:lastRow="0" w:firstColumn="0" w:lastColumn="0" w:oddVBand="0" w:evenVBand="0" w:oddHBand="1" w:evenHBand="0" w:firstRowFirstColumn="0" w:firstRowLastColumn="0" w:lastRowFirstColumn="0" w:lastRowLastColumn="0"/>
          <w:jc w:val="left"/>
          <w:ins w:id="2668" w:author="Author"/>
          <w:del w:id="2669" w:author="Author"/>
        </w:trPr>
        <w:tc>
          <w:tcPr>
            <w:tcW w:w="613" w:type="dxa"/>
          </w:tcPr>
          <w:p w14:paraId="6E96087B" w14:textId="1A6B78A9" w:rsidR="00BF7CBE" w:rsidDel="00715033" w:rsidRDefault="00BF7CBE" w:rsidP="002D6292">
            <w:pPr>
              <w:pStyle w:val="ListParagraph"/>
              <w:numPr>
                <w:ilvl w:val="0"/>
                <w:numId w:val="35"/>
              </w:numPr>
              <w:spacing w:before="20"/>
              <w:rPr>
                <w:ins w:id="2670" w:author="Author"/>
                <w:del w:id="2671" w:author="Author"/>
              </w:rPr>
            </w:pPr>
          </w:p>
        </w:tc>
        <w:tc>
          <w:tcPr>
            <w:tcW w:w="10167" w:type="dxa"/>
          </w:tcPr>
          <w:p w14:paraId="2D54CECD" w14:textId="5E0EF012" w:rsidR="00BF7CBE" w:rsidRPr="00AE0E07" w:rsidDel="00715033" w:rsidRDefault="00BF7CBE">
            <w:pPr>
              <w:pStyle w:val="Body"/>
              <w:rPr>
                <w:ins w:id="2672" w:author="Author"/>
                <w:del w:id="2673" w:author="Author"/>
                <w:color w:val="1F497D"/>
              </w:rPr>
              <w:pPrChange w:id="2674" w:author="Author">
                <w:pPr>
                  <w:ind w:left="360"/>
                </w:pPr>
              </w:pPrChange>
            </w:pPr>
            <w:ins w:id="2675" w:author="Author">
              <w:del w:id="2676" w:author="Author">
                <w:r w:rsidDel="00715033">
                  <w:rPr>
                    <w:noProof/>
                  </w:rPr>
                  <w:delText xml:space="preserve">In the Azure portal click on the </w:delText>
                </w:r>
                <w:r w:rsidRPr="00BF7CBE" w:rsidDel="00715033">
                  <w:rPr>
                    <w:b/>
                    <w:noProof/>
                    <w:rPrChange w:id="2677" w:author="Author">
                      <w:rPr>
                        <w:noProof/>
                      </w:rPr>
                    </w:rPrChange>
                  </w:rPr>
                  <w:delText>adVM</w:delText>
                </w:r>
                <w:r w:rsidDel="00715033">
                  <w:rPr>
                    <w:b/>
                    <w:noProof/>
                  </w:rPr>
                  <w:delText xml:space="preserve"> </w:delText>
                </w:r>
                <w:r w:rsidDel="00715033">
                  <w:rPr>
                    <w:noProof/>
                  </w:rPr>
                  <w:delText xml:space="preserve">and select </w:delText>
                </w:r>
                <w:r w:rsidDel="00715033">
                  <w:rPr>
                    <w:b/>
                    <w:noProof/>
                  </w:rPr>
                  <w:delText>Disks</w:delText>
                </w:r>
                <w:r w:rsidDel="00715033">
                  <w:rPr>
                    <w:noProof/>
                  </w:rPr>
                  <w:delText xml:space="preserve"> </w:delText>
                </w:r>
              </w:del>
            </w:ins>
          </w:p>
        </w:tc>
      </w:tr>
      <w:tr w:rsidR="00BF7CBE" w:rsidRPr="00AE0E07" w:rsidDel="00715033" w14:paraId="615E1F32" w14:textId="37DD2631" w:rsidTr="00151E38">
        <w:trPr>
          <w:cnfStyle w:val="000000010000" w:firstRow="0" w:lastRow="0" w:firstColumn="0" w:lastColumn="0" w:oddVBand="0" w:evenVBand="0" w:oddHBand="0" w:evenHBand="1" w:firstRowFirstColumn="0" w:firstRowLastColumn="0" w:lastRowFirstColumn="0" w:lastRowLastColumn="0"/>
          <w:jc w:val="left"/>
          <w:ins w:id="2678" w:author="Author"/>
          <w:del w:id="2679" w:author="Author"/>
        </w:trPr>
        <w:tc>
          <w:tcPr>
            <w:tcW w:w="613" w:type="dxa"/>
          </w:tcPr>
          <w:p w14:paraId="5E03C9F3" w14:textId="2F7F2665" w:rsidR="00BF7CBE" w:rsidDel="00715033" w:rsidRDefault="00BF7CBE" w:rsidP="002D6292">
            <w:pPr>
              <w:pStyle w:val="ListParagraph"/>
              <w:numPr>
                <w:ilvl w:val="0"/>
                <w:numId w:val="35"/>
              </w:numPr>
              <w:spacing w:before="20"/>
              <w:rPr>
                <w:ins w:id="2680" w:author="Author"/>
                <w:del w:id="2681" w:author="Author"/>
              </w:rPr>
            </w:pPr>
          </w:p>
        </w:tc>
        <w:tc>
          <w:tcPr>
            <w:tcW w:w="10167" w:type="dxa"/>
          </w:tcPr>
          <w:p w14:paraId="50747E6C" w14:textId="71455225" w:rsidR="00BF7CBE" w:rsidDel="00715033" w:rsidRDefault="00BF7CBE" w:rsidP="002D6292">
            <w:pPr>
              <w:pStyle w:val="Body"/>
              <w:rPr>
                <w:ins w:id="2682" w:author="Author"/>
                <w:del w:id="2683" w:author="Author"/>
                <w:b/>
                <w:noProof/>
              </w:rPr>
            </w:pPr>
            <w:ins w:id="2684" w:author="Author">
              <w:del w:id="2685" w:author="Author">
                <w:r w:rsidDel="00715033">
                  <w:rPr>
                    <w:noProof/>
                  </w:rPr>
                  <w:delText xml:space="preserve">Click </w:delText>
                </w:r>
                <w:r w:rsidDel="00715033">
                  <w:rPr>
                    <w:b/>
                    <w:noProof/>
                  </w:rPr>
                  <w:delText>+Add data disk</w:delText>
                </w:r>
              </w:del>
            </w:ins>
          </w:p>
          <w:p w14:paraId="128F5703" w14:textId="79A9ED12" w:rsidR="003F46FC" w:rsidDel="00715033" w:rsidRDefault="003F46FC" w:rsidP="002D6292">
            <w:pPr>
              <w:pStyle w:val="Body"/>
              <w:rPr>
                <w:ins w:id="2686" w:author="Author"/>
                <w:del w:id="2687" w:author="Author"/>
                <w:b/>
                <w:noProof/>
              </w:rPr>
            </w:pPr>
            <w:ins w:id="2688" w:author="Author">
              <w:del w:id="2689" w:author="Author">
                <w:r w:rsidDel="00715033">
                  <w:rPr>
                    <w:noProof/>
                  </w:rPr>
                  <w:drawing>
                    <wp:inline distT="0" distB="0" distL="0" distR="0" wp14:anchorId="4FBDA9AC" wp14:editId="3A2318F5">
                      <wp:extent cx="6318885" cy="2172970"/>
                      <wp:effectExtent l="0" t="0" r="571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8885" cy="2172970"/>
                              </a:xfrm>
                              <a:prstGeom prst="rect">
                                <a:avLst/>
                              </a:prstGeom>
                            </pic:spPr>
                          </pic:pic>
                        </a:graphicData>
                      </a:graphic>
                    </wp:inline>
                  </w:drawing>
                </w:r>
              </w:del>
            </w:ins>
          </w:p>
          <w:p w14:paraId="3B7A74F1" w14:textId="730FAF11" w:rsidR="003F46FC" w:rsidDel="00715033" w:rsidRDefault="003F46FC" w:rsidP="002D6292">
            <w:pPr>
              <w:pStyle w:val="Body"/>
              <w:rPr>
                <w:ins w:id="2690" w:author="Author"/>
                <w:del w:id="2691" w:author="Author"/>
                <w:noProof/>
              </w:rPr>
            </w:pPr>
            <w:ins w:id="2692" w:author="Author">
              <w:del w:id="2693" w:author="Author">
                <w:r w:rsidDel="00715033">
                  <w:rPr>
                    <w:noProof/>
                  </w:rPr>
                  <w:delText xml:space="preserve">In </w:delText>
                </w:r>
                <w:r w:rsidDel="00715033">
                  <w:rPr>
                    <w:b/>
                    <w:noProof/>
                  </w:rPr>
                  <w:delText xml:space="preserve">Create managed disk </w:delText>
                </w:r>
                <w:r w:rsidDel="00715033">
                  <w:rPr>
                    <w:noProof/>
                  </w:rPr>
                  <w:delText xml:space="preserve">enter </w:delText>
                </w:r>
                <w:r w:rsidR="00062E17" w:rsidDel="00715033">
                  <w:rPr>
                    <w:noProof/>
                  </w:rPr>
                  <w:delText>name and resource group</w:delText>
                </w:r>
              </w:del>
            </w:ins>
          </w:p>
          <w:p w14:paraId="4893808E" w14:textId="3B6B79A5" w:rsidR="002C58BE" w:rsidDel="00715033" w:rsidRDefault="002C58BE" w:rsidP="002D6292">
            <w:pPr>
              <w:pStyle w:val="Body"/>
              <w:rPr>
                <w:ins w:id="2694" w:author="Author"/>
                <w:del w:id="2695" w:author="Author"/>
                <w:noProof/>
              </w:rPr>
            </w:pPr>
            <w:ins w:id="2696" w:author="Author">
              <w:del w:id="2697" w:author="Author">
                <w:r w:rsidDel="00715033">
                  <w:rPr>
                    <w:noProof/>
                  </w:rPr>
                  <w:drawing>
                    <wp:inline distT="0" distB="0" distL="0" distR="0" wp14:anchorId="7CAD9DA2" wp14:editId="2B853F33">
                      <wp:extent cx="6318885" cy="4363720"/>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18885" cy="4363720"/>
                              </a:xfrm>
                              <a:prstGeom prst="rect">
                                <a:avLst/>
                              </a:prstGeom>
                            </pic:spPr>
                          </pic:pic>
                        </a:graphicData>
                      </a:graphic>
                    </wp:inline>
                  </w:drawing>
                </w:r>
              </w:del>
            </w:ins>
          </w:p>
          <w:p w14:paraId="290EAC6B" w14:textId="25DB9ABB" w:rsidR="00646FD4" w:rsidDel="00715033" w:rsidRDefault="002C58BE" w:rsidP="002D6292">
            <w:pPr>
              <w:pStyle w:val="Body"/>
              <w:rPr>
                <w:ins w:id="2698" w:author="Author"/>
                <w:del w:id="2699" w:author="Author"/>
                <w:b/>
                <w:noProof/>
              </w:rPr>
            </w:pPr>
            <w:ins w:id="2700" w:author="Author">
              <w:del w:id="2701" w:author="Author">
                <w:r w:rsidRPr="002C58BE" w:rsidDel="00715033">
                  <w:rPr>
                    <w:noProof/>
                    <w:rPrChange w:id="2702" w:author="Author">
                      <w:rPr>
                        <w:b/>
                        <w:noProof/>
                      </w:rPr>
                    </w:rPrChange>
                  </w:rPr>
                  <w:delText>Select</w:delText>
                </w:r>
                <w:r w:rsidDel="00715033">
                  <w:rPr>
                    <w:b/>
                    <w:noProof/>
                  </w:rPr>
                  <w:delText xml:space="preserve"> Create</w:delText>
                </w:r>
                <w:r w:rsidR="002B5609" w:rsidDel="00715033">
                  <w:rPr>
                    <w:b/>
                    <w:noProof/>
                  </w:rPr>
                  <w:delText xml:space="preserve">. </w:delText>
                </w:r>
                <w:r w:rsidR="002B5609" w:rsidDel="00715033">
                  <w:rPr>
                    <w:noProof/>
                  </w:rPr>
                  <w:delText xml:space="preserve">Once disk is created </w:delText>
                </w:r>
                <w:r w:rsidR="00646FD4" w:rsidDel="00715033">
                  <w:rPr>
                    <w:noProof/>
                  </w:rPr>
                  <w:delText xml:space="preserve">select </w:delText>
                </w:r>
                <w:r w:rsidR="00646FD4" w:rsidRPr="00646FD4" w:rsidDel="00715033">
                  <w:rPr>
                    <w:b/>
                    <w:noProof/>
                    <w:rPrChange w:id="2703" w:author="Author">
                      <w:rPr>
                        <w:noProof/>
                      </w:rPr>
                    </w:rPrChange>
                  </w:rPr>
                  <w:delText>Save</w:delText>
                </w:r>
                <w:r w:rsidR="00646FD4" w:rsidDel="00715033">
                  <w:rPr>
                    <w:b/>
                    <w:noProof/>
                  </w:rPr>
                  <w:delText>.</w:delText>
                </w:r>
              </w:del>
            </w:ins>
          </w:p>
          <w:p w14:paraId="52675614" w14:textId="460B3AD7" w:rsidR="00646FD4" w:rsidRPr="00646FD4" w:rsidDel="00715033" w:rsidRDefault="00646FD4" w:rsidP="002D6292">
            <w:pPr>
              <w:pStyle w:val="Body"/>
              <w:rPr>
                <w:ins w:id="2704" w:author="Author"/>
                <w:del w:id="2705" w:author="Author"/>
                <w:b/>
                <w:noProof/>
                <w:rPrChange w:id="2706" w:author="Author">
                  <w:rPr>
                    <w:ins w:id="2707" w:author="Author"/>
                    <w:del w:id="2708" w:author="Author"/>
                    <w:noProof/>
                  </w:rPr>
                </w:rPrChange>
              </w:rPr>
            </w:pPr>
            <w:ins w:id="2709" w:author="Author">
              <w:del w:id="2710" w:author="Author">
                <w:r w:rsidDel="00715033">
                  <w:rPr>
                    <w:noProof/>
                  </w:rPr>
                  <w:drawing>
                    <wp:inline distT="0" distB="0" distL="0" distR="0" wp14:anchorId="58A152CF" wp14:editId="3FF2BD58">
                      <wp:extent cx="6318885" cy="2695575"/>
                      <wp:effectExtent l="0" t="0" r="571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8885" cy="2695575"/>
                              </a:xfrm>
                              <a:prstGeom prst="rect">
                                <a:avLst/>
                              </a:prstGeom>
                            </pic:spPr>
                          </pic:pic>
                        </a:graphicData>
                      </a:graphic>
                    </wp:inline>
                  </w:drawing>
                </w:r>
              </w:del>
            </w:ins>
          </w:p>
        </w:tc>
      </w:tr>
      <w:tr w:rsidR="00E9477A" w:rsidRPr="00AE0E07" w:rsidDel="00715033" w14:paraId="54B7B7BD" w14:textId="7918CF19" w:rsidTr="00151E38">
        <w:trPr>
          <w:cnfStyle w:val="000000100000" w:firstRow="0" w:lastRow="0" w:firstColumn="0" w:lastColumn="0" w:oddVBand="0" w:evenVBand="0" w:oddHBand="1" w:evenHBand="0" w:firstRowFirstColumn="0" w:firstRowLastColumn="0" w:lastRowFirstColumn="0" w:lastRowLastColumn="0"/>
          <w:jc w:val="left"/>
          <w:ins w:id="2711" w:author="Author"/>
          <w:del w:id="2712" w:author="Author"/>
        </w:trPr>
        <w:tc>
          <w:tcPr>
            <w:tcW w:w="613" w:type="dxa"/>
          </w:tcPr>
          <w:p w14:paraId="4B0C78D7" w14:textId="3A0F08B5" w:rsidR="00E9477A" w:rsidDel="00715033" w:rsidRDefault="00E9477A" w:rsidP="002D6292">
            <w:pPr>
              <w:pStyle w:val="ListParagraph"/>
              <w:numPr>
                <w:ilvl w:val="0"/>
                <w:numId w:val="35"/>
              </w:numPr>
              <w:spacing w:before="20"/>
              <w:rPr>
                <w:ins w:id="2713" w:author="Author"/>
                <w:del w:id="2714" w:author="Author"/>
              </w:rPr>
            </w:pPr>
          </w:p>
        </w:tc>
        <w:tc>
          <w:tcPr>
            <w:tcW w:w="10167" w:type="dxa"/>
          </w:tcPr>
          <w:p w14:paraId="49B36D17" w14:textId="1B55834C" w:rsidR="00E9477A" w:rsidDel="00715033" w:rsidRDefault="00E9477A" w:rsidP="002D6292">
            <w:pPr>
              <w:pStyle w:val="Body"/>
              <w:rPr>
                <w:ins w:id="2715" w:author="Author"/>
                <w:del w:id="2716" w:author="Author"/>
                <w:noProof/>
              </w:rPr>
            </w:pPr>
            <w:ins w:id="2717" w:author="Author">
              <w:del w:id="2718" w:author="Author">
                <w:r w:rsidDel="00715033">
                  <w:rPr>
                    <w:noProof/>
                  </w:rPr>
                  <w:delText xml:space="preserve">Connect to </w:delText>
                </w:r>
                <w:r w:rsidRPr="00E9477A" w:rsidDel="00715033">
                  <w:rPr>
                    <w:b/>
                    <w:noProof/>
                    <w:rPrChange w:id="2719" w:author="Author">
                      <w:rPr>
                        <w:noProof/>
                      </w:rPr>
                    </w:rPrChange>
                  </w:rPr>
                  <w:delText>adVM</w:delText>
                </w:r>
                <w:r w:rsidDel="00715033">
                  <w:rPr>
                    <w:b/>
                    <w:noProof/>
                  </w:rPr>
                  <w:delText xml:space="preserve"> </w:delText>
                </w:r>
                <w:r w:rsidDel="00715033">
                  <w:rPr>
                    <w:noProof/>
                  </w:rPr>
                  <w:delText>as administrator via the RDP file</w:delText>
                </w:r>
              </w:del>
            </w:ins>
          </w:p>
          <w:p w14:paraId="2B7F5C47" w14:textId="2BD6BFD4" w:rsidR="00875FE7" w:rsidDel="00715033" w:rsidRDefault="00875FE7" w:rsidP="002D6292">
            <w:pPr>
              <w:pStyle w:val="Body"/>
              <w:rPr>
                <w:ins w:id="2720" w:author="Author"/>
                <w:del w:id="2721" w:author="Author"/>
                <w:noProof/>
              </w:rPr>
            </w:pPr>
            <w:ins w:id="2722" w:author="Author">
              <w:del w:id="2723" w:author="Author">
                <w:r w:rsidDel="00715033">
                  <w:rPr>
                    <w:noProof/>
                  </w:rPr>
                  <w:delText xml:space="preserve">Open </w:delText>
                </w:r>
                <w:r w:rsidRPr="00875FE7" w:rsidDel="00715033">
                  <w:rPr>
                    <w:b/>
                    <w:noProof/>
                    <w:rPrChange w:id="2724" w:author="Author">
                      <w:rPr>
                        <w:noProof/>
                      </w:rPr>
                    </w:rPrChange>
                  </w:rPr>
                  <w:delText>Disk Management</w:delText>
                </w:r>
                <w:r w:rsidDel="00715033">
                  <w:rPr>
                    <w:noProof/>
                  </w:rPr>
                  <w:delText xml:space="preserve"> </w:delText>
                </w:r>
                <w:r w:rsidRPr="00875FE7" w:rsidDel="00715033">
                  <w:rPr>
                    <w:noProof/>
                    <w:rPrChange w:id="2725" w:author="Author">
                      <w:rPr>
                        <w:b/>
                        <w:noProof/>
                      </w:rPr>
                    </w:rPrChange>
                  </w:rPr>
                  <w:delText>and</w:delText>
                </w:r>
                <w:r w:rsidDel="00715033">
                  <w:rPr>
                    <w:b/>
                    <w:noProof/>
                  </w:rPr>
                  <w:delText xml:space="preserve"> </w:delText>
                </w:r>
                <w:r w:rsidRPr="00875FE7" w:rsidDel="00715033">
                  <w:rPr>
                    <w:noProof/>
                    <w:rPrChange w:id="2726" w:author="Author">
                      <w:rPr>
                        <w:b/>
                        <w:noProof/>
                      </w:rPr>
                    </w:rPrChange>
                  </w:rPr>
                  <w:delText>create a new simple volume from the new data disk</w:delText>
                </w:r>
              </w:del>
            </w:ins>
          </w:p>
          <w:p w14:paraId="3884AB98" w14:textId="1067CC64" w:rsidR="00875FE7" w:rsidRPr="00875FE7" w:rsidDel="00715033" w:rsidRDefault="00A81B3C" w:rsidP="002D6292">
            <w:pPr>
              <w:pStyle w:val="Body"/>
              <w:rPr>
                <w:ins w:id="2727" w:author="Author"/>
                <w:del w:id="2728" w:author="Author"/>
                <w:b/>
                <w:noProof/>
                <w:rPrChange w:id="2729" w:author="Author">
                  <w:rPr>
                    <w:ins w:id="2730" w:author="Author"/>
                    <w:del w:id="2731" w:author="Author"/>
                    <w:noProof/>
                  </w:rPr>
                </w:rPrChange>
              </w:rPr>
            </w:pPr>
            <w:ins w:id="2732" w:author="Author">
              <w:del w:id="2733" w:author="Author">
                <w:r w:rsidDel="00715033">
                  <w:rPr>
                    <w:noProof/>
                  </w:rPr>
                  <w:drawing>
                    <wp:inline distT="0" distB="0" distL="0" distR="0" wp14:anchorId="335BF6E2" wp14:editId="6A1AFE43">
                      <wp:extent cx="6318885" cy="2982595"/>
                      <wp:effectExtent l="0" t="0" r="5715"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8885" cy="2982595"/>
                              </a:xfrm>
                              <a:prstGeom prst="rect">
                                <a:avLst/>
                              </a:prstGeom>
                            </pic:spPr>
                          </pic:pic>
                        </a:graphicData>
                      </a:graphic>
                    </wp:inline>
                  </w:drawing>
                </w:r>
              </w:del>
            </w:ins>
          </w:p>
        </w:tc>
      </w:tr>
      <w:tr w:rsidR="00E122E2" w:rsidRPr="00AE0E07" w:rsidDel="00715033" w14:paraId="10F0E5D1" w14:textId="63AF04E5" w:rsidTr="00151E38">
        <w:trPr>
          <w:cnfStyle w:val="000000010000" w:firstRow="0" w:lastRow="0" w:firstColumn="0" w:lastColumn="0" w:oddVBand="0" w:evenVBand="0" w:oddHBand="0" w:evenHBand="1" w:firstRowFirstColumn="0" w:firstRowLastColumn="0" w:lastRowFirstColumn="0" w:lastRowLastColumn="0"/>
          <w:jc w:val="left"/>
          <w:ins w:id="2734" w:author="Author"/>
          <w:del w:id="2735" w:author="Author"/>
        </w:trPr>
        <w:tc>
          <w:tcPr>
            <w:tcW w:w="613" w:type="dxa"/>
          </w:tcPr>
          <w:p w14:paraId="5E8944F1" w14:textId="47CDE9D1" w:rsidR="00E122E2" w:rsidDel="00715033" w:rsidRDefault="00E122E2" w:rsidP="002D6292">
            <w:pPr>
              <w:pStyle w:val="ListParagraph"/>
              <w:numPr>
                <w:ilvl w:val="0"/>
                <w:numId w:val="35"/>
              </w:numPr>
              <w:spacing w:before="20"/>
              <w:rPr>
                <w:ins w:id="2736" w:author="Author"/>
                <w:del w:id="2737" w:author="Author"/>
              </w:rPr>
            </w:pPr>
          </w:p>
        </w:tc>
        <w:tc>
          <w:tcPr>
            <w:tcW w:w="10167" w:type="dxa"/>
          </w:tcPr>
          <w:p w14:paraId="1314F0BF" w14:textId="46CFAF49" w:rsidR="00E122E2" w:rsidDel="00715033" w:rsidRDefault="00E122E2" w:rsidP="002D6292">
            <w:pPr>
              <w:pStyle w:val="Body"/>
              <w:rPr>
                <w:ins w:id="2738" w:author="Author"/>
                <w:del w:id="2739" w:author="Author"/>
                <w:noProof/>
              </w:rPr>
            </w:pPr>
            <w:ins w:id="2740" w:author="Author">
              <w:del w:id="2741" w:author="Author">
                <w:r w:rsidDel="00715033">
                  <w:rPr>
                    <w:noProof/>
                  </w:rPr>
                  <w:delText>On the new volude create a share and setup permissions</w:delText>
                </w:r>
              </w:del>
            </w:ins>
          </w:p>
          <w:p w14:paraId="5326C218" w14:textId="7B2C0B00" w:rsidR="00055942" w:rsidDel="00715033" w:rsidRDefault="00055942" w:rsidP="002D6292">
            <w:pPr>
              <w:pStyle w:val="Body"/>
              <w:rPr>
                <w:ins w:id="2742" w:author="Author"/>
                <w:del w:id="2743" w:author="Author"/>
                <w:noProof/>
              </w:rPr>
            </w:pPr>
            <w:ins w:id="2744" w:author="Author">
              <w:del w:id="2745" w:author="Author">
                <w:r w:rsidDel="00715033">
                  <w:rPr>
                    <w:noProof/>
                  </w:rPr>
                  <w:drawing>
                    <wp:inline distT="0" distB="0" distL="0" distR="0" wp14:anchorId="33157B6D" wp14:editId="5A2CD901">
                      <wp:extent cx="6318885" cy="3554095"/>
                      <wp:effectExtent l="0" t="0" r="5715" b="825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18885" cy="3554095"/>
                              </a:xfrm>
                              <a:prstGeom prst="rect">
                                <a:avLst/>
                              </a:prstGeom>
                            </pic:spPr>
                          </pic:pic>
                        </a:graphicData>
                      </a:graphic>
                    </wp:inline>
                  </w:drawing>
                </w:r>
              </w:del>
            </w:ins>
          </w:p>
        </w:tc>
      </w:tr>
    </w:tbl>
    <w:p w14:paraId="20C56B16" w14:textId="77777777" w:rsidR="001F6BD8" w:rsidRDefault="001F6BD8" w:rsidP="001F6BD8">
      <w:pPr>
        <w:pStyle w:val="Heading2"/>
        <w:rPr>
          <w:ins w:id="2746" w:author="Author"/>
        </w:rPr>
      </w:pPr>
      <w:bookmarkStart w:id="2747" w:name="_Toc535181952"/>
      <w:ins w:id="2748" w:author="Author">
        <w:r w:rsidRPr="002D6292">
          <w:t>Publishing remote desktop and remote application</w:t>
        </w:r>
        <w:bookmarkEnd w:id="2747"/>
        <w:del w:id="2749" w:author="Author">
          <w:r w:rsidDel="002D6292">
            <w:delText>FSLogix setup</w:delText>
          </w:r>
        </w:del>
      </w:ins>
    </w:p>
    <w:p w14:paraId="6AD464F6" w14:textId="573B8644" w:rsidR="00F954C8" w:rsidRPr="00F954C8" w:rsidDel="00715033" w:rsidRDefault="001F6BD8" w:rsidP="001F6BD8">
      <w:ins w:id="2750" w:author="Author">
        <w:r>
          <w:t xml:space="preserve">This section assumes that </w:t>
        </w:r>
        <w:r w:rsidRPr="00A84161">
          <w:rPr>
            <w:b/>
            <w:rPrChange w:id="2751" w:author="Author">
              <w:rPr>
                <w:rFonts w:asciiTheme="minorHAnsi" w:eastAsiaTheme="majorEastAsia" w:hAnsiTheme="minorHAnsi" w:cstheme="minorHAnsi"/>
                <w:color w:val="0078D7" w:themeColor="accent1"/>
                <w:sz w:val="36"/>
                <w:szCs w:val="40"/>
              </w:rPr>
            </w:rPrChange>
          </w:rPr>
          <w:t>WVD</w:t>
        </w:r>
        <w:r>
          <w:t xml:space="preserve"> </w:t>
        </w:r>
        <w:r>
          <w:rPr>
            <w:b/>
          </w:rPr>
          <w:t xml:space="preserve">PowerShell </w:t>
        </w:r>
        <w:r>
          <w:t>is imported, user executing the commands has connected to the WVD infra and has permissions.</w:t>
        </w:r>
      </w:ins>
      <w:del w:id="2752" w:author="Author">
        <w:r w:rsidR="000C352A" w:rsidDel="00715033">
          <w:delText>After the hands-on l</w:delText>
        </w:r>
        <w:r w:rsidR="00811C42" w:rsidDel="00715033">
          <w:delText>ab</w:delText>
        </w:r>
        <w:r w:rsidR="003B03E3" w:rsidDel="00715033">
          <w:delText xml:space="preserve"> </w:delText>
        </w:r>
      </w:del>
    </w:p>
    <w:p w14:paraId="7F9F5CB9" w14:textId="77777777" w:rsidR="00C957A3" w:rsidRDefault="00C957A3" w:rsidP="00C957A3">
      <w:pPr>
        <w:pStyle w:val="ListParagraph"/>
        <w:numPr>
          <w:ilvl w:val="0"/>
          <w:numId w:val="42"/>
        </w:numPr>
        <w:rPr>
          <w:noProof/>
        </w:rPr>
      </w:pPr>
      <w:ins w:id="2753" w:author="Author">
        <w:del w:id="2754" w:author="Author">
          <w:r w:rsidDel="00D92F40">
            <w:rPr>
              <w:noProof/>
            </w:rPr>
            <w:delText>Connect to sesison host VM</w:delText>
          </w:r>
        </w:del>
        <w:r>
          <w:rPr>
            <w:noProof/>
          </w:rPr>
          <w:t xml:space="preserve">Navigate to </w:t>
        </w:r>
        <w:r>
          <w:rPr>
            <w:b/>
            <w:noProof/>
          </w:rPr>
          <w:t xml:space="preserve">PowerShell </w:t>
        </w:r>
        <w:r>
          <w:rPr>
            <w:noProof/>
          </w:rPr>
          <w:t>editor</w:t>
        </w:r>
      </w:ins>
    </w:p>
    <w:p w14:paraId="58D9F1CA" w14:textId="2B530A7B" w:rsidR="00C957A3" w:rsidRDefault="00C957A3" w:rsidP="00C957A3">
      <w:pPr>
        <w:pStyle w:val="ListParagraph"/>
        <w:numPr>
          <w:ilvl w:val="0"/>
          <w:numId w:val="42"/>
        </w:numPr>
        <w:rPr>
          <w:noProof/>
        </w:rPr>
      </w:pPr>
      <w:r>
        <w:rPr>
          <w:noProof/>
        </w:rPr>
        <w:t xml:space="preserve">Execute command below to </w:t>
      </w:r>
      <w:r w:rsidR="0058754B">
        <w:rPr>
          <w:noProof/>
        </w:rPr>
        <w:t xml:space="preserve">get list of </w:t>
      </w:r>
      <w:r w:rsidR="0091464A">
        <w:rPr>
          <w:noProof/>
        </w:rPr>
        <w:t>session host</w:t>
      </w:r>
      <w:r w:rsidR="00883BFC">
        <w:rPr>
          <w:noProof/>
        </w:rPr>
        <w:t xml:space="preserve">. </w:t>
      </w:r>
    </w:p>
    <w:p w14:paraId="4D3914A1" w14:textId="4F5C115F" w:rsidR="0091464A" w:rsidRDefault="0091464A" w:rsidP="0091464A">
      <w:pPr>
        <w:pStyle w:val="ListParagraph"/>
        <w:ind w:firstLine="720"/>
        <w:rPr>
          <w:noProof/>
        </w:rPr>
      </w:pPr>
      <w:r w:rsidRPr="0091464A">
        <w:rPr>
          <w:noProof/>
        </w:rPr>
        <w:t xml:space="preserve">Get-RdsSessionHost </w:t>
      </w:r>
      <w:r>
        <w:rPr>
          <w:noProof/>
        </w:rPr>
        <w:t>“WVDBootcamp” &lt;alias&gt;HP</w:t>
      </w:r>
    </w:p>
    <w:p w14:paraId="0AF1E63D" w14:textId="3518204F" w:rsidR="0091464A" w:rsidRDefault="005D2BFB" w:rsidP="00C957A3">
      <w:pPr>
        <w:pStyle w:val="ListParagraph"/>
        <w:numPr>
          <w:ilvl w:val="0"/>
          <w:numId w:val="42"/>
        </w:numPr>
        <w:rPr>
          <w:noProof/>
        </w:rPr>
      </w:pPr>
      <w:r>
        <w:rPr>
          <w:noProof/>
        </w:rPr>
        <w:t>Execute command below to get list of sessions and their ids</w:t>
      </w:r>
      <w:r w:rsidR="002032F2">
        <w:t xml:space="preserve">. </w:t>
      </w:r>
      <w:r w:rsidR="002032F2" w:rsidRPr="007608F6">
        <w:t xml:space="preserve">Note if </w:t>
      </w:r>
      <w:r w:rsidR="002032F2">
        <w:t xml:space="preserve">the command shows no output move to </w:t>
      </w:r>
      <w:r w:rsidR="002032F2" w:rsidRPr="00AC7D51">
        <w:rPr>
          <w:b/>
        </w:rPr>
        <w:t xml:space="preserve">step </w:t>
      </w:r>
      <w:r w:rsidR="00AC7D51">
        <w:rPr>
          <w:b/>
        </w:rPr>
        <w:t>6</w:t>
      </w:r>
      <w:r w:rsidR="00AC7D51">
        <w:t>.</w:t>
      </w:r>
    </w:p>
    <w:p w14:paraId="49FC49FD" w14:textId="2C10D394" w:rsidR="005D2BFB" w:rsidRDefault="005D2BFB" w:rsidP="005D2BFB">
      <w:pPr>
        <w:pStyle w:val="ListParagraph"/>
        <w:ind w:left="1440"/>
        <w:rPr>
          <w:noProof/>
        </w:rPr>
      </w:pPr>
      <w:r w:rsidRPr="005D2BFB">
        <w:rPr>
          <w:noProof/>
        </w:rPr>
        <w:t xml:space="preserve">Get-RdsUserSession </w:t>
      </w:r>
      <w:r>
        <w:rPr>
          <w:noProof/>
        </w:rPr>
        <w:t>“WVDBootcamp” &lt;alias&gt;HP</w:t>
      </w:r>
    </w:p>
    <w:p w14:paraId="02718E30" w14:textId="46061248" w:rsidR="009E42EB" w:rsidRDefault="00EB0D6B" w:rsidP="00C957A3">
      <w:pPr>
        <w:pStyle w:val="ListParagraph"/>
        <w:numPr>
          <w:ilvl w:val="0"/>
          <w:numId w:val="42"/>
        </w:numPr>
      </w:pPr>
      <w:r>
        <w:rPr>
          <w:noProof/>
        </w:rPr>
        <w:t xml:space="preserve">Execute </w:t>
      </w:r>
      <w:r w:rsidR="009E42EB">
        <w:t xml:space="preserve">command below to </w:t>
      </w:r>
      <w:r w:rsidR="00A02520">
        <w:t xml:space="preserve">log off user with a </w:t>
      </w:r>
      <w:proofErr w:type="spellStart"/>
      <w:r w:rsidR="00A02520">
        <w:t>sessionId</w:t>
      </w:r>
      <w:proofErr w:type="spellEnd"/>
    </w:p>
    <w:p w14:paraId="3E0B3023" w14:textId="7C006031" w:rsidR="00A02520" w:rsidRDefault="00A02520" w:rsidP="00A02520">
      <w:pPr>
        <w:pStyle w:val="ListParagraph"/>
        <w:ind w:left="1440"/>
      </w:pPr>
      <w:r w:rsidRPr="00A02520">
        <w:t>Invoke-</w:t>
      </w:r>
      <w:proofErr w:type="spellStart"/>
      <w:r w:rsidRPr="00A02520">
        <w:t>RdsUserSessionLogoff</w:t>
      </w:r>
      <w:proofErr w:type="spellEnd"/>
      <w:r w:rsidRPr="00A02520">
        <w:t xml:space="preserve"> -</w:t>
      </w:r>
      <w:proofErr w:type="spellStart"/>
      <w:r w:rsidRPr="00A02520">
        <w:t>TenantName</w:t>
      </w:r>
      <w:proofErr w:type="spellEnd"/>
      <w:r w:rsidRPr="00A02520">
        <w:t xml:space="preserve"> </w:t>
      </w:r>
      <w:proofErr w:type="spellStart"/>
      <w:r w:rsidRPr="00A02520">
        <w:t>WVDBootcamp</w:t>
      </w:r>
      <w:proofErr w:type="spellEnd"/>
      <w:r w:rsidRPr="00A02520">
        <w:t xml:space="preserve"> -</w:t>
      </w:r>
      <w:proofErr w:type="spellStart"/>
      <w:r w:rsidRPr="00A02520">
        <w:t>HostPoolName</w:t>
      </w:r>
      <w:proofErr w:type="spellEnd"/>
      <w:r w:rsidRPr="00A02520">
        <w:t xml:space="preserve"> </w:t>
      </w:r>
      <w:r w:rsidR="00492D82">
        <w:t>&lt;alias&gt;HP</w:t>
      </w:r>
      <w:r w:rsidRPr="00A02520">
        <w:t xml:space="preserve"> -</w:t>
      </w:r>
      <w:proofErr w:type="spellStart"/>
      <w:r w:rsidRPr="00A02520">
        <w:t>SessionHostName</w:t>
      </w:r>
      <w:proofErr w:type="spellEnd"/>
      <w:r w:rsidRPr="00A02520">
        <w:t xml:space="preserve"> </w:t>
      </w:r>
      <w:r w:rsidR="00492D82">
        <w:t>&lt;</w:t>
      </w:r>
      <w:r w:rsidR="00492D82" w:rsidRPr="00492D82">
        <w:rPr>
          <w:b/>
        </w:rPr>
        <w:t>output from step 2</w:t>
      </w:r>
      <w:r w:rsidR="00492D82">
        <w:t>&gt;</w:t>
      </w:r>
      <w:r w:rsidRPr="00A02520">
        <w:t xml:space="preserve"> -</w:t>
      </w:r>
      <w:proofErr w:type="spellStart"/>
      <w:r w:rsidRPr="00A02520">
        <w:t>SessionId</w:t>
      </w:r>
      <w:proofErr w:type="spellEnd"/>
      <w:r w:rsidRPr="00A02520">
        <w:t xml:space="preserve"> </w:t>
      </w:r>
      <w:r w:rsidR="00492D82">
        <w:t>&lt;</w:t>
      </w:r>
      <w:r w:rsidR="00492D82" w:rsidRPr="00492D82">
        <w:rPr>
          <w:b/>
        </w:rPr>
        <w:t>output from step 3</w:t>
      </w:r>
      <w:r w:rsidR="00492D82">
        <w:t>&gt;</w:t>
      </w:r>
      <w:r w:rsidRPr="00A02520">
        <w:t xml:space="preserve"> -</w:t>
      </w:r>
      <w:proofErr w:type="spellStart"/>
      <w:r w:rsidRPr="00A02520">
        <w:t>NoConfirm</w:t>
      </w:r>
      <w:proofErr w:type="spellEnd"/>
    </w:p>
    <w:p w14:paraId="4CF45D55" w14:textId="7F83D8AB" w:rsidR="005D2BFB" w:rsidRDefault="00A95C98" w:rsidP="00C957A3">
      <w:pPr>
        <w:pStyle w:val="ListParagraph"/>
        <w:numPr>
          <w:ilvl w:val="0"/>
          <w:numId w:val="42"/>
        </w:numPr>
        <w:rPr>
          <w:noProof/>
        </w:rPr>
      </w:pPr>
      <w:r>
        <w:t xml:space="preserve">Repeat </w:t>
      </w:r>
      <w:r w:rsidR="00715CC3">
        <w:t xml:space="preserve">steps 2 </w:t>
      </w:r>
      <w:r>
        <w:t xml:space="preserve">to 4 </w:t>
      </w:r>
      <w:r w:rsidR="00AC7D51">
        <w:t xml:space="preserve">until command from </w:t>
      </w:r>
      <w:r w:rsidR="00AC7D51" w:rsidRPr="00AC7D51">
        <w:rPr>
          <w:b/>
        </w:rPr>
        <w:t>step 2</w:t>
      </w:r>
      <w:r w:rsidR="00AC7D51">
        <w:t xml:space="preserve"> returns no result.</w:t>
      </w:r>
    </w:p>
    <w:p w14:paraId="25AA1A3F" w14:textId="170E9216" w:rsidR="00A42446" w:rsidRDefault="00A42446" w:rsidP="00A42446">
      <w:pPr>
        <w:pStyle w:val="ListParagraph"/>
      </w:pPr>
      <w:r>
        <w:rPr>
          <w:noProof/>
        </w:rPr>
        <w:drawing>
          <wp:inline distT="0" distB="0" distL="0" distR="0" wp14:anchorId="250724D2" wp14:editId="05F76100">
            <wp:extent cx="5935399" cy="389614"/>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0492" cy="397169"/>
                    </a:xfrm>
                    <a:prstGeom prst="rect">
                      <a:avLst/>
                    </a:prstGeom>
                  </pic:spPr>
                </pic:pic>
              </a:graphicData>
            </a:graphic>
          </wp:inline>
        </w:drawing>
      </w:r>
    </w:p>
    <w:p w14:paraId="684C938E" w14:textId="7F977D28" w:rsidR="00A42446" w:rsidRPr="007608F6" w:rsidRDefault="00C143DB" w:rsidP="00C957A3">
      <w:pPr>
        <w:pStyle w:val="ListParagraph"/>
        <w:numPr>
          <w:ilvl w:val="0"/>
          <w:numId w:val="42"/>
        </w:numPr>
      </w:pPr>
      <w:r>
        <w:t xml:space="preserve">Connect to remote desktop using the </w:t>
      </w:r>
      <w:ins w:id="2755" w:author="Author">
        <w:r w:rsidRPr="007608F6">
          <w:rPr>
            <w:b/>
          </w:rPr>
          <w:t>&lt;1</w:t>
        </w:r>
        <w:r w:rsidRPr="007608F6">
          <w:rPr>
            <w:b/>
            <w:vertAlign w:val="superscript"/>
            <w:rPrChange w:id="2756" w:author="Author">
              <w:rPr>
                <w:noProof/>
              </w:rPr>
            </w:rPrChange>
          </w:rPr>
          <w:t>st</w:t>
        </w:r>
        <w:r w:rsidRPr="007608F6">
          <w:rPr>
            <w:b/>
          </w:rPr>
          <w:t xml:space="preserve"> user provided&gt;</w:t>
        </w:r>
      </w:ins>
      <w:r w:rsidRPr="007608F6">
        <w:t xml:space="preserve"> </w:t>
      </w:r>
      <w:r>
        <w:t xml:space="preserve">via </w:t>
      </w:r>
      <w:ins w:id="2757" w:author="Author">
        <w:r w:rsidRPr="007608F6">
          <w:t>HTML5 client</w:t>
        </w:r>
      </w:ins>
      <w:r w:rsidR="00C96905">
        <w:t>. Create file or folder on the desktop.</w:t>
      </w:r>
    </w:p>
    <w:p w14:paraId="5989B88A" w14:textId="18A10406" w:rsidR="008D7926" w:rsidRDefault="002D720B" w:rsidP="00EE29CE">
      <w:pPr>
        <w:pStyle w:val="ListParagraph"/>
        <w:numPr>
          <w:ilvl w:val="0"/>
          <w:numId w:val="42"/>
        </w:numPr>
      </w:pPr>
      <w:ins w:id="2758" w:author="Author">
        <w:r w:rsidRPr="007608F6">
          <w:t xml:space="preserve">Navigate to </w:t>
        </w:r>
        <w:r w:rsidRPr="007608F6">
          <w:rPr>
            <w:b/>
          </w:rPr>
          <w:t xml:space="preserve">PowerShell </w:t>
        </w:r>
        <w:r w:rsidRPr="007608F6">
          <w:t>editor</w:t>
        </w:r>
      </w:ins>
      <w:r w:rsidR="008D7926">
        <w:t xml:space="preserve"> and execute command bellow to get the name of the session host to which the user was connected</w:t>
      </w:r>
    </w:p>
    <w:p w14:paraId="3FBD5F0F" w14:textId="77777777" w:rsidR="008D7926" w:rsidRPr="007608F6" w:rsidRDefault="008D7926" w:rsidP="008D7926">
      <w:pPr>
        <w:pStyle w:val="ListParagraph"/>
        <w:ind w:firstLine="720"/>
      </w:pPr>
      <w:r w:rsidRPr="007608F6">
        <w:t>Get-</w:t>
      </w:r>
      <w:proofErr w:type="spellStart"/>
      <w:r w:rsidRPr="007608F6">
        <w:t>RdsUserSession</w:t>
      </w:r>
      <w:proofErr w:type="spellEnd"/>
      <w:r w:rsidRPr="007608F6">
        <w:t xml:space="preserve"> “</w:t>
      </w:r>
      <w:proofErr w:type="spellStart"/>
      <w:r w:rsidRPr="007608F6">
        <w:t>WVDBootcamp</w:t>
      </w:r>
      <w:proofErr w:type="spellEnd"/>
      <w:r w:rsidRPr="007608F6">
        <w:t>” &lt;alias&gt;HP</w:t>
      </w:r>
    </w:p>
    <w:p w14:paraId="245C16E2" w14:textId="673E2427" w:rsidR="00CB2762" w:rsidRPr="005A26D0" w:rsidRDefault="00CB2762" w:rsidP="00CB2762">
      <w:r w:rsidRPr="00CB2762">
        <w:rPr>
          <w:b/>
        </w:rPr>
        <w:tab/>
        <w:t>Note:</w:t>
      </w:r>
      <w:r>
        <w:rPr>
          <w:b/>
        </w:rPr>
        <w:t xml:space="preserve"> </w:t>
      </w:r>
      <w:r w:rsidR="005A26D0">
        <w:t xml:space="preserve">If more than one session host is returned restart from </w:t>
      </w:r>
      <w:r w:rsidR="005A26D0" w:rsidRPr="005A26D0">
        <w:rPr>
          <w:b/>
        </w:rPr>
        <w:t>step 1</w:t>
      </w:r>
      <w:r w:rsidR="005A26D0">
        <w:t>.</w:t>
      </w:r>
    </w:p>
    <w:p w14:paraId="327E4E59" w14:textId="2D6AE9B8" w:rsidR="00A45CE0" w:rsidRDefault="00A45CE0" w:rsidP="00EE29CE">
      <w:pPr>
        <w:pStyle w:val="ListParagraph"/>
        <w:numPr>
          <w:ilvl w:val="0"/>
          <w:numId w:val="42"/>
        </w:numPr>
      </w:pPr>
      <w:r>
        <w:t xml:space="preserve">Return to remote desktop session and sign out via the </w:t>
      </w:r>
      <w:r>
        <w:rPr>
          <w:b/>
        </w:rPr>
        <w:t>Start menu</w:t>
      </w:r>
      <w:r>
        <w:t>.</w:t>
      </w:r>
    </w:p>
    <w:p w14:paraId="0121F8DB" w14:textId="4E51C84F" w:rsidR="00EE29CE" w:rsidRDefault="00EE29CE" w:rsidP="00EE29CE">
      <w:pPr>
        <w:pStyle w:val="ListParagraph"/>
        <w:numPr>
          <w:ilvl w:val="0"/>
          <w:numId w:val="42"/>
        </w:numPr>
      </w:pPr>
      <w:r>
        <w:t xml:space="preserve">Confirm sign out was completed by executing </w:t>
      </w:r>
      <w:r w:rsidR="00477986">
        <w:t xml:space="preserve">command bellow and getting no </w:t>
      </w:r>
      <w:r>
        <w:t>output.</w:t>
      </w:r>
    </w:p>
    <w:p w14:paraId="7264E6C1" w14:textId="0329164D" w:rsidR="00477986" w:rsidRDefault="00477986" w:rsidP="00477986">
      <w:pPr>
        <w:pStyle w:val="ListParagraph"/>
        <w:ind w:left="1440"/>
      </w:pPr>
      <w:r w:rsidRPr="00477986">
        <w:t>Get-</w:t>
      </w:r>
      <w:proofErr w:type="spellStart"/>
      <w:r w:rsidRPr="00477986">
        <w:t>RdsUserSession</w:t>
      </w:r>
      <w:proofErr w:type="spellEnd"/>
      <w:r w:rsidRPr="00477986">
        <w:t xml:space="preserve"> “</w:t>
      </w:r>
      <w:proofErr w:type="spellStart"/>
      <w:r w:rsidRPr="00477986">
        <w:t>WVDBootcamp</w:t>
      </w:r>
      <w:proofErr w:type="spellEnd"/>
      <w:r w:rsidRPr="00477986">
        <w:t>” &lt;alias&gt;HP</w:t>
      </w:r>
    </w:p>
    <w:p w14:paraId="468C8259" w14:textId="4E7420AB" w:rsidR="00477986" w:rsidRDefault="00477986" w:rsidP="00477986">
      <w:pPr>
        <w:ind w:left="720"/>
      </w:pPr>
      <w:r>
        <w:rPr>
          <w:noProof/>
        </w:rPr>
        <w:drawing>
          <wp:inline distT="0" distB="0" distL="0" distR="0" wp14:anchorId="58162EF0" wp14:editId="66139FD3">
            <wp:extent cx="5935399" cy="389614"/>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0492" cy="397169"/>
                    </a:xfrm>
                    <a:prstGeom prst="rect">
                      <a:avLst/>
                    </a:prstGeom>
                  </pic:spPr>
                </pic:pic>
              </a:graphicData>
            </a:graphic>
          </wp:inline>
        </w:drawing>
      </w:r>
    </w:p>
    <w:p w14:paraId="5B534F8C" w14:textId="658CEB39" w:rsidR="00D70C7A" w:rsidRPr="007608F6" w:rsidRDefault="009F4366" w:rsidP="00C957A3">
      <w:pPr>
        <w:pStyle w:val="ListParagraph"/>
        <w:numPr>
          <w:ilvl w:val="0"/>
          <w:numId w:val="42"/>
        </w:numPr>
      </w:pPr>
      <w:r>
        <w:t xml:space="preserve">Return to </w:t>
      </w:r>
      <w:r w:rsidRPr="009F4366">
        <w:rPr>
          <w:b/>
        </w:rPr>
        <w:t>PowerShell</w:t>
      </w:r>
      <w:r>
        <w:t xml:space="preserve"> editor and set the host </w:t>
      </w:r>
      <w:r w:rsidR="000838AD">
        <w:t xml:space="preserve">(where </w:t>
      </w:r>
      <w:ins w:id="2759" w:author="Author">
        <w:r w:rsidRPr="007608F6">
          <w:rPr>
            <w:b/>
          </w:rPr>
          <w:t>&lt;1</w:t>
        </w:r>
        <w:r w:rsidRPr="007608F6">
          <w:rPr>
            <w:b/>
            <w:vertAlign w:val="superscript"/>
            <w:rPrChange w:id="2760" w:author="Author">
              <w:rPr>
                <w:noProof/>
              </w:rPr>
            </w:rPrChange>
          </w:rPr>
          <w:t>st</w:t>
        </w:r>
        <w:r w:rsidRPr="007608F6">
          <w:rPr>
            <w:b/>
          </w:rPr>
          <w:t xml:space="preserve"> user provided&gt;</w:t>
        </w:r>
      </w:ins>
      <w:r w:rsidR="000838AD">
        <w:rPr>
          <w:b/>
        </w:rPr>
        <w:t xml:space="preserve"> </w:t>
      </w:r>
      <w:r w:rsidR="000838AD">
        <w:t xml:space="preserve">was connected) to </w:t>
      </w:r>
      <w:r w:rsidR="00FA0959">
        <w:t xml:space="preserve">not allow new sessions aka </w:t>
      </w:r>
      <w:r w:rsidR="000838AD" w:rsidRPr="000838AD">
        <w:rPr>
          <w:b/>
        </w:rPr>
        <w:t>Drain</w:t>
      </w:r>
      <w:r w:rsidR="00FA0959">
        <w:rPr>
          <w:b/>
        </w:rPr>
        <w:t xml:space="preserve"> m</w:t>
      </w:r>
      <w:r w:rsidR="000838AD" w:rsidRPr="000838AD">
        <w:rPr>
          <w:b/>
        </w:rPr>
        <w:t>ode</w:t>
      </w:r>
      <w:r w:rsidR="00FA0959">
        <w:t xml:space="preserve"> by executing command below</w:t>
      </w:r>
    </w:p>
    <w:p w14:paraId="71C6BEF2" w14:textId="79090CB8" w:rsidR="00D65D14" w:rsidRDefault="00D65D14" w:rsidP="00D65D14">
      <w:pPr>
        <w:pStyle w:val="ListParagraph"/>
        <w:ind w:left="1440"/>
      </w:pPr>
      <w:r w:rsidRPr="00D65D14">
        <w:t xml:space="preserve">Set-RdsSessionHost -TenantName WVDBootcamp -HostPoolName </w:t>
      </w:r>
      <w:r>
        <w:t>&lt;alias&gt;HP</w:t>
      </w:r>
      <w:r w:rsidRPr="00D65D14">
        <w:t xml:space="preserve">-Name </w:t>
      </w:r>
      <w:r w:rsidR="009D1F3F">
        <w:t>&lt;</w:t>
      </w:r>
      <w:r w:rsidR="009D1F3F" w:rsidRPr="009D1F3F">
        <w:rPr>
          <w:b/>
        </w:rPr>
        <w:t>host name from step 7</w:t>
      </w:r>
      <w:r w:rsidR="009D1F3F">
        <w:t>&gt;</w:t>
      </w:r>
      <w:r w:rsidRPr="00D65D14">
        <w:t xml:space="preserve"> -</w:t>
      </w:r>
      <w:proofErr w:type="spellStart"/>
      <w:proofErr w:type="gramStart"/>
      <w:r w:rsidRPr="00D65D14">
        <w:t>AllowNewSession</w:t>
      </w:r>
      <w:proofErr w:type="spellEnd"/>
      <w:r w:rsidRPr="00D65D14">
        <w:t>:$</w:t>
      </w:r>
      <w:proofErr w:type="gramEnd"/>
      <w:r w:rsidRPr="00D65D14">
        <w:t>false</w:t>
      </w:r>
    </w:p>
    <w:p w14:paraId="07C27E19" w14:textId="54E36FC2" w:rsidR="00D65D14" w:rsidRPr="007608F6" w:rsidRDefault="00AA7687" w:rsidP="00C957A3">
      <w:pPr>
        <w:pStyle w:val="ListParagraph"/>
        <w:numPr>
          <w:ilvl w:val="0"/>
          <w:numId w:val="42"/>
        </w:numPr>
        <w:rPr>
          <w:ins w:id="2761" w:author="Author"/>
        </w:rPr>
      </w:pPr>
      <w:r>
        <w:t xml:space="preserve">Connect to remote desktop using the </w:t>
      </w:r>
      <w:ins w:id="2762" w:author="Author">
        <w:r w:rsidRPr="007608F6">
          <w:rPr>
            <w:b/>
          </w:rPr>
          <w:t>&lt;1</w:t>
        </w:r>
        <w:r w:rsidRPr="007608F6">
          <w:rPr>
            <w:b/>
            <w:vertAlign w:val="superscript"/>
            <w:rPrChange w:id="2763" w:author="Author">
              <w:rPr>
                <w:noProof/>
              </w:rPr>
            </w:rPrChange>
          </w:rPr>
          <w:t>st</w:t>
        </w:r>
        <w:r w:rsidRPr="007608F6">
          <w:rPr>
            <w:b/>
          </w:rPr>
          <w:t xml:space="preserve"> user provided&gt;</w:t>
        </w:r>
      </w:ins>
      <w:r w:rsidRPr="007608F6">
        <w:t xml:space="preserve"> </w:t>
      </w:r>
      <w:r>
        <w:t xml:space="preserve">via </w:t>
      </w:r>
      <w:ins w:id="2764" w:author="Author">
        <w:r w:rsidRPr="007608F6">
          <w:t>HTML5 client</w:t>
        </w:r>
      </w:ins>
      <w:r>
        <w:t>.</w:t>
      </w:r>
      <w:r w:rsidR="00BE22C8">
        <w:t xml:space="preserve"> Confirm file or folder created in </w:t>
      </w:r>
      <w:r w:rsidR="00BE22C8">
        <w:rPr>
          <w:b/>
        </w:rPr>
        <w:t xml:space="preserve">step 6 </w:t>
      </w:r>
      <w:r w:rsidR="00BE22C8">
        <w:t>are present.</w:t>
      </w:r>
    </w:p>
    <w:p w14:paraId="49BD261D" w14:textId="77777777" w:rsidR="001F6BD8" w:rsidRDefault="001F6BD8" w:rsidP="001F6BD8"/>
    <w:p w14:paraId="0A87DE74" w14:textId="370784D9" w:rsidR="002F5274" w:rsidRPr="007608F6" w:rsidRDefault="0031440D" w:rsidP="002F5274">
      <w:pPr>
        <w:pStyle w:val="Heading2"/>
        <w:rPr>
          <w:ins w:id="2765" w:author="Author"/>
        </w:rPr>
      </w:pPr>
      <w:r w:rsidRPr="0031440D">
        <w:lastRenderedPageBreak/>
        <w:t>Troubleshooting user connections</w:t>
      </w:r>
      <w:ins w:id="2766" w:author="Author">
        <w:del w:id="2767" w:author="Author">
          <w:r w:rsidR="002F5274" w:rsidRPr="007608F6" w:rsidDel="002D6292">
            <w:delText>FSLogix setup</w:delText>
          </w:r>
        </w:del>
      </w:ins>
    </w:p>
    <w:p w14:paraId="7D7EF4F2" w14:textId="196DC968" w:rsidR="002F5274" w:rsidRPr="002F5274" w:rsidRDefault="002F5274" w:rsidP="002F5274">
      <w:ins w:id="2768" w:author="Author">
        <w:r w:rsidRPr="007608F6">
          <w:t xml:space="preserve">This section assumes that </w:t>
        </w:r>
        <w:r w:rsidRPr="007608F6">
          <w:rPr>
            <w:b/>
            <w:rPrChange w:id="2769" w:author="Author">
              <w:rPr>
                <w:rFonts w:asciiTheme="minorHAnsi" w:eastAsiaTheme="majorEastAsia" w:hAnsiTheme="minorHAnsi" w:cstheme="minorHAnsi"/>
                <w:color w:val="0078D7" w:themeColor="accent1"/>
                <w:sz w:val="36"/>
                <w:szCs w:val="40"/>
              </w:rPr>
            </w:rPrChange>
          </w:rPr>
          <w:t>WVD</w:t>
        </w:r>
        <w:r w:rsidRPr="007608F6">
          <w:t xml:space="preserve"> </w:t>
        </w:r>
        <w:r w:rsidRPr="007608F6">
          <w:rPr>
            <w:b/>
          </w:rPr>
          <w:t xml:space="preserve">PowerShell </w:t>
        </w:r>
        <w:r w:rsidRPr="007608F6">
          <w:t>is imported, user executing the commands has connected to the WVD infra and has permissions.</w:t>
        </w:r>
      </w:ins>
    </w:p>
    <w:p w14:paraId="75D64D23" w14:textId="7B56EF02" w:rsidR="00B916B2" w:rsidRDefault="00B916B2" w:rsidP="00B916B2">
      <w:pPr>
        <w:pStyle w:val="ListParagraph"/>
        <w:numPr>
          <w:ilvl w:val="0"/>
          <w:numId w:val="43"/>
        </w:numPr>
        <w:ind w:left="360" w:firstLine="0"/>
      </w:pPr>
      <w:r>
        <w:t xml:space="preserve">Navigate to </w:t>
      </w:r>
      <w:r>
        <w:rPr>
          <w:b/>
        </w:rPr>
        <w:t xml:space="preserve">PowerShell </w:t>
      </w:r>
      <w:r w:rsidRPr="00B916B2">
        <w:t>editor</w:t>
      </w:r>
    </w:p>
    <w:p w14:paraId="3F357CE1" w14:textId="01768574" w:rsidR="00B916B2" w:rsidRDefault="00B916B2" w:rsidP="00B916B2">
      <w:pPr>
        <w:pStyle w:val="ListParagraph"/>
        <w:numPr>
          <w:ilvl w:val="0"/>
          <w:numId w:val="43"/>
        </w:numPr>
        <w:ind w:left="360" w:firstLine="0"/>
      </w:pPr>
      <w:r>
        <w:t>Execute command below to get activity id</w:t>
      </w:r>
    </w:p>
    <w:p w14:paraId="73F594A6" w14:textId="7F66B466" w:rsidR="00B916B2" w:rsidRDefault="00B916B2" w:rsidP="00B916B2">
      <w:pPr>
        <w:pStyle w:val="ListParagraph"/>
        <w:ind w:left="1080" w:firstLine="360"/>
      </w:pPr>
      <w:r>
        <w:t>Get-</w:t>
      </w:r>
      <w:proofErr w:type="spellStart"/>
      <w:r>
        <w:t>RdsDiagnosticActivities</w:t>
      </w:r>
      <w:proofErr w:type="spellEnd"/>
      <w:r>
        <w:t xml:space="preserve"> -</w:t>
      </w:r>
      <w:proofErr w:type="spellStart"/>
      <w:r>
        <w:t>UserName</w:t>
      </w:r>
      <w:proofErr w:type="spellEnd"/>
      <w:r>
        <w:t xml:space="preserve"> &lt;</w:t>
      </w:r>
      <w:r w:rsidRPr="00B916B2">
        <w:rPr>
          <w:b/>
        </w:rPr>
        <w:t>user having the error</w:t>
      </w:r>
      <w:r>
        <w:t>&gt; -TenantName “WVDBootcamp”</w:t>
      </w:r>
    </w:p>
    <w:p w14:paraId="60D6C12F" w14:textId="6A77A47A" w:rsidR="00B916B2" w:rsidRDefault="00B916B2" w:rsidP="007B7CE1">
      <w:pPr>
        <w:pStyle w:val="ListParagraph"/>
        <w:numPr>
          <w:ilvl w:val="0"/>
          <w:numId w:val="43"/>
        </w:numPr>
        <w:ind w:left="720"/>
      </w:pPr>
      <w:r>
        <w:t>Execute command below to get</w:t>
      </w:r>
      <w:r w:rsidR="00C24AEB">
        <w:t xml:space="preserve"> detailed error </w:t>
      </w:r>
    </w:p>
    <w:p w14:paraId="7E671F2E" w14:textId="37E57292" w:rsidR="00B916B2" w:rsidRPr="002F5274" w:rsidRDefault="00B916B2" w:rsidP="00B916B2">
      <w:pPr>
        <w:pStyle w:val="ListParagraph"/>
        <w:ind w:left="1440"/>
      </w:pPr>
      <w:r>
        <w:t>(Get-</w:t>
      </w:r>
      <w:proofErr w:type="spellStart"/>
      <w:r>
        <w:t>RdsDiagnosticActivities</w:t>
      </w:r>
      <w:proofErr w:type="spellEnd"/>
      <w:r>
        <w:t xml:space="preserve"> -</w:t>
      </w:r>
      <w:proofErr w:type="spellStart"/>
      <w:r>
        <w:t>UserName</w:t>
      </w:r>
      <w:proofErr w:type="spellEnd"/>
      <w:r>
        <w:t xml:space="preserve"> </w:t>
      </w:r>
      <w:r w:rsidR="00C24AEB">
        <w:t>&lt;</w:t>
      </w:r>
      <w:r w:rsidR="00C24AEB" w:rsidRPr="00B916B2">
        <w:rPr>
          <w:b/>
        </w:rPr>
        <w:t>user having the error</w:t>
      </w:r>
      <w:r w:rsidR="00C24AEB">
        <w:t xml:space="preserve">&gt; </w:t>
      </w:r>
      <w:r>
        <w:t>-</w:t>
      </w:r>
      <w:proofErr w:type="spellStart"/>
      <w:r>
        <w:t>TenantName</w:t>
      </w:r>
      <w:proofErr w:type="spellEnd"/>
      <w:r>
        <w:t xml:space="preserve"> $tenant -</w:t>
      </w:r>
      <w:proofErr w:type="spellStart"/>
      <w:r>
        <w:t>ActivityId</w:t>
      </w:r>
      <w:proofErr w:type="spellEnd"/>
      <w:r w:rsidR="00C24AEB">
        <w:t xml:space="preserve"> &lt;</w:t>
      </w:r>
      <w:r w:rsidR="00C24AEB">
        <w:rPr>
          <w:b/>
        </w:rPr>
        <w:t>activity id from step 2&gt;</w:t>
      </w:r>
      <w:r>
        <w:t xml:space="preserve"> -Detailed</w:t>
      </w:r>
      <w:proofErr w:type="gramStart"/>
      <w:r>
        <w:t>).Errors</w:t>
      </w:r>
      <w:proofErr w:type="gramEnd"/>
    </w:p>
    <w:p w14:paraId="4BFCF4F3" w14:textId="77777777" w:rsidR="001F6BD8" w:rsidRPr="001F6BD8" w:rsidDel="00715033" w:rsidRDefault="001F6BD8">
      <w:pPr>
        <w:rPr>
          <w:del w:id="2770" w:author="Author"/>
        </w:rPr>
        <w:pPrChange w:id="2771" w:author="Author">
          <w:pPr>
            <w:pStyle w:val="Heading2"/>
          </w:pPr>
        </w:pPrChange>
      </w:pPr>
    </w:p>
    <w:p w14:paraId="7CFDCD14" w14:textId="5D84FA65" w:rsidR="00310680" w:rsidDel="00715033" w:rsidRDefault="00310680" w:rsidP="002D6292">
      <w:pPr>
        <w:pStyle w:val="Heading4"/>
        <w:rPr>
          <w:ins w:id="2772" w:author="Author"/>
          <w:del w:id="2773" w:author="Author"/>
          <w:rFonts w:ascii="Segoe UI" w:eastAsiaTheme="minorHAnsi" w:hAnsi="Segoe UI" w:cstheme="minorBidi"/>
          <w:iCs w:val="0"/>
          <w:color w:val="auto"/>
          <w:sz w:val="20"/>
        </w:rPr>
      </w:pPr>
      <w:ins w:id="2774" w:author="Author">
        <w:del w:id="2775" w:author="Author">
          <w:r w:rsidRPr="000C2AD9" w:rsidDel="00715033">
            <w:rPr>
              <w:rFonts w:ascii="Segoe UI" w:eastAsiaTheme="minorHAnsi" w:hAnsi="Segoe UI" w:cstheme="minorBidi"/>
              <w:iCs w:val="0"/>
              <w:color w:val="auto"/>
              <w:sz w:val="20"/>
            </w:rPr>
            <w:delText xml:space="preserve">In this exercise, you have viewed different resource </w:delText>
          </w:r>
          <w:r w:rsidDel="00715033">
            <w:rPr>
              <w:rFonts w:ascii="Segoe UI" w:eastAsiaTheme="minorHAnsi" w:hAnsi="Segoe UI" w:cstheme="minorBidi"/>
              <w:iCs w:val="0"/>
              <w:color w:val="auto"/>
              <w:sz w:val="20"/>
            </w:rPr>
            <w:delText>for</w:delText>
          </w:r>
          <w:r w:rsidRPr="000C2AD9" w:rsidDel="00715033">
            <w:rPr>
              <w:rFonts w:ascii="Segoe UI" w:eastAsiaTheme="minorHAnsi" w:hAnsi="Segoe UI" w:cstheme="minorBidi"/>
              <w:iCs w:val="0"/>
              <w:color w:val="auto"/>
              <w:sz w:val="20"/>
            </w:rPr>
            <w:delText xml:space="preserve"> </w:delText>
          </w:r>
          <w:r w:rsidDel="00715033">
            <w:rPr>
              <w:rFonts w:ascii="Segoe UI" w:eastAsiaTheme="minorHAnsi" w:hAnsi="Segoe UI" w:cstheme="minorBidi"/>
              <w:iCs w:val="0"/>
              <w:color w:val="auto"/>
              <w:sz w:val="20"/>
            </w:rPr>
            <w:delText xml:space="preserve">your </w:delText>
          </w:r>
          <w:r w:rsidRPr="000C2AD9" w:rsidDel="00715033">
            <w:rPr>
              <w:rFonts w:ascii="Segoe UI" w:eastAsiaTheme="minorHAnsi" w:hAnsi="Segoe UI" w:cstheme="minorBidi"/>
              <w:iCs w:val="0"/>
              <w:color w:val="auto"/>
              <w:sz w:val="20"/>
            </w:rPr>
            <w:delText xml:space="preserve">Azure environment for the lab training. You have learned how </w:delText>
          </w:r>
          <w:r w:rsidDel="00715033">
            <w:rPr>
              <w:rFonts w:ascii="Segoe UI" w:eastAsiaTheme="minorHAnsi" w:hAnsi="Segoe UI" w:cstheme="minorBidi"/>
              <w:iCs w:val="0"/>
              <w:color w:val="auto"/>
              <w:sz w:val="20"/>
            </w:rPr>
            <w:delText xml:space="preserve">to deploy an IaaS vm using an ARM template and create necessary storage for the Windows 10 multi-session vhd which will be used later. </w:delText>
          </w:r>
        </w:del>
      </w:ins>
    </w:p>
    <w:p w14:paraId="0C4B1029" w14:textId="72F2FBFB" w:rsidR="000C2AD9" w:rsidDel="00715033" w:rsidRDefault="000C2AD9" w:rsidP="002D6292">
      <w:pPr>
        <w:pStyle w:val="Heading4"/>
        <w:rPr>
          <w:del w:id="2776" w:author="Author"/>
          <w:rFonts w:ascii="Segoe UI" w:eastAsiaTheme="minorHAnsi" w:hAnsi="Segoe UI" w:cstheme="minorBidi"/>
          <w:iCs w:val="0"/>
          <w:color w:val="auto"/>
          <w:sz w:val="20"/>
        </w:rPr>
      </w:pPr>
      <w:del w:id="2777" w:author="Author">
        <w:r w:rsidRPr="000C2AD9" w:rsidDel="00715033">
          <w:rPr>
            <w:rFonts w:ascii="Segoe UI" w:eastAsiaTheme="minorHAnsi" w:hAnsi="Segoe UI" w:cstheme="minorBidi"/>
            <w:iCs w:val="0"/>
            <w:color w:val="auto"/>
            <w:sz w:val="20"/>
          </w:rPr>
          <w:delText xml:space="preserve">In this exercise, you have viewed different resource components pre-configured within the Citrix Cloud portal as well as </w:delText>
        </w:r>
        <w:r w:rsidR="00632258" w:rsidDel="00715033">
          <w:rPr>
            <w:rFonts w:ascii="Segoe UI" w:eastAsiaTheme="minorHAnsi" w:hAnsi="Segoe UI" w:cstheme="minorBidi"/>
            <w:iCs w:val="0"/>
            <w:color w:val="auto"/>
            <w:sz w:val="20"/>
          </w:rPr>
          <w:delText xml:space="preserve">your </w:delText>
        </w:r>
        <w:r w:rsidRPr="000C2AD9" w:rsidDel="00715033">
          <w:rPr>
            <w:rFonts w:ascii="Segoe UI" w:eastAsiaTheme="minorHAnsi" w:hAnsi="Segoe UI" w:cstheme="minorBidi"/>
            <w:iCs w:val="0"/>
            <w:color w:val="auto"/>
            <w:sz w:val="20"/>
          </w:rPr>
          <w:delText>Azure environment for the lab training. You have learned how the different components of Azure networking, storage, and compute are administered.</w:delText>
        </w:r>
        <w:r w:rsidDel="00715033">
          <w:rPr>
            <w:rFonts w:ascii="Segoe UI" w:eastAsiaTheme="minorHAnsi" w:hAnsi="Segoe UI" w:cstheme="minorBidi"/>
            <w:iCs w:val="0"/>
            <w:color w:val="auto"/>
            <w:sz w:val="20"/>
          </w:rPr>
          <w:delText xml:space="preserve"> These basic labs steps are an overview to help prepare </w:delText>
        </w:r>
        <w:r w:rsidR="00CF0429" w:rsidDel="00715033">
          <w:rPr>
            <w:rFonts w:ascii="Segoe UI" w:eastAsiaTheme="minorHAnsi" w:hAnsi="Segoe UI" w:cstheme="minorBidi"/>
            <w:iCs w:val="0"/>
            <w:color w:val="auto"/>
            <w:sz w:val="20"/>
          </w:rPr>
          <w:delText>you</w:delText>
        </w:r>
        <w:r w:rsidDel="00715033">
          <w:rPr>
            <w:rFonts w:ascii="Segoe UI" w:eastAsiaTheme="minorHAnsi" w:hAnsi="Segoe UI" w:cstheme="minorBidi"/>
            <w:iCs w:val="0"/>
            <w:color w:val="auto"/>
            <w:sz w:val="20"/>
          </w:rPr>
          <w:delText xml:space="preserve"> for building and provisioning Citrix XenApp instances in Azure. </w:delText>
        </w:r>
      </w:del>
    </w:p>
    <w:p w14:paraId="4167E3A0" w14:textId="77777777" w:rsidR="00CD4A82" w:rsidRPr="00105F2F" w:rsidRDefault="00CD4A82" w:rsidP="007F0AAE">
      <w:pPr>
        <w:pStyle w:val="Heading2"/>
      </w:pPr>
      <w:bookmarkStart w:id="2778" w:name="_Toc535181954"/>
      <w:r w:rsidRPr="00105F2F">
        <w:t>Authors</w:t>
      </w:r>
      <w:bookmarkEnd w:id="2778"/>
    </w:p>
    <w:p w14:paraId="49943888" w14:textId="77777777" w:rsidR="00CD4A82" w:rsidRPr="00E324F7" w:rsidRDefault="00CD4A82" w:rsidP="00CD4A82">
      <w:pPr>
        <w:pStyle w:val="CitrixBodyText"/>
      </w:pPr>
      <w:r w:rsidRPr="00E324F7">
        <w:t>The following authors contributed to the creation of this deliverable.</w:t>
      </w:r>
    </w:p>
    <w:tbl>
      <w:tblPr>
        <w:tblW w:w="0" w:type="auto"/>
        <w:tblLook w:val="00A0" w:firstRow="1" w:lastRow="0" w:firstColumn="1" w:lastColumn="0" w:noHBand="0" w:noVBand="0"/>
      </w:tblPr>
      <w:tblGrid>
        <w:gridCol w:w="4320"/>
        <w:gridCol w:w="5148"/>
      </w:tblGrid>
      <w:tr w:rsidR="00CD4A82" w:rsidRPr="00DF4C60" w14:paraId="603B02B4" w14:textId="77777777" w:rsidTr="00AB5A83">
        <w:tc>
          <w:tcPr>
            <w:tcW w:w="9468" w:type="dxa"/>
            <w:gridSpan w:val="2"/>
            <w:shd w:val="clear" w:color="auto" w:fill="326195"/>
          </w:tcPr>
          <w:p w14:paraId="56499737" w14:textId="30990BDA" w:rsidR="00CD4A82" w:rsidRPr="007608F6" w:rsidRDefault="00CD4A82" w:rsidP="00AB5A83">
            <w:pPr>
              <w:pStyle w:val="CitrixTableHeading"/>
            </w:pPr>
            <w:del w:id="2779" w:author="Author">
              <w:r w:rsidRPr="007608F6" w:rsidDel="00165F33">
                <w:rPr>
                  <w:color w:val="FFFFFF" w:themeColor="background1"/>
                </w:rPr>
                <w:fldChar w:fldCharType="begin"/>
              </w:r>
              <w:r w:rsidRPr="007608F6" w:rsidDel="00165F33">
                <w:rPr>
                  <w:color w:val="FFFFFF" w:themeColor="background1"/>
                </w:rPr>
                <w:delInstrText xml:space="preserve"> DOCPROPERTY  Company  \* MERGEFORMAT </w:delInstrText>
              </w:r>
              <w:r w:rsidRPr="007608F6" w:rsidDel="00165F33">
                <w:rPr>
                  <w:color w:val="FFFFFF" w:themeColor="background1"/>
                </w:rPr>
                <w:fldChar w:fldCharType="separate"/>
              </w:r>
              <w:r w:rsidRPr="007608F6" w:rsidDel="00165F33">
                <w:rPr>
                  <w:color w:val="FFFFFF" w:themeColor="background1"/>
                </w:rPr>
                <w:delText>Citrix</w:delText>
              </w:r>
              <w:r w:rsidRPr="007608F6" w:rsidDel="00165F33">
                <w:rPr>
                  <w:color w:val="FFFFFF" w:themeColor="background1"/>
                </w:rPr>
                <w:fldChar w:fldCharType="end"/>
              </w:r>
            </w:del>
          </w:p>
        </w:tc>
      </w:tr>
      <w:tr w:rsidR="00CD4A82" w:rsidRPr="009C2BA0" w14:paraId="46C5EF3A" w14:textId="77777777" w:rsidTr="00AB5A83">
        <w:tc>
          <w:tcPr>
            <w:tcW w:w="4320" w:type="dxa"/>
          </w:tcPr>
          <w:p w14:paraId="005FEE95" w14:textId="0B6ACD65" w:rsidR="00CD4A82" w:rsidRPr="004F5987" w:rsidRDefault="00CD4A82" w:rsidP="00AB5A83">
            <w:pPr>
              <w:pStyle w:val="CitrixTableData"/>
            </w:pPr>
            <w:del w:id="2780" w:author="Author">
              <w:r w:rsidDel="002D6292">
                <w:delText>Tony Sanchez</w:delText>
              </w:r>
            </w:del>
            <w:ins w:id="2781" w:author="Author">
              <w:del w:id="2782" w:author="Author">
                <w:r w:rsidR="00717764" w:rsidDel="002D6292">
                  <w:delText xml:space="preserve"> &amp; </w:delText>
                </w:r>
                <w:r w:rsidR="008A0DD7" w:rsidDel="002D6292">
                  <w:delText xml:space="preserve">, </w:delText>
                </w:r>
              </w:del>
              <w:r w:rsidR="00717764">
                <w:t>Stefan Georgiev</w:t>
              </w:r>
            </w:ins>
          </w:p>
          <w:p w14:paraId="78DD07C0" w14:textId="6F693BEC" w:rsidR="00CD4A82" w:rsidDel="002D6292" w:rsidRDefault="00717764" w:rsidP="00AB5A83">
            <w:pPr>
              <w:pStyle w:val="CitrixTableData"/>
              <w:rPr>
                <w:ins w:id="2783" w:author="Author"/>
                <w:del w:id="2784" w:author="Author"/>
              </w:rPr>
            </w:pPr>
            <w:ins w:id="2785" w:author="Author">
              <w:del w:id="2786" w:author="Author">
                <w:r w:rsidDel="002D6292">
                  <w:fldChar w:fldCharType="begin"/>
                </w:r>
                <w:r w:rsidDel="002D6292">
                  <w:delInstrText xml:space="preserve"> HYPERLINK "mailto:</w:delInstrText>
                </w:r>
              </w:del>
            </w:ins>
            <w:del w:id="2787" w:author="Author">
              <w:r w:rsidDel="002D6292">
                <w:delInstrText>Tony.Sanchez@Microsoft.com</w:delInstrText>
              </w:r>
            </w:del>
            <w:ins w:id="2788" w:author="Author">
              <w:del w:id="2789" w:author="Author">
                <w:r w:rsidDel="002D6292">
                  <w:delInstrText xml:space="preserve">" </w:delInstrText>
                </w:r>
                <w:r w:rsidDel="002D6292">
                  <w:fldChar w:fldCharType="separate"/>
                </w:r>
              </w:del>
            </w:ins>
            <w:del w:id="2790" w:author="Author">
              <w:r w:rsidRPr="004A400A" w:rsidDel="002D6292">
                <w:rPr>
                  <w:rStyle w:val="Hyperlink"/>
                </w:rPr>
                <w:delText>Tony.Sanchez@Microsoft.com</w:delText>
              </w:r>
            </w:del>
            <w:ins w:id="2791" w:author="Author">
              <w:del w:id="2792" w:author="Author">
                <w:r w:rsidDel="002D6292">
                  <w:fldChar w:fldCharType="end"/>
                </w:r>
              </w:del>
            </w:ins>
          </w:p>
          <w:p w14:paraId="7B5074AF" w14:textId="43B30738" w:rsidR="00717764" w:rsidRPr="004F5987" w:rsidRDefault="00717764" w:rsidP="00AB5A83">
            <w:pPr>
              <w:pStyle w:val="CitrixTableData"/>
            </w:pPr>
            <w:ins w:id="2793" w:author="Author">
              <w:r>
                <w:t>Stefan.Georgiev@Microsoft.com</w:t>
              </w:r>
            </w:ins>
          </w:p>
        </w:tc>
        <w:tc>
          <w:tcPr>
            <w:tcW w:w="5148" w:type="dxa"/>
          </w:tcPr>
          <w:p w14:paraId="0FAC700C" w14:textId="430B431D" w:rsidR="00CD4A82" w:rsidRPr="007608F6" w:rsidRDefault="00CD4A82" w:rsidP="00AB5A83">
            <w:pPr>
              <w:pStyle w:val="CitrixTableData"/>
            </w:pPr>
          </w:p>
          <w:p w14:paraId="65534689" w14:textId="5E7E9A44" w:rsidR="00CD4A82" w:rsidRPr="007608F6" w:rsidRDefault="00CD4A82" w:rsidP="00AB5A83">
            <w:pPr>
              <w:pStyle w:val="CitrixTableData"/>
            </w:pPr>
          </w:p>
        </w:tc>
      </w:tr>
      <w:tr w:rsidR="00CD4A82" w:rsidRPr="009C2BA0" w14:paraId="1F9C5F37" w14:textId="77777777" w:rsidTr="00AB5A83">
        <w:tc>
          <w:tcPr>
            <w:tcW w:w="4320" w:type="dxa"/>
          </w:tcPr>
          <w:p w14:paraId="32776EC5" w14:textId="77777777" w:rsidR="00CD4A82" w:rsidRPr="007608F6" w:rsidRDefault="00CD4A82" w:rsidP="00AB5A83">
            <w:pPr>
              <w:pStyle w:val="CitrixTableData"/>
            </w:pPr>
          </w:p>
        </w:tc>
        <w:tc>
          <w:tcPr>
            <w:tcW w:w="5148" w:type="dxa"/>
          </w:tcPr>
          <w:p w14:paraId="2AE14838" w14:textId="77777777" w:rsidR="00CD4A82" w:rsidRPr="007608F6" w:rsidRDefault="00CD4A82" w:rsidP="00AB5A83">
            <w:pPr>
              <w:pStyle w:val="CitrixTableData"/>
            </w:pPr>
          </w:p>
        </w:tc>
      </w:tr>
    </w:tbl>
    <w:p w14:paraId="4CFD96C6" w14:textId="77777777" w:rsidR="00CD4A82" w:rsidRPr="005B7CFE" w:rsidRDefault="00CD4A82">
      <w:pPr>
        <w:pStyle w:val="Heading2"/>
        <w:pPrChange w:id="2794" w:author="Author">
          <w:pPr>
            <w:pStyle w:val="Heading3"/>
            <w:jc w:val="left"/>
          </w:pPr>
        </w:pPrChange>
      </w:pPr>
      <w:bookmarkStart w:id="2795" w:name="_Toc535181955"/>
      <w:r w:rsidRPr="005B7CFE">
        <w:t>Revision History</w:t>
      </w:r>
      <w:bookmarkEnd w:id="2795"/>
    </w:p>
    <w:tbl>
      <w:tblPr>
        <w:tblW w:w="9468" w:type="dxa"/>
        <w:tblLayout w:type="fixed"/>
        <w:tblLook w:val="04A0" w:firstRow="1" w:lastRow="0" w:firstColumn="1" w:lastColumn="0" w:noHBand="0" w:noVBand="1"/>
      </w:tblPr>
      <w:tblGrid>
        <w:gridCol w:w="1458"/>
        <w:gridCol w:w="2546"/>
        <w:gridCol w:w="3437"/>
        <w:gridCol w:w="2027"/>
      </w:tblGrid>
      <w:tr w:rsidR="00CD4A82" w14:paraId="29006479" w14:textId="77777777" w:rsidTr="00AB5A83">
        <w:trPr>
          <w:trHeight w:val="72"/>
        </w:trPr>
        <w:tc>
          <w:tcPr>
            <w:tcW w:w="1458" w:type="dxa"/>
            <w:shd w:val="clear" w:color="auto" w:fill="326195"/>
          </w:tcPr>
          <w:p w14:paraId="378E02F2" w14:textId="77777777" w:rsidR="00CD4A82" w:rsidRPr="005052CC" w:rsidRDefault="00CD4A82" w:rsidP="00AB5A83">
            <w:pPr>
              <w:pStyle w:val="CitrixTableHeading"/>
              <w:rPr>
                <w:color w:val="FFFFFF" w:themeColor="background1"/>
              </w:rPr>
            </w:pPr>
            <w:r w:rsidRPr="005052CC">
              <w:rPr>
                <w:color w:val="FFFFFF" w:themeColor="background1"/>
              </w:rPr>
              <w:t>Revision</w:t>
            </w:r>
          </w:p>
        </w:tc>
        <w:tc>
          <w:tcPr>
            <w:tcW w:w="2546" w:type="dxa"/>
            <w:shd w:val="clear" w:color="auto" w:fill="326195"/>
          </w:tcPr>
          <w:p w14:paraId="5E13CFA9" w14:textId="77777777" w:rsidR="00CD4A82" w:rsidRPr="005052CC" w:rsidRDefault="00CD4A82" w:rsidP="00AB5A83">
            <w:pPr>
              <w:pStyle w:val="CitrixTableHeading"/>
              <w:rPr>
                <w:color w:val="FFFFFF" w:themeColor="background1"/>
              </w:rPr>
            </w:pPr>
            <w:r w:rsidRPr="005052CC">
              <w:rPr>
                <w:color w:val="FFFFFF" w:themeColor="background1"/>
              </w:rPr>
              <w:t>Change Description</w:t>
            </w:r>
          </w:p>
        </w:tc>
        <w:tc>
          <w:tcPr>
            <w:tcW w:w="3437" w:type="dxa"/>
            <w:shd w:val="clear" w:color="auto" w:fill="326195"/>
          </w:tcPr>
          <w:p w14:paraId="391266C1" w14:textId="77777777" w:rsidR="00CD4A82" w:rsidRPr="005052CC" w:rsidRDefault="00CD4A82" w:rsidP="00AB5A83">
            <w:pPr>
              <w:pStyle w:val="CitrixTableHeading"/>
              <w:rPr>
                <w:color w:val="FFFFFF" w:themeColor="background1"/>
              </w:rPr>
            </w:pPr>
            <w:r w:rsidRPr="005052CC">
              <w:rPr>
                <w:color w:val="FFFFFF" w:themeColor="background1"/>
              </w:rPr>
              <w:t>Updated By</w:t>
            </w:r>
          </w:p>
        </w:tc>
        <w:tc>
          <w:tcPr>
            <w:tcW w:w="2027" w:type="dxa"/>
            <w:shd w:val="clear" w:color="auto" w:fill="326195"/>
          </w:tcPr>
          <w:p w14:paraId="11FCC438" w14:textId="77777777" w:rsidR="00CD4A82" w:rsidRPr="005052CC" w:rsidRDefault="00CD4A82" w:rsidP="00AB5A83">
            <w:pPr>
              <w:pStyle w:val="CitrixTableHeading"/>
              <w:rPr>
                <w:color w:val="FFFFFF" w:themeColor="background1"/>
              </w:rPr>
            </w:pPr>
            <w:r w:rsidRPr="005052CC">
              <w:rPr>
                <w:color w:val="FFFFFF" w:themeColor="background1"/>
              </w:rPr>
              <w:t>Date</w:t>
            </w:r>
          </w:p>
        </w:tc>
      </w:tr>
      <w:tr w:rsidR="00717764" w14:paraId="3084FEA1" w14:textId="77777777" w:rsidTr="00AB5A83">
        <w:trPr>
          <w:trHeight w:val="328"/>
          <w:ins w:id="2796" w:author="Author"/>
        </w:trPr>
        <w:tc>
          <w:tcPr>
            <w:tcW w:w="1458" w:type="dxa"/>
          </w:tcPr>
          <w:p w14:paraId="645D8020" w14:textId="4834CE50" w:rsidR="00717764" w:rsidRDefault="007806F3" w:rsidP="00AB5A83">
            <w:pPr>
              <w:pStyle w:val="CitrixTableData"/>
              <w:rPr>
                <w:ins w:id="2797" w:author="Author"/>
              </w:rPr>
            </w:pPr>
            <w:ins w:id="2798" w:author="Author">
              <w:r>
                <w:t>1</w:t>
              </w:r>
              <w:del w:id="2799" w:author="Author">
                <w:r w:rsidR="00717764" w:rsidDel="007806F3">
                  <w:delText>2</w:delText>
                </w:r>
              </w:del>
              <w:r w:rsidR="00717764">
                <w:t>.0</w:t>
              </w:r>
            </w:ins>
          </w:p>
        </w:tc>
        <w:tc>
          <w:tcPr>
            <w:tcW w:w="2546" w:type="dxa"/>
          </w:tcPr>
          <w:p w14:paraId="7209313A" w14:textId="4297C792" w:rsidR="00717764" w:rsidRDefault="00717764" w:rsidP="00AB5A83">
            <w:pPr>
              <w:pStyle w:val="CitrixTableData"/>
              <w:rPr>
                <w:ins w:id="2800" w:author="Author"/>
              </w:rPr>
            </w:pPr>
            <w:ins w:id="2801" w:author="Author">
              <w:r>
                <w:t>Boot camp revision</w:t>
              </w:r>
            </w:ins>
          </w:p>
        </w:tc>
        <w:tc>
          <w:tcPr>
            <w:tcW w:w="3437" w:type="dxa"/>
          </w:tcPr>
          <w:p w14:paraId="65B26399" w14:textId="28EEE2D6" w:rsidR="00717764" w:rsidRDefault="00717764" w:rsidP="00AB5A83">
            <w:pPr>
              <w:pStyle w:val="CitrixTableData"/>
              <w:rPr>
                <w:ins w:id="2802" w:author="Author"/>
              </w:rPr>
            </w:pPr>
            <w:ins w:id="2803" w:author="Author">
              <w:r>
                <w:t>Stefan Georgiev</w:t>
              </w:r>
            </w:ins>
          </w:p>
        </w:tc>
        <w:tc>
          <w:tcPr>
            <w:tcW w:w="2027" w:type="dxa"/>
          </w:tcPr>
          <w:p w14:paraId="07A3C338" w14:textId="3EA1E601" w:rsidR="00717764" w:rsidDel="007E7F5F" w:rsidRDefault="00717764" w:rsidP="00AB5A83">
            <w:pPr>
              <w:pStyle w:val="CitrixTableData"/>
              <w:rPr>
                <w:ins w:id="2804" w:author="Author"/>
              </w:rPr>
            </w:pPr>
            <w:ins w:id="2805" w:author="Author">
              <w:r>
                <w:t>January 2019</w:t>
              </w:r>
            </w:ins>
          </w:p>
        </w:tc>
      </w:tr>
      <w:tr w:rsidR="00CD4A82" w14:paraId="70785AA3" w14:textId="77777777" w:rsidTr="00AB5A83">
        <w:trPr>
          <w:trHeight w:val="328"/>
        </w:trPr>
        <w:tc>
          <w:tcPr>
            <w:tcW w:w="1458" w:type="dxa"/>
          </w:tcPr>
          <w:p w14:paraId="0F1B3E6A" w14:textId="14BB001A" w:rsidR="00CD4A82" w:rsidRPr="0015490F" w:rsidRDefault="00CD4A82" w:rsidP="00AB5A83">
            <w:pPr>
              <w:pStyle w:val="CitrixTableData"/>
            </w:pPr>
            <w:del w:id="2806" w:author="Author">
              <w:r w:rsidDel="007806F3">
                <w:delText>1.0</w:delText>
              </w:r>
            </w:del>
          </w:p>
        </w:tc>
        <w:tc>
          <w:tcPr>
            <w:tcW w:w="2546" w:type="dxa"/>
          </w:tcPr>
          <w:p w14:paraId="233634C9" w14:textId="28D52A0D" w:rsidR="00CD4A82" w:rsidRPr="0015490F" w:rsidRDefault="00CD4A82" w:rsidP="00AB5A83">
            <w:pPr>
              <w:pStyle w:val="CitrixTableData"/>
            </w:pPr>
            <w:del w:id="2807" w:author="Author">
              <w:r w:rsidDel="007806F3">
                <w:delText>Minor Updates</w:delText>
              </w:r>
            </w:del>
          </w:p>
        </w:tc>
        <w:tc>
          <w:tcPr>
            <w:tcW w:w="3437" w:type="dxa"/>
          </w:tcPr>
          <w:p w14:paraId="7193D969" w14:textId="15A65345" w:rsidR="00CD4A82" w:rsidRPr="0015490F" w:rsidRDefault="00CD4A82" w:rsidP="00AB5A83">
            <w:pPr>
              <w:pStyle w:val="CitrixTableData"/>
            </w:pPr>
            <w:del w:id="2808" w:author="Author">
              <w:r w:rsidDel="007806F3">
                <w:delText>Tony Sanchez</w:delText>
              </w:r>
            </w:del>
          </w:p>
        </w:tc>
        <w:tc>
          <w:tcPr>
            <w:tcW w:w="2027" w:type="dxa"/>
          </w:tcPr>
          <w:p w14:paraId="50087B8B" w14:textId="77BFD6F4" w:rsidR="00CD4A82" w:rsidRPr="0015490F" w:rsidRDefault="00CD4A82" w:rsidP="00AB5A83">
            <w:pPr>
              <w:pStyle w:val="CitrixTableData"/>
            </w:pPr>
            <w:del w:id="2809" w:author="Author">
              <w:r w:rsidDel="007806F3">
                <w:delText xml:space="preserve">April </w:delText>
              </w:r>
            </w:del>
            <w:ins w:id="2810" w:author="Author">
              <w:del w:id="2811" w:author="Author">
                <w:r w:rsidR="007E7F5F" w:rsidDel="007806F3">
                  <w:delText xml:space="preserve">October </w:delText>
                </w:r>
              </w:del>
            </w:ins>
            <w:del w:id="2812" w:author="Author">
              <w:r w:rsidDel="007806F3">
                <w:delText>2018</w:delText>
              </w:r>
            </w:del>
          </w:p>
        </w:tc>
      </w:tr>
      <w:tr w:rsidR="00CD4A82" w14:paraId="0000BD66" w14:textId="77777777" w:rsidTr="00AB5A83">
        <w:trPr>
          <w:trHeight w:val="328"/>
        </w:trPr>
        <w:tc>
          <w:tcPr>
            <w:tcW w:w="1458" w:type="dxa"/>
          </w:tcPr>
          <w:p w14:paraId="543A0292" w14:textId="6F188102" w:rsidR="00CD4A82" w:rsidRPr="0015490F" w:rsidRDefault="00CD4A82" w:rsidP="00AB5A83">
            <w:pPr>
              <w:pStyle w:val="CitrixTableData"/>
            </w:pPr>
          </w:p>
        </w:tc>
        <w:tc>
          <w:tcPr>
            <w:tcW w:w="2546" w:type="dxa"/>
          </w:tcPr>
          <w:p w14:paraId="50816F7C" w14:textId="1A1A15C7" w:rsidR="00CD4A82" w:rsidRPr="0015490F" w:rsidRDefault="00CD4A82" w:rsidP="00AB5A83">
            <w:pPr>
              <w:pStyle w:val="CitrixTableData"/>
            </w:pPr>
          </w:p>
        </w:tc>
        <w:tc>
          <w:tcPr>
            <w:tcW w:w="3437" w:type="dxa"/>
          </w:tcPr>
          <w:p w14:paraId="109EB6BA" w14:textId="75C22411" w:rsidR="00CD4A82" w:rsidRPr="0015490F" w:rsidRDefault="00CD4A82" w:rsidP="00AB5A83">
            <w:pPr>
              <w:pStyle w:val="CitrixTableData"/>
            </w:pPr>
          </w:p>
        </w:tc>
        <w:tc>
          <w:tcPr>
            <w:tcW w:w="2027" w:type="dxa"/>
          </w:tcPr>
          <w:p w14:paraId="33D4A668" w14:textId="33EEA9E5" w:rsidR="00CD4A82" w:rsidRPr="0015490F" w:rsidRDefault="00CD4A82" w:rsidP="00AB5A83">
            <w:pPr>
              <w:pStyle w:val="CitrixTableData"/>
            </w:pPr>
          </w:p>
        </w:tc>
      </w:tr>
      <w:tr w:rsidR="00CD4A82" w14:paraId="13C7985F" w14:textId="77777777" w:rsidTr="00AB5A83">
        <w:trPr>
          <w:trHeight w:val="328"/>
        </w:trPr>
        <w:tc>
          <w:tcPr>
            <w:tcW w:w="1458" w:type="dxa"/>
          </w:tcPr>
          <w:p w14:paraId="376EAED3" w14:textId="77777777" w:rsidR="00CD4A82" w:rsidRPr="0015490F" w:rsidRDefault="00CD4A82" w:rsidP="00AB5A83">
            <w:pPr>
              <w:pStyle w:val="CitrixTableData"/>
            </w:pPr>
          </w:p>
        </w:tc>
        <w:tc>
          <w:tcPr>
            <w:tcW w:w="2546" w:type="dxa"/>
          </w:tcPr>
          <w:p w14:paraId="2C35940B" w14:textId="77777777" w:rsidR="00CD4A82" w:rsidRPr="0015490F" w:rsidRDefault="00CD4A82" w:rsidP="00AB5A83">
            <w:pPr>
              <w:pStyle w:val="CitrixTableData"/>
            </w:pPr>
          </w:p>
        </w:tc>
        <w:tc>
          <w:tcPr>
            <w:tcW w:w="3437" w:type="dxa"/>
          </w:tcPr>
          <w:p w14:paraId="1E7D44E3" w14:textId="77777777" w:rsidR="00CD4A82" w:rsidRPr="0015490F" w:rsidRDefault="00CD4A82" w:rsidP="00AB5A83">
            <w:pPr>
              <w:pStyle w:val="CitrixTableData"/>
            </w:pPr>
          </w:p>
        </w:tc>
        <w:tc>
          <w:tcPr>
            <w:tcW w:w="2027" w:type="dxa"/>
          </w:tcPr>
          <w:p w14:paraId="46C8789A" w14:textId="77777777" w:rsidR="00CD4A82" w:rsidRPr="0015490F" w:rsidRDefault="00CD4A82" w:rsidP="00AB5A83">
            <w:pPr>
              <w:pStyle w:val="CitrixTableData"/>
            </w:pPr>
          </w:p>
        </w:tc>
      </w:tr>
      <w:tr w:rsidR="00CD4A82" w14:paraId="3C47A6C6" w14:textId="77777777" w:rsidTr="00AB5A83">
        <w:trPr>
          <w:trHeight w:val="345"/>
        </w:trPr>
        <w:tc>
          <w:tcPr>
            <w:tcW w:w="1458" w:type="dxa"/>
          </w:tcPr>
          <w:p w14:paraId="6B2D219E" w14:textId="77777777" w:rsidR="00CD4A82" w:rsidRPr="0015490F" w:rsidRDefault="00CD4A82" w:rsidP="00AB5A83">
            <w:pPr>
              <w:pStyle w:val="CitrixTableData"/>
            </w:pPr>
          </w:p>
        </w:tc>
        <w:tc>
          <w:tcPr>
            <w:tcW w:w="2546" w:type="dxa"/>
          </w:tcPr>
          <w:p w14:paraId="3D6F9193" w14:textId="77777777" w:rsidR="00CD4A82" w:rsidRPr="0015490F" w:rsidRDefault="00CD4A82" w:rsidP="00AB5A83">
            <w:pPr>
              <w:pStyle w:val="CitrixTableData"/>
            </w:pPr>
          </w:p>
        </w:tc>
        <w:tc>
          <w:tcPr>
            <w:tcW w:w="3437" w:type="dxa"/>
          </w:tcPr>
          <w:p w14:paraId="7C3092E2" w14:textId="77777777" w:rsidR="00CD4A82" w:rsidRPr="0015490F" w:rsidRDefault="00CD4A82" w:rsidP="00AB5A83">
            <w:pPr>
              <w:pStyle w:val="CitrixTableData"/>
            </w:pPr>
          </w:p>
        </w:tc>
        <w:tc>
          <w:tcPr>
            <w:tcW w:w="2027" w:type="dxa"/>
          </w:tcPr>
          <w:p w14:paraId="6E7FEA2D" w14:textId="77777777" w:rsidR="00CD4A82" w:rsidRPr="0015490F" w:rsidRDefault="00CD4A82" w:rsidP="00AB5A83">
            <w:pPr>
              <w:pStyle w:val="CitrixTableData"/>
            </w:pPr>
          </w:p>
        </w:tc>
      </w:tr>
    </w:tbl>
    <w:p w14:paraId="60053E02" w14:textId="36B7A081" w:rsidR="00F954C8" w:rsidRPr="003B03E3" w:rsidRDefault="00F954C8" w:rsidP="003B03E3">
      <w:pPr>
        <w:rPr>
          <w:rFonts w:asciiTheme="minorHAnsi" w:eastAsia="Times New Roman" w:hAnsiTheme="minorHAnsi" w:cstheme="minorHAnsi"/>
          <w:color w:val="0078D7" w:themeColor="accent1"/>
          <w:sz w:val="36"/>
          <w:szCs w:val="40"/>
        </w:rPr>
      </w:pPr>
    </w:p>
    <w:sectPr w:rsidR="00F954C8" w:rsidRPr="003B03E3" w:rsidSect="000849CB">
      <w:headerReference w:type="even" r:id="rId79"/>
      <w:headerReference w:type="default" r:id="rId80"/>
      <w:footerReference w:type="even" r:id="rId81"/>
      <w:footerReference w:type="default" r:id="rId82"/>
      <w:headerReference w:type="first" r:id="rId83"/>
      <w:footerReference w:type="first" r:id="rId84"/>
      <w:type w:val="oddPage"/>
      <w:pgSz w:w="12240" w:h="15840" w:code="1"/>
      <w:pgMar w:top="990" w:right="720" w:bottom="965" w:left="720" w:header="720" w:footer="31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uthor" w:initials="A">
    <w:p w14:paraId="30A7691B" w14:textId="2177FAD7" w:rsidR="00AB5A83" w:rsidRDefault="00AB5A83">
      <w:pPr>
        <w:pStyle w:val="CommentText"/>
      </w:pPr>
      <w:r>
        <w:rPr>
          <w:rStyle w:val="CommentReference"/>
        </w:rPr>
        <w:annotationRef/>
      </w:r>
    </w:p>
  </w:comment>
  <w:comment w:id="148" w:author="Author" w:initials="A">
    <w:p w14:paraId="12DECF44" w14:textId="561727CB" w:rsidR="00AB5A83" w:rsidRDefault="00AB5A83">
      <w:pPr>
        <w:pStyle w:val="CommentText"/>
      </w:pPr>
      <w:r>
        <w:rPr>
          <w:rStyle w:val="CommentReference"/>
        </w:rPr>
        <w:annotationRef/>
      </w:r>
      <w:r>
        <w:t xml:space="preserve">We need to update this Visio now as the MSDN requirement for AAD is now not mandatory, just </w:t>
      </w:r>
      <w:proofErr w:type="gramStart"/>
      <w:r>
        <w:t>a</w:t>
      </w:r>
      <w:proofErr w:type="gramEnd"/>
      <w:r>
        <w:t xml:space="preserve"> AAD tenant.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7691B" w15:done="0"/>
  <w15:commentEx w15:paraId="12DECF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7691B" w16cid:durableId="1FC71B8F"/>
  <w16cid:commentId w16cid:paraId="12DECF44" w16cid:durableId="1FC71B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5BC15" w14:textId="77777777" w:rsidR="009F0FE8" w:rsidRPr="007E3D91" w:rsidRDefault="009F0FE8" w:rsidP="007E3D91">
      <w:r>
        <w:separator/>
      </w:r>
    </w:p>
  </w:endnote>
  <w:endnote w:type="continuationSeparator" w:id="0">
    <w:p w14:paraId="199CD43B" w14:textId="77777777" w:rsidR="009F0FE8" w:rsidRPr="007E3D91" w:rsidRDefault="009F0FE8" w:rsidP="007E3D91">
      <w:r>
        <w:continuationSeparator/>
      </w:r>
    </w:p>
  </w:endnote>
  <w:endnote w:type="continuationNotice" w:id="1">
    <w:p w14:paraId="37E87281" w14:textId="77777777" w:rsidR="009F0FE8" w:rsidRDefault="009F0FE8"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4A073CD8" w:rsidR="00AB5A83" w:rsidRDefault="00AB5A83"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14</w:t>
        </w:r>
        <w:r>
          <w:rPr>
            <w:noProof/>
          </w:rPr>
          <w:fldChar w:fldCharType="end"/>
        </w:r>
        <w:r>
          <w:t xml:space="preserve"> | </w:t>
        </w:r>
        <w:r>
          <w:rPr>
            <w:color w:val="7F7F7F" w:themeColor="background1" w:themeShade="7F"/>
            <w:spacing w:val="60"/>
          </w:rPr>
          <w:t>Page</w:t>
        </w:r>
      </w:sdtContent>
    </w:sdt>
  </w:p>
  <w:p w14:paraId="26F2AAA3" w14:textId="039B148A" w:rsidR="00AB5A83" w:rsidRDefault="00AB5A83"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D85511B" w:rsidR="00AB5A83" w:rsidRDefault="00AB5A83"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F77FDB">
          <w:rPr>
            <w:b/>
            <w:bCs/>
            <w:noProof/>
          </w:rPr>
          <w:t>15</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w:t>
        </w:r>
        <w:del w:id="2830" w:author="Author">
          <w:r w:rsidRPr="007E3D91" w:rsidDel="002856CE">
            <w:delText>201</w:delText>
          </w:r>
          <w:r w:rsidDel="002856CE">
            <w:delText>8</w:delText>
          </w:r>
          <w:r w:rsidRPr="007E3D91" w:rsidDel="002856CE">
            <w:delText xml:space="preserve"> </w:delText>
          </w:r>
        </w:del>
        <w:ins w:id="2831" w:author="Author">
          <w:r w:rsidR="002856CE" w:rsidRPr="007E3D91">
            <w:t>201</w:t>
          </w:r>
          <w:r w:rsidR="002856CE">
            <w:t>9</w:t>
          </w:r>
          <w:r w:rsidR="002856CE" w:rsidRPr="007E3D91">
            <w:t xml:space="preserve"> </w:t>
          </w:r>
        </w:ins>
        <w:r w:rsidRPr="007E3D91">
          <w:t>Microsoft Corporation</w:t>
        </w:r>
      </w:p>
    </w:sdtContent>
  </w:sdt>
  <w:p w14:paraId="0ECBF6B0" w14:textId="1571C22E" w:rsidR="00AB5A83" w:rsidRPr="007E3D91" w:rsidRDefault="00AB5A83"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AB5A83" w:rsidRDefault="00AB5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8C3D" w14:textId="77777777" w:rsidR="009F0FE8" w:rsidRPr="007E3D91" w:rsidRDefault="009F0FE8" w:rsidP="007E3D91">
      <w:r>
        <w:separator/>
      </w:r>
    </w:p>
  </w:footnote>
  <w:footnote w:type="continuationSeparator" w:id="0">
    <w:p w14:paraId="68ABA654" w14:textId="77777777" w:rsidR="009F0FE8" w:rsidRPr="007E3D91" w:rsidRDefault="009F0FE8" w:rsidP="007E3D91">
      <w:r>
        <w:continuationSeparator/>
      </w:r>
    </w:p>
  </w:footnote>
  <w:footnote w:type="continuationNotice" w:id="1">
    <w:p w14:paraId="00C38743" w14:textId="77777777" w:rsidR="009F0FE8" w:rsidRDefault="009F0FE8"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AB5A83" w:rsidRDefault="00AB5A83"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AB5A83" w:rsidRPr="000849CB" w:rsidRDefault="00AB5A83"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AB5A83" w:rsidRPr="000849CB" w:rsidRDefault="00AB5A83"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718F3026" w:rsidR="00AB5A83" w:rsidRPr="000849CB" w:rsidRDefault="00AB5A83"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del w:id="14" w:author="Author">
      <w:r w:rsidRPr="000849CB" w:rsidDel="006A02AC">
        <w:rPr>
          <w:sz w:val="160"/>
        </w:rPr>
        <w:delText xml:space="preserve">Microsoft Cloud </w:delText>
      </w:r>
    </w:del>
    <w:ins w:id="15" w:author="Author">
      <w:r w:rsidR="006A02AC">
        <w:rPr>
          <w:sz w:val="160"/>
        </w:rPr>
        <w:t>WVD Bootcamp</w:t>
      </w:r>
    </w:ins>
    <w:del w:id="16" w:author="Author">
      <w:r w:rsidRPr="000849CB" w:rsidDel="006A02AC">
        <w:rPr>
          <w:sz w:val="160"/>
        </w:rPr>
        <w:delText>Workshop</w:delText>
      </w:r>
    </w:del>
  </w:p>
  <w:p w14:paraId="7DC7AC79" w14:textId="77777777" w:rsidR="00AB5A83" w:rsidRDefault="00AB5A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2B20B" w14:textId="33DB18F2" w:rsidR="00AB5A83" w:rsidRPr="004543FA" w:rsidRDefault="00AB5A83" w:rsidP="00CF6473">
    <w:pPr>
      <w:pStyle w:val="NameofWorkshop"/>
      <w:jc w:val="left"/>
      <w:rPr>
        <w:ins w:id="2813" w:author="Author"/>
        <w:sz w:val="20"/>
        <w:szCs w:val="20"/>
      </w:rPr>
    </w:pPr>
    <w:ins w:id="2814" w:author="Author">
      <w:r w:rsidRPr="004543FA">
        <w:rPr>
          <w:color w:val="353535" w:themeColor="text1"/>
          <w:sz w:val="20"/>
          <w:szCs w:val="20"/>
        </w:rPr>
        <w:t xml:space="preserve">Microsoft Cloud Workshop </w:t>
      </w:r>
      <w:r w:rsidRPr="004543FA">
        <w:rPr>
          <w:color w:val="353535" w:themeColor="text1"/>
          <w:sz w:val="20"/>
          <w:szCs w:val="20"/>
        </w:rPr>
        <w:tab/>
      </w:r>
      <w:r w:rsidRPr="004543FA">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r>
        <w:rPr>
          <w:color w:val="353535" w:themeColor="text1"/>
          <w:sz w:val="20"/>
          <w:szCs w:val="20"/>
        </w:rPr>
        <w:tab/>
      </w:r>
      <w:del w:id="2815" w:author="Author">
        <w:r w:rsidRPr="004543FA" w:rsidDel="009E5FFC">
          <w:rPr>
            <w:sz w:val="20"/>
            <w:szCs w:val="20"/>
          </w:rPr>
          <w:delText>Citrix XenApp</w:delText>
        </w:r>
      </w:del>
      <w:r>
        <w:rPr>
          <w:sz w:val="20"/>
          <w:szCs w:val="20"/>
        </w:rPr>
        <w:t>WVD</w:t>
      </w:r>
      <w:r w:rsidRPr="004543FA">
        <w:rPr>
          <w:sz w:val="20"/>
          <w:szCs w:val="20"/>
        </w:rPr>
        <w:t xml:space="preserve"> on Azure Lab</w:t>
      </w:r>
    </w:ins>
  </w:p>
  <w:p w14:paraId="3189B9D0" w14:textId="0941EC4B" w:rsidR="00AB5A83" w:rsidRPr="000849CB" w:rsidDel="00CF6473" w:rsidRDefault="00AB5A83" w:rsidP="000849CB">
    <w:pPr>
      <w:pStyle w:val="Header"/>
      <w:tabs>
        <w:tab w:val="clear" w:pos="9360"/>
        <w:tab w:val="right" w:pos="10710"/>
      </w:tabs>
      <w:jc w:val="right"/>
      <w:rPr>
        <w:del w:id="2816" w:author="Author"/>
        <w:color w:val="353535" w:themeColor="text1"/>
        <w:szCs w:val="20"/>
      </w:rPr>
    </w:pPr>
    <w:del w:id="2817" w:author="Author">
      <w:r w:rsidRPr="000849CB" w:rsidDel="00CF6473">
        <w:rPr>
          <w:color w:val="353535" w:themeColor="text1"/>
          <w:szCs w:val="20"/>
        </w:rPr>
        <w:delText xml:space="preserve">Microsoft Cloud Workshop </w:delText>
      </w:r>
      <w:r w:rsidDel="00CF6473">
        <w:rPr>
          <w:color w:val="353535" w:themeColor="text1"/>
          <w:szCs w:val="20"/>
        </w:rPr>
        <w:tab/>
      </w:r>
      <w:r w:rsidDel="00CF6473">
        <w:rPr>
          <w:color w:val="353535" w:themeColor="text1"/>
          <w:szCs w:val="20"/>
        </w:rPr>
        <w:tab/>
      </w:r>
      <w:r w:rsidRPr="00D53599" w:rsidDel="00CF6473">
        <w:rPr>
          <w:rFonts w:eastAsia="Times New Roman"/>
          <w:color w:val="353535" w:themeColor="text1"/>
          <w:szCs w:val="20"/>
        </w:rPr>
        <w:delText xml:space="preserve">insert </w:delText>
      </w:r>
      <w:r w:rsidDel="00CF6473">
        <w:rPr>
          <w:rFonts w:eastAsia="Times New Roman"/>
          <w:color w:val="353535" w:themeColor="text1"/>
          <w:szCs w:val="20"/>
        </w:rPr>
        <w:delText>hands-on lab</w:delText>
      </w:r>
      <w:r w:rsidRPr="00D53599" w:rsidDel="00CF6473">
        <w:rPr>
          <w:rFonts w:eastAsia="Times New Roman"/>
          <w:color w:val="353535" w:themeColor="text1"/>
          <w:szCs w:val="20"/>
        </w:rPr>
        <w:delText xml:space="preserve"> name here</w:delText>
      </w:r>
      <w:r w:rsidDel="00CF6473">
        <w:rPr>
          <w:rFonts w:eastAsia="Times New Roman"/>
          <w:color w:val="353535" w:themeColor="text1"/>
          <w:szCs w:val="20"/>
        </w:rPr>
        <w:delText xml:space="preserve"> </w:delText>
      </w:r>
    </w:del>
  </w:p>
  <w:p w14:paraId="25107096" w14:textId="2E7F3DB9" w:rsidR="00AB5A83" w:rsidRDefault="00AB5A83"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93A3C" w14:textId="54C82082" w:rsidR="00AB5A83" w:rsidRPr="004543FA" w:rsidRDefault="007A668A" w:rsidP="00CF6473">
    <w:pPr>
      <w:pStyle w:val="NameofWorkshop"/>
      <w:jc w:val="left"/>
      <w:rPr>
        <w:ins w:id="2818" w:author="Author"/>
        <w:sz w:val="20"/>
        <w:szCs w:val="20"/>
      </w:rPr>
    </w:pPr>
    <w:customXmlInsRangeStart w:id="2819" w:author="Author"/>
    <w:customXmlDelRangeStart w:id="2820" w:author="Author"/>
    <w:sdt>
      <w:sdtPr>
        <w:rPr>
          <w:color w:val="353535" w:themeColor="text1"/>
          <w:sz w:val="20"/>
          <w:szCs w:val="20"/>
        </w:rPr>
        <w:id w:val="-792443535"/>
        <w:docPartObj>
          <w:docPartGallery w:val="Watermarks"/>
          <w:docPartUnique/>
        </w:docPartObj>
      </w:sdtPr>
      <w:sdtEndPr/>
      <w:sdtContent>
        <w:customXmlInsRangeEnd w:id="2819"/>
        <w:customXmlDelRangeEnd w:id="2820"/>
        <w:ins w:id="2821" w:author="Author">
          <w:del w:id="2822" w:author="Author">
            <w:r>
              <w:rPr>
                <w:noProof/>
                <w:color w:val="353535" w:themeColor="text1"/>
                <w:sz w:val="20"/>
                <w:szCs w:val="20"/>
              </w:rPr>
              <w:pict w14:anchorId="7BA9E2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del>
        </w:ins>
        <w:customXmlInsRangeStart w:id="2823" w:author="Author"/>
        <w:customXmlDelRangeStart w:id="2824" w:author="Author"/>
      </w:sdtContent>
    </w:sdt>
    <w:customXmlInsRangeEnd w:id="2823"/>
    <w:customXmlDelRangeEnd w:id="2824"/>
    <w:ins w:id="2825" w:author="Author">
      <w:del w:id="2826" w:author="Author">
        <w:r w:rsidR="00AB5A83" w:rsidRPr="004543FA" w:rsidDel="006A02AC">
          <w:rPr>
            <w:color w:val="353535" w:themeColor="text1"/>
            <w:sz w:val="20"/>
            <w:szCs w:val="20"/>
          </w:rPr>
          <w:delText>Microsoft Cloud Workshop</w:delText>
        </w:r>
      </w:del>
      <w:r w:rsidR="006A02AC">
        <w:rPr>
          <w:color w:val="353535" w:themeColor="text1"/>
          <w:sz w:val="20"/>
          <w:szCs w:val="20"/>
        </w:rPr>
        <w:t>WVD Bootcamp</w:t>
      </w:r>
      <w:r w:rsidR="00AB5A83" w:rsidRPr="004543FA">
        <w:rPr>
          <w:color w:val="353535" w:themeColor="text1"/>
          <w:sz w:val="20"/>
          <w:szCs w:val="20"/>
        </w:rPr>
        <w:t xml:space="preserve"> </w:t>
      </w:r>
      <w:r w:rsidR="00AB5A83" w:rsidRPr="004543FA">
        <w:rPr>
          <w:color w:val="353535" w:themeColor="text1"/>
          <w:sz w:val="20"/>
          <w:szCs w:val="20"/>
        </w:rPr>
        <w:tab/>
      </w:r>
      <w:r w:rsidR="00AB5A83" w:rsidRPr="004543FA">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r w:rsidR="00AB5A83">
        <w:rPr>
          <w:color w:val="353535" w:themeColor="text1"/>
          <w:sz w:val="20"/>
          <w:szCs w:val="20"/>
        </w:rPr>
        <w:tab/>
      </w:r>
      <w:del w:id="2827" w:author="Author">
        <w:r w:rsidR="00AB5A83" w:rsidRPr="004543FA" w:rsidDel="002127CD">
          <w:rPr>
            <w:sz w:val="20"/>
            <w:szCs w:val="20"/>
          </w:rPr>
          <w:delText>Citrix XenApp</w:delText>
        </w:r>
        <w:r w:rsidR="00AB5A83" w:rsidDel="006A02AC">
          <w:rPr>
            <w:sz w:val="20"/>
            <w:szCs w:val="20"/>
          </w:rPr>
          <w:delText>WVD</w:delText>
        </w:r>
        <w:r w:rsidR="00AB5A83" w:rsidRPr="004543FA" w:rsidDel="006A02AC">
          <w:rPr>
            <w:sz w:val="20"/>
            <w:szCs w:val="20"/>
          </w:rPr>
          <w:delText xml:space="preserve"> on Azure Lab</w:delText>
        </w:r>
      </w:del>
    </w:ins>
  </w:p>
  <w:p w14:paraId="01C2A545" w14:textId="3D496234" w:rsidR="00AB5A83" w:rsidDel="00CF6473" w:rsidRDefault="00AB5A83" w:rsidP="000849CB">
    <w:pPr>
      <w:pStyle w:val="Header"/>
      <w:tabs>
        <w:tab w:val="clear" w:pos="9360"/>
        <w:tab w:val="right" w:pos="10710"/>
      </w:tabs>
      <w:jc w:val="right"/>
      <w:rPr>
        <w:del w:id="2828" w:author="Author"/>
        <w:rFonts w:eastAsia="Times New Roman"/>
        <w:color w:val="353535" w:themeColor="text1"/>
        <w:szCs w:val="20"/>
      </w:rPr>
    </w:pPr>
    <w:del w:id="2829" w:author="Author">
      <w:r w:rsidRPr="007E3D91" w:rsidDel="00CF6473">
        <w:delText xml:space="preserve"> </w:delText>
      </w:r>
      <w:r w:rsidRPr="000849CB" w:rsidDel="00CF6473">
        <w:rPr>
          <w:color w:val="353535" w:themeColor="text1"/>
          <w:szCs w:val="20"/>
        </w:rPr>
        <w:delText xml:space="preserve">Microsoft Cloud Workshop </w:delText>
      </w:r>
      <w:r w:rsidDel="00CF6473">
        <w:rPr>
          <w:color w:val="353535" w:themeColor="text1"/>
          <w:szCs w:val="20"/>
        </w:rPr>
        <w:tab/>
      </w:r>
      <w:r w:rsidDel="00CF6473">
        <w:rPr>
          <w:color w:val="353535" w:themeColor="text1"/>
          <w:szCs w:val="20"/>
        </w:rPr>
        <w:tab/>
      </w:r>
      <w:r w:rsidRPr="00D53599" w:rsidDel="00CF6473">
        <w:rPr>
          <w:color w:val="353535" w:themeColor="text1"/>
          <w:szCs w:val="20"/>
        </w:rPr>
        <w:delText xml:space="preserve">insert </w:delText>
      </w:r>
      <w:r w:rsidDel="00CF6473">
        <w:rPr>
          <w:color w:val="353535" w:themeColor="text1"/>
          <w:szCs w:val="20"/>
        </w:rPr>
        <w:delText>hands-on lab</w:delText>
      </w:r>
      <w:r w:rsidRPr="00D53599" w:rsidDel="00CF6473">
        <w:rPr>
          <w:color w:val="353535" w:themeColor="text1"/>
          <w:szCs w:val="20"/>
        </w:rPr>
        <w:delText xml:space="preserve"> name here</w:delText>
      </w:r>
    </w:del>
  </w:p>
  <w:p w14:paraId="62CB60A9" w14:textId="77777777" w:rsidR="00AB5A83" w:rsidRPr="000849CB" w:rsidRDefault="00AB5A83"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AB5A83" w:rsidRDefault="00AB5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F80"/>
    <w:multiLevelType w:val="hybridMultilevel"/>
    <w:tmpl w:val="B97C4270"/>
    <w:lvl w:ilvl="0" w:tplc="88383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6084D"/>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95FD9"/>
    <w:multiLevelType w:val="hybridMultilevel"/>
    <w:tmpl w:val="217ACBBA"/>
    <w:lvl w:ilvl="0" w:tplc="56FEE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F3CFF"/>
    <w:multiLevelType w:val="hybridMultilevel"/>
    <w:tmpl w:val="793E9C3E"/>
    <w:lvl w:ilvl="0" w:tplc="DC0A0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C4835"/>
    <w:multiLevelType w:val="hybridMultilevel"/>
    <w:tmpl w:val="E54A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EB44D4"/>
    <w:multiLevelType w:val="hybridMultilevel"/>
    <w:tmpl w:val="5BE6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DD0CA1"/>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5C3278"/>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D930B6"/>
    <w:multiLevelType w:val="hybridMultilevel"/>
    <w:tmpl w:val="C67E6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532D4"/>
    <w:multiLevelType w:val="hybridMultilevel"/>
    <w:tmpl w:val="5FF0E0D4"/>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D073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A740C"/>
    <w:multiLevelType w:val="hybridMultilevel"/>
    <w:tmpl w:val="15DE34BA"/>
    <w:lvl w:ilvl="0" w:tplc="F5EA9DE0">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D121B"/>
    <w:multiLevelType w:val="hybridMultilevel"/>
    <w:tmpl w:val="44A86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531E66"/>
    <w:multiLevelType w:val="hybridMultilevel"/>
    <w:tmpl w:val="BC0C8B28"/>
    <w:lvl w:ilvl="0" w:tplc="0DC8273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60D77"/>
    <w:multiLevelType w:val="hybridMultilevel"/>
    <w:tmpl w:val="A65EF12A"/>
    <w:lvl w:ilvl="0" w:tplc="BAA87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21629F"/>
    <w:multiLevelType w:val="hybridMultilevel"/>
    <w:tmpl w:val="573CEAAE"/>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5B47FB"/>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65306"/>
    <w:multiLevelType w:val="hybridMultilevel"/>
    <w:tmpl w:val="CB4A595E"/>
    <w:lvl w:ilvl="0" w:tplc="27B6E4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2831DA"/>
    <w:multiLevelType w:val="hybridMultilevel"/>
    <w:tmpl w:val="567652F0"/>
    <w:lvl w:ilvl="0" w:tplc="5A4437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0F1760"/>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70587"/>
    <w:multiLevelType w:val="hybridMultilevel"/>
    <w:tmpl w:val="FB3E3C90"/>
    <w:lvl w:ilvl="0" w:tplc="246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3D07D1"/>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00EE5"/>
    <w:multiLevelType w:val="hybridMultilevel"/>
    <w:tmpl w:val="BC0C8B28"/>
    <w:lvl w:ilvl="0" w:tplc="0DC8273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53457"/>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01584"/>
    <w:multiLevelType w:val="hybridMultilevel"/>
    <w:tmpl w:val="3BFC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5A2254"/>
    <w:multiLevelType w:val="hybridMultilevel"/>
    <w:tmpl w:val="40DED61C"/>
    <w:lvl w:ilvl="0" w:tplc="5B9CD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9668D"/>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20AE3"/>
    <w:multiLevelType w:val="hybridMultilevel"/>
    <w:tmpl w:val="0F02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656C02"/>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8D4FC7"/>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1811EF"/>
    <w:multiLevelType w:val="hybridMultilevel"/>
    <w:tmpl w:val="80CA473A"/>
    <w:lvl w:ilvl="0" w:tplc="DD583D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2A1BF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11629E"/>
    <w:multiLevelType w:val="hybridMultilevel"/>
    <w:tmpl w:val="BC0C8B28"/>
    <w:lvl w:ilvl="0" w:tplc="0DC8273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D19E4"/>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23BE1"/>
    <w:multiLevelType w:val="hybridMultilevel"/>
    <w:tmpl w:val="E88C0196"/>
    <w:lvl w:ilvl="0" w:tplc="F1C268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2207CC"/>
    <w:multiLevelType w:val="hybridMultilevel"/>
    <w:tmpl w:val="0B702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31"/>
  </w:num>
  <w:num w:numId="4">
    <w:abstractNumId w:val="33"/>
  </w:num>
  <w:num w:numId="5">
    <w:abstractNumId w:val="18"/>
  </w:num>
  <w:num w:numId="6">
    <w:abstractNumId w:val="19"/>
  </w:num>
  <w:num w:numId="7">
    <w:abstractNumId w:val="28"/>
  </w:num>
  <w:num w:numId="8">
    <w:abstractNumId w:val="22"/>
  </w:num>
  <w:num w:numId="9">
    <w:abstractNumId w:val="4"/>
  </w:num>
  <w:num w:numId="10">
    <w:abstractNumId w:val="35"/>
  </w:num>
  <w:num w:numId="11">
    <w:abstractNumId w:val="15"/>
  </w:num>
  <w:num w:numId="12">
    <w:abstractNumId w:val="36"/>
  </w:num>
  <w:num w:numId="13">
    <w:abstractNumId w:val="30"/>
  </w:num>
  <w:num w:numId="14">
    <w:abstractNumId w:val="0"/>
  </w:num>
  <w:num w:numId="15">
    <w:abstractNumId w:val="37"/>
  </w:num>
  <w:num w:numId="16">
    <w:abstractNumId w:val="10"/>
  </w:num>
  <w:num w:numId="17">
    <w:abstractNumId w:val="11"/>
  </w:num>
  <w:num w:numId="18">
    <w:abstractNumId w:val="23"/>
  </w:num>
  <w:num w:numId="19">
    <w:abstractNumId w:val="3"/>
  </w:num>
  <w:num w:numId="20">
    <w:abstractNumId w:val="38"/>
  </w:num>
  <w:num w:numId="21">
    <w:abstractNumId w:val="17"/>
  </w:num>
  <w:num w:numId="22">
    <w:abstractNumId w:val="25"/>
  </w:num>
  <w:num w:numId="23">
    <w:abstractNumId w:val="8"/>
  </w:num>
  <w:num w:numId="24">
    <w:abstractNumId w:val="20"/>
  </w:num>
  <w:num w:numId="25">
    <w:abstractNumId w:val="29"/>
  </w:num>
  <w:num w:numId="26">
    <w:abstractNumId w:val="5"/>
  </w:num>
  <w:num w:numId="27">
    <w:abstractNumId w:val="42"/>
  </w:num>
  <w:num w:numId="28">
    <w:abstractNumId w:val="26"/>
  </w:num>
  <w:num w:numId="29">
    <w:abstractNumId w:val="2"/>
  </w:num>
  <w:num w:numId="30">
    <w:abstractNumId w:val="1"/>
  </w:num>
  <w:num w:numId="31">
    <w:abstractNumId w:val="40"/>
  </w:num>
  <w:num w:numId="32">
    <w:abstractNumId w:val="34"/>
  </w:num>
  <w:num w:numId="33">
    <w:abstractNumId w:val="6"/>
  </w:num>
  <w:num w:numId="34">
    <w:abstractNumId w:val="13"/>
  </w:num>
  <w:num w:numId="35">
    <w:abstractNumId w:val="41"/>
  </w:num>
  <w:num w:numId="36">
    <w:abstractNumId w:val="21"/>
  </w:num>
  <w:num w:numId="37">
    <w:abstractNumId w:val="9"/>
  </w:num>
  <w:num w:numId="38">
    <w:abstractNumId w:val="12"/>
  </w:num>
  <w:num w:numId="39">
    <w:abstractNumId w:val="32"/>
  </w:num>
  <w:num w:numId="40">
    <w:abstractNumId w:val="27"/>
  </w:num>
  <w:num w:numId="41">
    <w:abstractNumId w:val="14"/>
  </w:num>
  <w:num w:numId="42">
    <w:abstractNumId w:val="39"/>
  </w:num>
  <w:num w:numId="43">
    <w:abstractNumId w:val="2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Georgiev">
    <w15:presenceInfo w15:providerId="AD" w15:userId="S::stgeorgi@microsoft.com::a2223ed1-8da9-4792-a427-d7dee599e6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proofState w:spelling="clean" w:grammar="clean"/>
  <w:styleLockTheme/>
  <w:styleLockQFSet/>
  <w:defaultTabStop w:val="720"/>
  <w:evenAndOddHeaders/>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0NbE0NLIwNzI1NLBU0lEKTi0uzszPAymwqAUA9ZU2lywAAAA="/>
  </w:docVars>
  <w:rsids>
    <w:rsidRoot w:val="00214A0F"/>
    <w:rsid w:val="00000ED0"/>
    <w:rsid w:val="000010F2"/>
    <w:rsid w:val="000024B3"/>
    <w:rsid w:val="00002EF3"/>
    <w:rsid w:val="00003A45"/>
    <w:rsid w:val="00003A58"/>
    <w:rsid w:val="0000519E"/>
    <w:rsid w:val="00006135"/>
    <w:rsid w:val="00006A1F"/>
    <w:rsid w:val="00006FC7"/>
    <w:rsid w:val="000070A2"/>
    <w:rsid w:val="00011464"/>
    <w:rsid w:val="00012030"/>
    <w:rsid w:val="0001562E"/>
    <w:rsid w:val="00016ECA"/>
    <w:rsid w:val="000179C9"/>
    <w:rsid w:val="00017C34"/>
    <w:rsid w:val="00021538"/>
    <w:rsid w:val="00021904"/>
    <w:rsid w:val="00022A89"/>
    <w:rsid w:val="00022E30"/>
    <w:rsid w:val="000230D5"/>
    <w:rsid w:val="00024492"/>
    <w:rsid w:val="0002458F"/>
    <w:rsid w:val="00026BB3"/>
    <w:rsid w:val="00026CCD"/>
    <w:rsid w:val="00027691"/>
    <w:rsid w:val="0003185F"/>
    <w:rsid w:val="00031BD5"/>
    <w:rsid w:val="0003612C"/>
    <w:rsid w:val="00037C3F"/>
    <w:rsid w:val="00041FA4"/>
    <w:rsid w:val="000429BE"/>
    <w:rsid w:val="00044785"/>
    <w:rsid w:val="00044ED5"/>
    <w:rsid w:val="000454E4"/>
    <w:rsid w:val="00046D7A"/>
    <w:rsid w:val="00047911"/>
    <w:rsid w:val="000479F6"/>
    <w:rsid w:val="00047C07"/>
    <w:rsid w:val="000503AC"/>
    <w:rsid w:val="00051A51"/>
    <w:rsid w:val="00051B51"/>
    <w:rsid w:val="00051EC7"/>
    <w:rsid w:val="00052031"/>
    <w:rsid w:val="0005297A"/>
    <w:rsid w:val="00052F21"/>
    <w:rsid w:val="000530BE"/>
    <w:rsid w:val="000532B9"/>
    <w:rsid w:val="00055942"/>
    <w:rsid w:val="00056315"/>
    <w:rsid w:val="00056AF5"/>
    <w:rsid w:val="0005734C"/>
    <w:rsid w:val="00057C19"/>
    <w:rsid w:val="00060FF2"/>
    <w:rsid w:val="00062E17"/>
    <w:rsid w:val="00063D5C"/>
    <w:rsid w:val="00063DC0"/>
    <w:rsid w:val="000651BE"/>
    <w:rsid w:val="00065A09"/>
    <w:rsid w:val="00065FCE"/>
    <w:rsid w:val="000670B2"/>
    <w:rsid w:val="00070C64"/>
    <w:rsid w:val="000711B3"/>
    <w:rsid w:val="00071290"/>
    <w:rsid w:val="00071BF9"/>
    <w:rsid w:val="00071E9F"/>
    <w:rsid w:val="000729BF"/>
    <w:rsid w:val="0007348A"/>
    <w:rsid w:val="00074218"/>
    <w:rsid w:val="000760F6"/>
    <w:rsid w:val="00076248"/>
    <w:rsid w:val="00077993"/>
    <w:rsid w:val="00077C63"/>
    <w:rsid w:val="000804D2"/>
    <w:rsid w:val="00080695"/>
    <w:rsid w:val="00081837"/>
    <w:rsid w:val="0008213E"/>
    <w:rsid w:val="00082C7E"/>
    <w:rsid w:val="000838AD"/>
    <w:rsid w:val="0008471E"/>
    <w:rsid w:val="000849CB"/>
    <w:rsid w:val="00084DC7"/>
    <w:rsid w:val="000869B4"/>
    <w:rsid w:val="00086A9F"/>
    <w:rsid w:val="00086F25"/>
    <w:rsid w:val="0009477C"/>
    <w:rsid w:val="00097400"/>
    <w:rsid w:val="00097527"/>
    <w:rsid w:val="000A1389"/>
    <w:rsid w:val="000A18EC"/>
    <w:rsid w:val="000A40C0"/>
    <w:rsid w:val="000A587B"/>
    <w:rsid w:val="000A688D"/>
    <w:rsid w:val="000A78C9"/>
    <w:rsid w:val="000A7FAF"/>
    <w:rsid w:val="000B085A"/>
    <w:rsid w:val="000B0ED2"/>
    <w:rsid w:val="000B1324"/>
    <w:rsid w:val="000B160E"/>
    <w:rsid w:val="000B17D6"/>
    <w:rsid w:val="000B18F5"/>
    <w:rsid w:val="000B3AC2"/>
    <w:rsid w:val="000B4AE7"/>
    <w:rsid w:val="000B55EE"/>
    <w:rsid w:val="000C1D6F"/>
    <w:rsid w:val="000C2827"/>
    <w:rsid w:val="000C2AD9"/>
    <w:rsid w:val="000C352A"/>
    <w:rsid w:val="000C3910"/>
    <w:rsid w:val="000C5543"/>
    <w:rsid w:val="000C7B88"/>
    <w:rsid w:val="000D1227"/>
    <w:rsid w:val="000D1904"/>
    <w:rsid w:val="000D2DE4"/>
    <w:rsid w:val="000D4481"/>
    <w:rsid w:val="000D5103"/>
    <w:rsid w:val="000D6FE2"/>
    <w:rsid w:val="000E3E51"/>
    <w:rsid w:val="000E407F"/>
    <w:rsid w:val="000E6167"/>
    <w:rsid w:val="000E70AE"/>
    <w:rsid w:val="000E771A"/>
    <w:rsid w:val="000F02D8"/>
    <w:rsid w:val="000F0C96"/>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19C1"/>
    <w:rsid w:val="001027CD"/>
    <w:rsid w:val="00103C6B"/>
    <w:rsid w:val="00103DAF"/>
    <w:rsid w:val="00105A3F"/>
    <w:rsid w:val="00105D6D"/>
    <w:rsid w:val="0010797A"/>
    <w:rsid w:val="00110012"/>
    <w:rsid w:val="00110A8A"/>
    <w:rsid w:val="001131E9"/>
    <w:rsid w:val="00113760"/>
    <w:rsid w:val="0011397E"/>
    <w:rsid w:val="00113DC7"/>
    <w:rsid w:val="00114B3C"/>
    <w:rsid w:val="0011563E"/>
    <w:rsid w:val="00115859"/>
    <w:rsid w:val="001159CF"/>
    <w:rsid w:val="001164B1"/>
    <w:rsid w:val="0012050C"/>
    <w:rsid w:val="00120830"/>
    <w:rsid w:val="001212C4"/>
    <w:rsid w:val="00121382"/>
    <w:rsid w:val="00121FB2"/>
    <w:rsid w:val="00122002"/>
    <w:rsid w:val="0012295A"/>
    <w:rsid w:val="00122AF2"/>
    <w:rsid w:val="0012435E"/>
    <w:rsid w:val="0013001F"/>
    <w:rsid w:val="001301FA"/>
    <w:rsid w:val="00131E01"/>
    <w:rsid w:val="0013344D"/>
    <w:rsid w:val="00133914"/>
    <w:rsid w:val="00133B32"/>
    <w:rsid w:val="00135407"/>
    <w:rsid w:val="00136CFF"/>
    <w:rsid w:val="0013704D"/>
    <w:rsid w:val="00137CD6"/>
    <w:rsid w:val="0014217B"/>
    <w:rsid w:val="00142A53"/>
    <w:rsid w:val="001447D1"/>
    <w:rsid w:val="001457D2"/>
    <w:rsid w:val="0014795D"/>
    <w:rsid w:val="00147DF0"/>
    <w:rsid w:val="00150099"/>
    <w:rsid w:val="00151025"/>
    <w:rsid w:val="001515EC"/>
    <w:rsid w:val="00151A22"/>
    <w:rsid w:val="001553B8"/>
    <w:rsid w:val="00155DE7"/>
    <w:rsid w:val="00157C2D"/>
    <w:rsid w:val="0016039D"/>
    <w:rsid w:val="001615AA"/>
    <w:rsid w:val="00162511"/>
    <w:rsid w:val="001642A4"/>
    <w:rsid w:val="00165312"/>
    <w:rsid w:val="00165F33"/>
    <w:rsid w:val="00165F92"/>
    <w:rsid w:val="001663EE"/>
    <w:rsid w:val="00166ECD"/>
    <w:rsid w:val="00170CF6"/>
    <w:rsid w:val="001712A9"/>
    <w:rsid w:val="0017137F"/>
    <w:rsid w:val="00171FBB"/>
    <w:rsid w:val="00172745"/>
    <w:rsid w:val="0017474F"/>
    <w:rsid w:val="001757EC"/>
    <w:rsid w:val="00175F5E"/>
    <w:rsid w:val="0017615B"/>
    <w:rsid w:val="00176C6C"/>
    <w:rsid w:val="00181343"/>
    <w:rsid w:val="00181D33"/>
    <w:rsid w:val="00182068"/>
    <w:rsid w:val="00182EA8"/>
    <w:rsid w:val="00183F55"/>
    <w:rsid w:val="001840A2"/>
    <w:rsid w:val="001850B4"/>
    <w:rsid w:val="0018781A"/>
    <w:rsid w:val="00190407"/>
    <w:rsid w:val="001907F2"/>
    <w:rsid w:val="00192017"/>
    <w:rsid w:val="00192C74"/>
    <w:rsid w:val="00193CE3"/>
    <w:rsid w:val="00194A2D"/>
    <w:rsid w:val="00195089"/>
    <w:rsid w:val="0019658F"/>
    <w:rsid w:val="0019682B"/>
    <w:rsid w:val="00196A8E"/>
    <w:rsid w:val="00196CE2"/>
    <w:rsid w:val="0019739C"/>
    <w:rsid w:val="0019758E"/>
    <w:rsid w:val="001A039D"/>
    <w:rsid w:val="001A1397"/>
    <w:rsid w:val="001A201A"/>
    <w:rsid w:val="001A27D7"/>
    <w:rsid w:val="001A2A27"/>
    <w:rsid w:val="001A47E1"/>
    <w:rsid w:val="001A6193"/>
    <w:rsid w:val="001A6436"/>
    <w:rsid w:val="001A66C6"/>
    <w:rsid w:val="001A6952"/>
    <w:rsid w:val="001A69DB"/>
    <w:rsid w:val="001A7090"/>
    <w:rsid w:val="001A7146"/>
    <w:rsid w:val="001A7631"/>
    <w:rsid w:val="001B1CED"/>
    <w:rsid w:val="001B1FD3"/>
    <w:rsid w:val="001B249B"/>
    <w:rsid w:val="001B315B"/>
    <w:rsid w:val="001B3712"/>
    <w:rsid w:val="001B528A"/>
    <w:rsid w:val="001B5E32"/>
    <w:rsid w:val="001B616E"/>
    <w:rsid w:val="001B7140"/>
    <w:rsid w:val="001B7265"/>
    <w:rsid w:val="001B75F6"/>
    <w:rsid w:val="001C0CB4"/>
    <w:rsid w:val="001C18ED"/>
    <w:rsid w:val="001C25DA"/>
    <w:rsid w:val="001C29F0"/>
    <w:rsid w:val="001C358B"/>
    <w:rsid w:val="001C42FC"/>
    <w:rsid w:val="001C4D94"/>
    <w:rsid w:val="001C7A95"/>
    <w:rsid w:val="001D1219"/>
    <w:rsid w:val="001D1BDA"/>
    <w:rsid w:val="001D65E0"/>
    <w:rsid w:val="001D66D2"/>
    <w:rsid w:val="001D7DB6"/>
    <w:rsid w:val="001E09BB"/>
    <w:rsid w:val="001E0D90"/>
    <w:rsid w:val="001E1037"/>
    <w:rsid w:val="001E3187"/>
    <w:rsid w:val="001E363C"/>
    <w:rsid w:val="001E4A2D"/>
    <w:rsid w:val="001E5824"/>
    <w:rsid w:val="001F0318"/>
    <w:rsid w:val="001F0D2A"/>
    <w:rsid w:val="001F1D05"/>
    <w:rsid w:val="001F22CE"/>
    <w:rsid w:val="001F317D"/>
    <w:rsid w:val="001F4E86"/>
    <w:rsid w:val="001F6BD8"/>
    <w:rsid w:val="001F6F98"/>
    <w:rsid w:val="00200E5F"/>
    <w:rsid w:val="00201088"/>
    <w:rsid w:val="002032F2"/>
    <w:rsid w:val="0020498D"/>
    <w:rsid w:val="0020673E"/>
    <w:rsid w:val="00207714"/>
    <w:rsid w:val="00210423"/>
    <w:rsid w:val="00210B5D"/>
    <w:rsid w:val="0021138A"/>
    <w:rsid w:val="002127CD"/>
    <w:rsid w:val="00212DB0"/>
    <w:rsid w:val="002143B7"/>
    <w:rsid w:val="002146CB"/>
    <w:rsid w:val="00214A0F"/>
    <w:rsid w:val="00214F95"/>
    <w:rsid w:val="00215317"/>
    <w:rsid w:val="0021653A"/>
    <w:rsid w:val="002206B3"/>
    <w:rsid w:val="0022236B"/>
    <w:rsid w:val="00222776"/>
    <w:rsid w:val="00223D09"/>
    <w:rsid w:val="00224000"/>
    <w:rsid w:val="00225007"/>
    <w:rsid w:val="00226F64"/>
    <w:rsid w:val="00227711"/>
    <w:rsid w:val="00230494"/>
    <w:rsid w:val="00230C25"/>
    <w:rsid w:val="00230C51"/>
    <w:rsid w:val="002334ED"/>
    <w:rsid w:val="002343F6"/>
    <w:rsid w:val="002349AA"/>
    <w:rsid w:val="00236DE5"/>
    <w:rsid w:val="00236FBD"/>
    <w:rsid w:val="00237102"/>
    <w:rsid w:val="002371A0"/>
    <w:rsid w:val="002439E0"/>
    <w:rsid w:val="00243AC4"/>
    <w:rsid w:val="00243D31"/>
    <w:rsid w:val="00245A9F"/>
    <w:rsid w:val="00245FDD"/>
    <w:rsid w:val="00246422"/>
    <w:rsid w:val="0024799F"/>
    <w:rsid w:val="00247D9C"/>
    <w:rsid w:val="00251A52"/>
    <w:rsid w:val="00254CAC"/>
    <w:rsid w:val="00254EF8"/>
    <w:rsid w:val="00255420"/>
    <w:rsid w:val="002627EF"/>
    <w:rsid w:val="0026512D"/>
    <w:rsid w:val="00266C3A"/>
    <w:rsid w:val="002678C2"/>
    <w:rsid w:val="002708B4"/>
    <w:rsid w:val="00270AE7"/>
    <w:rsid w:val="0027159A"/>
    <w:rsid w:val="00273538"/>
    <w:rsid w:val="00273744"/>
    <w:rsid w:val="00273E3D"/>
    <w:rsid w:val="0027468D"/>
    <w:rsid w:val="0027617C"/>
    <w:rsid w:val="00277152"/>
    <w:rsid w:val="0027763B"/>
    <w:rsid w:val="0028245C"/>
    <w:rsid w:val="0028388D"/>
    <w:rsid w:val="0028461B"/>
    <w:rsid w:val="0028569A"/>
    <w:rsid w:val="002856CE"/>
    <w:rsid w:val="0028743D"/>
    <w:rsid w:val="002927D5"/>
    <w:rsid w:val="002935F3"/>
    <w:rsid w:val="00293C04"/>
    <w:rsid w:val="00294B42"/>
    <w:rsid w:val="00295DCD"/>
    <w:rsid w:val="002960F0"/>
    <w:rsid w:val="00296111"/>
    <w:rsid w:val="00296128"/>
    <w:rsid w:val="00296989"/>
    <w:rsid w:val="002977D4"/>
    <w:rsid w:val="00297ECF"/>
    <w:rsid w:val="002A0A79"/>
    <w:rsid w:val="002A0CAE"/>
    <w:rsid w:val="002A1C43"/>
    <w:rsid w:val="002A1CE2"/>
    <w:rsid w:val="002A32EE"/>
    <w:rsid w:val="002A35EF"/>
    <w:rsid w:val="002A3ACA"/>
    <w:rsid w:val="002A443B"/>
    <w:rsid w:val="002A460B"/>
    <w:rsid w:val="002A4776"/>
    <w:rsid w:val="002A5B52"/>
    <w:rsid w:val="002A6A77"/>
    <w:rsid w:val="002A77B2"/>
    <w:rsid w:val="002B1D87"/>
    <w:rsid w:val="002B24B1"/>
    <w:rsid w:val="002B2DB6"/>
    <w:rsid w:val="002B35DD"/>
    <w:rsid w:val="002B3C8B"/>
    <w:rsid w:val="002B4B68"/>
    <w:rsid w:val="002B5609"/>
    <w:rsid w:val="002B5EF4"/>
    <w:rsid w:val="002B7714"/>
    <w:rsid w:val="002C0206"/>
    <w:rsid w:val="002C04EB"/>
    <w:rsid w:val="002C3864"/>
    <w:rsid w:val="002C41E1"/>
    <w:rsid w:val="002C58BE"/>
    <w:rsid w:val="002C6059"/>
    <w:rsid w:val="002C6536"/>
    <w:rsid w:val="002C6B47"/>
    <w:rsid w:val="002C7496"/>
    <w:rsid w:val="002D17BE"/>
    <w:rsid w:val="002D2EFC"/>
    <w:rsid w:val="002D32D7"/>
    <w:rsid w:val="002D3DBA"/>
    <w:rsid w:val="002D4C6F"/>
    <w:rsid w:val="002D6292"/>
    <w:rsid w:val="002D6548"/>
    <w:rsid w:val="002D6CA4"/>
    <w:rsid w:val="002D6FEC"/>
    <w:rsid w:val="002D720B"/>
    <w:rsid w:val="002E1FA4"/>
    <w:rsid w:val="002E2A9B"/>
    <w:rsid w:val="002E2BD4"/>
    <w:rsid w:val="002E31B0"/>
    <w:rsid w:val="002E32CF"/>
    <w:rsid w:val="002E3706"/>
    <w:rsid w:val="002E7F95"/>
    <w:rsid w:val="002F01A9"/>
    <w:rsid w:val="002F1F62"/>
    <w:rsid w:val="002F246A"/>
    <w:rsid w:val="002F2B49"/>
    <w:rsid w:val="002F346A"/>
    <w:rsid w:val="002F45DB"/>
    <w:rsid w:val="002F484F"/>
    <w:rsid w:val="002F5274"/>
    <w:rsid w:val="002F5BB7"/>
    <w:rsid w:val="002F6706"/>
    <w:rsid w:val="002F6799"/>
    <w:rsid w:val="00300666"/>
    <w:rsid w:val="0030068B"/>
    <w:rsid w:val="00301585"/>
    <w:rsid w:val="00305484"/>
    <w:rsid w:val="00306948"/>
    <w:rsid w:val="00306E93"/>
    <w:rsid w:val="00310680"/>
    <w:rsid w:val="00312A3A"/>
    <w:rsid w:val="00312ACF"/>
    <w:rsid w:val="00314283"/>
    <w:rsid w:val="0031440D"/>
    <w:rsid w:val="00315200"/>
    <w:rsid w:val="0031553B"/>
    <w:rsid w:val="00316788"/>
    <w:rsid w:val="00316A20"/>
    <w:rsid w:val="00320FEE"/>
    <w:rsid w:val="00321C72"/>
    <w:rsid w:val="00321EB4"/>
    <w:rsid w:val="003231FC"/>
    <w:rsid w:val="00325800"/>
    <w:rsid w:val="003263D0"/>
    <w:rsid w:val="00326940"/>
    <w:rsid w:val="003273B4"/>
    <w:rsid w:val="00327CB0"/>
    <w:rsid w:val="00330AA7"/>
    <w:rsid w:val="00333B05"/>
    <w:rsid w:val="003362EF"/>
    <w:rsid w:val="00345397"/>
    <w:rsid w:val="00345D8D"/>
    <w:rsid w:val="00345FA7"/>
    <w:rsid w:val="00346573"/>
    <w:rsid w:val="003468B6"/>
    <w:rsid w:val="00346912"/>
    <w:rsid w:val="003469CE"/>
    <w:rsid w:val="003474C7"/>
    <w:rsid w:val="00350450"/>
    <w:rsid w:val="00351202"/>
    <w:rsid w:val="00351376"/>
    <w:rsid w:val="00351833"/>
    <w:rsid w:val="00352236"/>
    <w:rsid w:val="00354357"/>
    <w:rsid w:val="0035456D"/>
    <w:rsid w:val="003554F3"/>
    <w:rsid w:val="003561ED"/>
    <w:rsid w:val="00356913"/>
    <w:rsid w:val="003618FF"/>
    <w:rsid w:val="003627CE"/>
    <w:rsid w:val="003630E1"/>
    <w:rsid w:val="003635CA"/>
    <w:rsid w:val="003643DD"/>
    <w:rsid w:val="0036590F"/>
    <w:rsid w:val="00365975"/>
    <w:rsid w:val="00365B4C"/>
    <w:rsid w:val="00366804"/>
    <w:rsid w:val="00367641"/>
    <w:rsid w:val="00370EAB"/>
    <w:rsid w:val="00373668"/>
    <w:rsid w:val="003737AC"/>
    <w:rsid w:val="00373AEF"/>
    <w:rsid w:val="00374679"/>
    <w:rsid w:val="00374868"/>
    <w:rsid w:val="0037734D"/>
    <w:rsid w:val="0037764D"/>
    <w:rsid w:val="003779C9"/>
    <w:rsid w:val="00380B4B"/>
    <w:rsid w:val="00381B7D"/>
    <w:rsid w:val="00382804"/>
    <w:rsid w:val="00382902"/>
    <w:rsid w:val="00382C0F"/>
    <w:rsid w:val="00384A63"/>
    <w:rsid w:val="00385693"/>
    <w:rsid w:val="003866E7"/>
    <w:rsid w:val="003868C2"/>
    <w:rsid w:val="00386F2D"/>
    <w:rsid w:val="00387533"/>
    <w:rsid w:val="00387ED8"/>
    <w:rsid w:val="003911F3"/>
    <w:rsid w:val="00391D59"/>
    <w:rsid w:val="0039267B"/>
    <w:rsid w:val="00392B46"/>
    <w:rsid w:val="00395AD7"/>
    <w:rsid w:val="00396992"/>
    <w:rsid w:val="00397171"/>
    <w:rsid w:val="00397CF3"/>
    <w:rsid w:val="003A1928"/>
    <w:rsid w:val="003A1D21"/>
    <w:rsid w:val="003A32F4"/>
    <w:rsid w:val="003A38E7"/>
    <w:rsid w:val="003A39A4"/>
    <w:rsid w:val="003A5184"/>
    <w:rsid w:val="003A5DCE"/>
    <w:rsid w:val="003A6980"/>
    <w:rsid w:val="003A7BA9"/>
    <w:rsid w:val="003B00A5"/>
    <w:rsid w:val="003B03E3"/>
    <w:rsid w:val="003B2CB5"/>
    <w:rsid w:val="003B36D5"/>
    <w:rsid w:val="003B36DB"/>
    <w:rsid w:val="003B4FC0"/>
    <w:rsid w:val="003B723E"/>
    <w:rsid w:val="003C0D48"/>
    <w:rsid w:val="003C0F06"/>
    <w:rsid w:val="003C1D43"/>
    <w:rsid w:val="003C5377"/>
    <w:rsid w:val="003C7377"/>
    <w:rsid w:val="003D032C"/>
    <w:rsid w:val="003D0BB8"/>
    <w:rsid w:val="003D204F"/>
    <w:rsid w:val="003D2964"/>
    <w:rsid w:val="003D299D"/>
    <w:rsid w:val="003D2D4E"/>
    <w:rsid w:val="003D3DE3"/>
    <w:rsid w:val="003D45AE"/>
    <w:rsid w:val="003D58C7"/>
    <w:rsid w:val="003E0BF2"/>
    <w:rsid w:val="003E2524"/>
    <w:rsid w:val="003E5AC1"/>
    <w:rsid w:val="003E61F9"/>
    <w:rsid w:val="003E6515"/>
    <w:rsid w:val="003E673F"/>
    <w:rsid w:val="003E7DDD"/>
    <w:rsid w:val="003F1720"/>
    <w:rsid w:val="003F18E8"/>
    <w:rsid w:val="003F3919"/>
    <w:rsid w:val="003F46FC"/>
    <w:rsid w:val="003F52F5"/>
    <w:rsid w:val="003F665D"/>
    <w:rsid w:val="003F6680"/>
    <w:rsid w:val="003F69C0"/>
    <w:rsid w:val="003F772A"/>
    <w:rsid w:val="0040119C"/>
    <w:rsid w:val="004033F6"/>
    <w:rsid w:val="0040518D"/>
    <w:rsid w:val="004055AD"/>
    <w:rsid w:val="00406F27"/>
    <w:rsid w:val="00407631"/>
    <w:rsid w:val="00410285"/>
    <w:rsid w:val="004102F1"/>
    <w:rsid w:val="00410704"/>
    <w:rsid w:val="00410E90"/>
    <w:rsid w:val="00410FE7"/>
    <w:rsid w:val="00411E02"/>
    <w:rsid w:val="00413AD0"/>
    <w:rsid w:val="00413D53"/>
    <w:rsid w:val="00414274"/>
    <w:rsid w:val="00414CBF"/>
    <w:rsid w:val="00414FD4"/>
    <w:rsid w:val="0041758B"/>
    <w:rsid w:val="00417AEA"/>
    <w:rsid w:val="004205FC"/>
    <w:rsid w:val="00421168"/>
    <w:rsid w:val="0042133E"/>
    <w:rsid w:val="00421AB5"/>
    <w:rsid w:val="0042261C"/>
    <w:rsid w:val="00422B0D"/>
    <w:rsid w:val="004253F9"/>
    <w:rsid w:val="00426AF1"/>
    <w:rsid w:val="00426B5B"/>
    <w:rsid w:val="00426CCF"/>
    <w:rsid w:val="00427EDD"/>
    <w:rsid w:val="004313B8"/>
    <w:rsid w:val="004322E3"/>
    <w:rsid w:val="00432BD6"/>
    <w:rsid w:val="0043421E"/>
    <w:rsid w:val="00434984"/>
    <w:rsid w:val="00434B73"/>
    <w:rsid w:val="004351FC"/>
    <w:rsid w:val="00435DE4"/>
    <w:rsid w:val="004375D7"/>
    <w:rsid w:val="00441E94"/>
    <w:rsid w:val="00442634"/>
    <w:rsid w:val="00442B2C"/>
    <w:rsid w:val="00443930"/>
    <w:rsid w:val="004454E2"/>
    <w:rsid w:val="004456F9"/>
    <w:rsid w:val="0044655F"/>
    <w:rsid w:val="00446A8B"/>
    <w:rsid w:val="004479A8"/>
    <w:rsid w:val="00447D8E"/>
    <w:rsid w:val="004505BC"/>
    <w:rsid w:val="004528DA"/>
    <w:rsid w:val="00453E2C"/>
    <w:rsid w:val="00454105"/>
    <w:rsid w:val="00456936"/>
    <w:rsid w:val="00456DFD"/>
    <w:rsid w:val="004574D0"/>
    <w:rsid w:val="004578BD"/>
    <w:rsid w:val="0046072E"/>
    <w:rsid w:val="00461427"/>
    <w:rsid w:val="00462B58"/>
    <w:rsid w:val="004643B0"/>
    <w:rsid w:val="00464A95"/>
    <w:rsid w:val="00466D92"/>
    <w:rsid w:val="00467F3C"/>
    <w:rsid w:val="00470485"/>
    <w:rsid w:val="00473C15"/>
    <w:rsid w:val="004746A0"/>
    <w:rsid w:val="0047499B"/>
    <w:rsid w:val="00475901"/>
    <w:rsid w:val="00475F60"/>
    <w:rsid w:val="00477986"/>
    <w:rsid w:val="00477CA0"/>
    <w:rsid w:val="00480D6D"/>
    <w:rsid w:val="004820D7"/>
    <w:rsid w:val="00482A7E"/>
    <w:rsid w:val="00482F67"/>
    <w:rsid w:val="00483A02"/>
    <w:rsid w:val="0048498A"/>
    <w:rsid w:val="00484FD3"/>
    <w:rsid w:val="0048638A"/>
    <w:rsid w:val="004866D6"/>
    <w:rsid w:val="00486E01"/>
    <w:rsid w:val="004873DC"/>
    <w:rsid w:val="00490AA4"/>
    <w:rsid w:val="00491002"/>
    <w:rsid w:val="00491059"/>
    <w:rsid w:val="00492D82"/>
    <w:rsid w:val="00495002"/>
    <w:rsid w:val="004966C7"/>
    <w:rsid w:val="00496ACF"/>
    <w:rsid w:val="00496E8C"/>
    <w:rsid w:val="0049788D"/>
    <w:rsid w:val="004A0BB2"/>
    <w:rsid w:val="004A166E"/>
    <w:rsid w:val="004A37E3"/>
    <w:rsid w:val="004A51DD"/>
    <w:rsid w:val="004A73B4"/>
    <w:rsid w:val="004B1669"/>
    <w:rsid w:val="004B2961"/>
    <w:rsid w:val="004B424A"/>
    <w:rsid w:val="004B521F"/>
    <w:rsid w:val="004B563F"/>
    <w:rsid w:val="004B591E"/>
    <w:rsid w:val="004B6970"/>
    <w:rsid w:val="004B7287"/>
    <w:rsid w:val="004C19F5"/>
    <w:rsid w:val="004C23C3"/>
    <w:rsid w:val="004C2497"/>
    <w:rsid w:val="004C57ED"/>
    <w:rsid w:val="004C5B07"/>
    <w:rsid w:val="004C5CEF"/>
    <w:rsid w:val="004C7AD7"/>
    <w:rsid w:val="004C7B1B"/>
    <w:rsid w:val="004D130B"/>
    <w:rsid w:val="004D1BF5"/>
    <w:rsid w:val="004D1F8C"/>
    <w:rsid w:val="004D341C"/>
    <w:rsid w:val="004D479A"/>
    <w:rsid w:val="004D4F52"/>
    <w:rsid w:val="004D5047"/>
    <w:rsid w:val="004D52C2"/>
    <w:rsid w:val="004D5C7B"/>
    <w:rsid w:val="004D6098"/>
    <w:rsid w:val="004E0BFA"/>
    <w:rsid w:val="004E2235"/>
    <w:rsid w:val="004E2779"/>
    <w:rsid w:val="004E4E2A"/>
    <w:rsid w:val="004E54EA"/>
    <w:rsid w:val="004E6DBD"/>
    <w:rsid w:val="004E7323"/>
    <w:rsid w:val="004F11A8"/>
    <w:rsid w:val="004F22C0"/>
    <w:rsid w:val="004F56DB"/>
    <w:rsid w:val="004F63C2"/>
    <w:rsid w:val="005013CC"/>
    <w:rsid w:val="00501C62"/>
    <w:rsid w:val="005032EB"/>
    <w:rsid w:val="005039F1"/>
    <w:rsid w:val="0050680E"/>
    <w:rsid w:val="00507984"/>
    <w:rsid w:val="0051092A"/>
    <w:rsid w:val="00510B8B"/>
    <w:rsid w:val="0051126D"/>
    <w:rsid w:val="00511C8D"/>
    <w:rsid w:val="0051237A"/>
    <w:rsid w:val="00512917"/>
    <w:rsid w:val="00516924"/>
    <w:rsid w:val="0051795E"/>
    <w:rsid w:val="00517D1C"/>
    <w:rsid w:val="00517E77"/>
    <w:rsid w:val="00517F9B"/>
    <w:rsid w:val="0052194B"/>
    <w:rsid w:val="005221EE"/>
    <w:rsid w:val="0052583E"/>
    <w:rsid w:val="005261A7"/>
    <w:rsid w:val="005265F5"/>
    <w:rsid w:val="0052668A"/>
    <w:rsid w:val="00527435"/>
    <w:rsid w:val="00527CEE"/>
    <w:rsid w:val="00530AF9"/>
    <w:rsid w:val="0053194B"/>
    <w:rsid w:val="00532457"/>
    <w:rsid w:val="00532F3F"/>
    <w:rsid w:val="00533BE6"/>
    <w:rsid w:val="0053520B"/>
    <w:rsid w:val="0053652A"/>
    <w:rsid w:val="00540468"/>
    <w:rsid w:val="00541614"/>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77B"/>
    <w:rsid w:val="00561CB9"/>
    <w:rsid w:val="00561F1F"/>
    <w:rsid w:val="005641E8"/>
    <w:rsid w:val="0056486E"/>
    <w:rsid w:val="0056500F"/>
    <w:rsid w:val="00570B86"/>
    <w:rsid w:val="00575668"/>
    <w:rsid w:val="00575D5C"/>
    <w:rsid w:val="00576677"/>
    <w:rsid w:val="005804E4"/>
    <w:rsid w:val="005804EE"/>
    <w:rsid w:val="0058270C"/>
    <w:rsid w:val="00583128"/>
    <w:rsid w:val="00584230"/>
    <w:rsid w:val="00585FFC"/>
    <w:rsid w:val="0058672D"/>
    <w:rsid w:val="005870D0"/>
    <w:rsid w:val="0058754B"/>
    <w:rsid w:val="00591623"/>
    <w:rsid w:val="00591EC8"/>
    <w:rsid w:val="00593CB9"/>
    <w:rsid w:val="00593D8E"/>
    <w:rsid w:val="005A0AE3"/>
    <w:rsid w:val="005A0C35"/>
    <w:rsid w:val="005A14DD"/>
    <w:rsid w:val="005A26D0"/>
    <w:rsid w:val="005A2C55"/>
    <w:rsid w:val="005A45A6"/>
    <w:rsid w:val="005A5745"/>
    <w:rsid w:val="005A5C13"/>
    <w:rsid w:val="005A6392"/>
    <w:rsid w:val="005A6A6D"/>
    <w:rsid w:val="005B166C"/>
    <w:rsid w:val="005B1A30"/>
    <w:rsid w:val="005B3067"/>
    <w:rsid w:val="005B3437"/>
    <w:rsid w:val="005B437B"/>
    <w:rsid w:val="005B48EB"/>
    <w:rsid w:val="005B5210"/>
    <w:rsid w:val="005C0A97"/>
    <w:rsid w:val="005C3893"/>
    <w:rsid w:val="005C3951"/>
    <w:rsid w:val="005C396C"/>
    <w:rsid w:val="005C6780"/>
    <w:rsid w:val="005D0D31"/>
    <w:rsid w:val="005D0EBE"/>
    <w:rsid w:val="005D0EF4"/>
    <w:rsid w:val="005D1424"/>
    <w:rsid w:val="005D23B0"/>
    <w:rsid w:val="005D2BFB"/>
    <w:rsid w:val="005D2EF7"/>
    <w:rsid w:val="005D6265"/>
    <w:rsid w:val="005E0356"/>
    <w:rsid w:val="005E1172"/>
    <w:rsid w:val="005E12C1"/>
    <w:rsid w:val="005E2D79"/>
    <w:rsid w:val="005E2F0C"/>
    <w:rsid w:val="005E3070"/>
    <w:rsid w:val="005E38AF"/>
    <w:rsid w:val="005F058C"/>
    <w:rsid w:val="005F1DC0"/>
    <w:rsid w:val="005F2A4F"/>
    <w:rsid w:val="005F3E8F"/>
    <w:rsid w:val="005F50FB"/>
    <w:rsid w:val="005F6041"/>
    <w:rsid w:val="005F7DFD"/>
    <w:rsid w:val="00600EA2"/>
    <w:rsid w:val="0060377E"/>
    <w:rsid w:val="0060499D"/>
    <w:rsid w:val="00604EA1"/>
    <w:rsid w:val="00605C3C"/>
    <w:rsid w:val="006060D1"/>
    <w:rsid w:val="006108EB"/>
    <w:rsid w:val="00611114"/>
    <w:rsid w:val="00612309"/>
    <w:rsid w:val="00612A5F"/>
    <w:rsid w:val="006131F7"/>
    <w:rsid w:val="006139EA"/>
    <w:rsid w:val="00613ACC"/>
    <w:rsid w:val="00615411"/>
    <w:rsid w:val="00616B36"/>
    <w:rsid w:val="00616D91"/>
    <w:rsid w:val="0062036B"/>
    <w:rsid w:val="00622233"/>
    <w:rsid w:val="00622387"/>
    <w:rsid w:val="0062254B"/>
    <w:rsid w:val="006228AF"/>
    <w:rsid w:val="00623C1F"/>
    <w:rsid w:val="00623D68"/>
    <w:rsid w:val="00625B23"/>
    <w:rsid w:val="00630083"/>
    <w:rsid w:val="00631B6E"/>
    <w:rsid w:val="00632258"/>
    <w:rsid w:val="00632FE2"/>
    <w:rsid w:val="0063397A"/>
    <w:rsid w:val="00635033"/>
    <w:rsid w:val="00636094"/>
    <w:rsid w:val="006372C1"/>
    <w:rsid w:val="006423EF"/>
    <w:rsid w:val="006435CC"/>
    <w:rsid w:val="00646FD4"/>
    <w:rsid w:val="00647616"/>
    <w:rsid w:val="0065071F"/>
    <w:rsid w:val="00650856"/>
    <w:rsid w:val="006513D0"/>
    <w:rsid w:val="00654CCB"/>
    <w:rsid w:val="00654D3C"/>
    <w:rsid w:val="00656030"/>
    <w:rsid w:val="00656B7F"/>
    <w:rsid w:val="0065714E"/>
    <w:rsid w:val="006602D8"/>
    <w:rsid w:val="00660F8F"/>
    <w:rsid w:val="00663B9C"/>
    <w:rsid w:val="00663D3B"/>
    <w:rsid w:val="00664BE3"/>
    <w:rsid w:val="006653A5"/>
    <w:rsid w:val="00666076"/>
    <w:rsid w:val="006703F2"/>
    <w:rsid w:val="00671738"/>
    <w:rsid w:val="00671D86"/>
    <w:rsid w:val="006721F6"/>
    <w:rsid w:val="00672798"/>
    <w:rsid w:val="00672E14"/>
    <w:rsid w:val="00673427"/>
    <w:rsid w:val="00673A27"/>
    <w:rsid w:val="00675D4D"/>
    <w:rsid w:val="006803E0"/>
    <w:rsid w:val="00681E03"/>
    <w:rsid w:val="00682090"/>
    <w:rsid w:val="0068326B"/>
    <w:rsid w:val="00683361"/>
    <w:rsid w:val="006838EB"/>
    <w:rsid w:val="0068581B"/>
    <w:rsid w:val="00686450"/>
    <w:rsid w:val="00686A17"/>
    <w:rsid w:val="00687C80"/>
    <w:rsid w:val="0069026D"/>
    <w:rsid w:val="006904D8"/>
    <w:rsid w:val="00691C37"/>
    <w:rsid w:val="006920CD"/>
    <w:rsid w:val="006940B9"/>
    <w:rsid w:val="0069645B"/>
    <w:rsid w:val="00697D3B"/>
    <w:rsid w:val="006A02AC"/>
    <w:rsid w:val="006A052D"/>
    <w:rsid w:val="006A0CAC"/>
    <w:rsid w:val="006A1B41"/>
    <w:rsid w:val="006A239C"/>
    <w:rsid w:val="006A273E"/>
    <w:rsid w:val="006A336D"/>
    <w:rsid w:val="006A3391"/>
    <w:rsid w:val="006A35FB"/>
    <w:rsid w:val="006A46C3"/>
    <w:rsid w:val="006A6AE5"/>
    <w:rsid w:val="006A72C7"/>
    <w:rsid w:val="006A7C2D"/>
    <w:rsid w:val="006B18F4"/>
    <w:rsid w:val="006B363F"/>
    <w:rsid w:val="006B3D85"/>
    <w:rsid w:val="006B71D3"/>
    <w:rsid w:val="006C0973"/>
    <w:rsid w:val="006C10A2"/>
    <w:rsid w:val="006C1350"/>
    <w:rsid w:val="006C337E"/>
    <w:rsid w:val="006C34B5"/>
    <w:rsid w:val="006C5807"/>
    <w:rsid w:val="006C58A7"/>
    <w:rsid w:val="006C69D6"/>
    <w:rsid w:val="006C747C"/>
    <w:rsid w:val="006D012B"/>
    <w:rsid w:val="006D074B"/>
    <w:rsid w:val="006D0AB7"/>
    <w:rsid w:val="006D1421"/>
    <w:rsid w:val="006D2733"/>
    <w:rsid w:val="006D4068"/>
    <w:rsid w:val="006D491A"/>
    <w:rsid w:val="006D51A5"/>
    <w:rsid w:val="006D5ABA"/>
    <w:rsid w:val="006D6946"/>
    <w:rsid w:val="006D7318"/>
    <w:rsid w:val="006D738E"/>
    <w:rsid w:val="006E038B"/>
    <w:rsid w:val="006E04F3"/>
    <w:rsid w:val="006E072A"/>
    <w:rsid w:val="006E1BBB"/>
    <w:rsid w:val="006E1DB3"/>
    <w:rsid w:val="006E3A4A"/>
    <w:rsid w:val="006E453A"/>
    <w:rsid w:val="006E5B20"/>
    <w:rsid w:val="006E694C"/>
    <w:rsid w:val="006F105B"/>
    <w:rsid w:val="006F14A1"/>
    <w:rsid w:val="006F150A"/>
    <w:rsid w:val="006F1796"/>
    <w:rsid w:val="006F3AA4"/>
    <w:rsid w:val="006F484D"/>
    <w:rsid w:val="006F5EA2"/>
    <w:rsid w:val="006F6FD6"/>
    <w:rsid w:val="006F72E8"/>
    <w:rsid w:val="006F787F"/>
    <w:rsid w:val="00700997"/>
    <w:rsid w:val="00702F10"/>
    <w:rsid w:val="0070716D"/>
    <w:rsid w:val="007073F9"/>
    <w:rsid w:val="00710B05"/>
    <w:rsid w:val="007121D5"/>
    <w:rsid w:val="0071421B"/>
    <w:rsid w:val="00714FA1"/>
    <w:rsid w:val="00714FEB"/>
    <w:rsid w:val="00715033"/>
    <w:rsid w:val="00715CC3"/>
    <w:rsid w:val="00715E5F"/>
    <w:rsid w:val="007160BA"/>
    <w:rsid w:val="00717205"/>
    <w:rsid w:val="00717764"/>
    <w:rsid w:val="00720EFC"/>
    <w:rsid w:val="00721504"/>
    <w:rsid w:val="00722434"/>
    <w:rsid w:val="00722A90"/>
    <w:rsid w:val="00726818"/>
    <w:rsid w:val="0073180C"/>
    <w:rsid w:val="00734754"/>
    <w:rsid w:val="00734EFB"/>
    <w:rsid w:val="007373F2"/>
    <w:rsid w:val="00740C07"/>
    <w:rsid w:val="00740E7E"/>
    <w:rsid w:val="00740EA4"/>
    <w:rsid w:val="00740F19"/>
    <w:rsid w:val="00741C69"/>
    <w:rsid w:val="00742085"/>
    <w:rsid w:val="00742118"/>
    <w:rsid w:val="0074383C"/>
    <w:rsid w:val="007441C2"/>
    <w:rsid w:val="007449A8"/>
    <w:rsid w:val="00744DA9"/>
    <w:rsid w:val="00745F44"/>
    <w:rsid w:val="00747658"/>
    <w:rsid w:val="0075066C"/>
    <w:rsid w:val="0075110D"/>
    <w:rsid w:val="00751910"/>
    <w:rsid w:val="0075195D"/>
    <w:rsid w:val="0075217F"/>
    <w:rsid w:val="007529E1"/>
    <w:rsid w:val="007537A5"/>
    <w:rsid w:val="007539BB"/>
    <w:rsid w:val="00753CA5"/>
    <w:rsid w:val="00753DC5"/>
    <w:rsid w:val="007544C4"/>
    <w:rsid w:val="00754580"/>
    <w:rsid w:val="00754E59"/>
    <w:rsid w:val="0075543D"/>
    <w:rsid w:val="0075652B"/>
    <w:rsid w:val="00756D75"/>
    <w:rsid w:val="00757B7C"/>
    <w:rsid w:val="0076059D"/>
    <w:rsid w:val="007608F6"/>
    <w:rsid w:val="0076122B"/>
    <w:rsid w:val="00761359"/>
    <w:rsid w:val="0076154D"/>
    <w:rsid w:val="007627CE"/>
    <w:rsid w:val="00763498"/>
    <w:rsid w:val="00764812"/>
    <w:rsid w:val="00764D1E"/>
    <w:rsid w:val="0076574F"/>
    <w:rsid w:val="00765A29"/>
    <w:rsid w:val="00765D4F"/>
    <w:rsid w:val="0076664E"/>
    <w:rsid w:val="00771D3E"/>
    <w:rsid w:val="0077212E"/>
    <w:rsid w:val="007737A6"/>
    <w:rsid w:val="00776683"/>
    <w:rsid w:val="007768FD"/>
    <w:rsid w:val="00776F13"/>
    <w:rsid w:val="00777042"/>
    <w:rsid w:val="0077714E"/>
    <w:rsid w:val="00777EF8"/>
    <w:rsid w:val="007806F3"/>
    <w:rsid w:val="007810BE"/>
    <w:rsid w:val="0078153B"/>
    <w:rsid w:val="00782C63"/>
    <w:rsid w:val="00782D90"/>
    <w:rsid w:val="00782ED0"/>
    <w:rsid w:val="00785292"/>
    <w:rsid w:val="007852AC"/>
    <w:rsid w:val="007873E4"/>
    <w:rsid w:val="0078752C"/>
    <w:rsid w:val="00790175"/>
    <w:rsid w:val="0079064D"/>
    <w:rsid w:val="00791886"/>
    <w:rsid w:val="00791B18"/>
    <w:rsid w:val="00792122"/>
    <w:rsid w:val="00793012"/>
    <w:rsid w:val="00793583"/>
    <w:rsid w:val="00793E1F"/>
    <w:rsid w:val="00793F08"/>
    <w:rsid w:val="0079508B"/>
    <w:rsid w:val="0079512F"/>
    <w:rsid w:val="0079537A"/>
    <w:rsid w:val="007962B6"/>
    <w:rsid w:val="00796971"/>
    <w:rsid w:val="00796ED1"/>
    <w:rsid w:val="00797F83"/>
    <w:rsid w:val="007A0C33"/>
    <w:rsid w:val="007A0F9E"/>
    <w:rsid w:val="007A0FB5"/>
    <w:rsid w:val="007A1132"/>
    <w:rsid w:val="007A1976"/>
    <w:rsid w:val="007A24E8"/>
    <w:rsid w:val="007A2603"/>
    <w:rsid w:val="007A369D"/>
    <w:rsid w:val="007A46E5"/>
    <w:rsid w:val="007A493F"/>
    <w:rsid w:val="007A623F"/>
    <w:rsid w:val="007A668A"/>
    <w:rsid w:val="007A7540"/>
    <w:rsid w:val="007B13D1"/>
    <w:rsid w:val="007B1576"/>
    <w:rsid w:val="007B15CD"/>
    <w:rsid w:val="007B20A8"/>
    <w:rsid w:val="007B3066"/>
    <w:rsid w:val="007B4A25"/>
    <w:rsid w:val="007B5F02"/>
    <w:rsid w:val="007B685D"/>
    <w:rsid w:val="007B72FD"/>
    <w:rsid w:val="007B7AAB"/>
    <w:rsid w:val="007C087E"/>
    <w:rsid w:val="007C27AF"/>
    <w:rsid w:val="007C3A2B"/>
    <w:rsid w:val="007C4642"/>
    <w:rsid w:val="007C4C81"/>
    <w:rsid w:val="007C56FA"/>
    <w:rsid w:val="007C5739"/>
    <w:rsid w:val="007C59B6"/>
    <w:rsid w:val="007C6896"/>
    <w:rsid w:val="007C77F0"/>
    <w:rsid w:val="007D0CC9"/>
    <w:rsid w:val="007D0DB2"/>
    <w:rsid w:val="007D0F04"/>
    <w:rsid w:val="007D14D2"/>
    <w:rsid w:val="007D1B9C"/>
    <w:rsid w:val="007D2283"/>
    <w:rsid w:val="007D3DC6"/>
    <w:rsid w:val="007D488C"/>
    <w:rsid w:val="007D5970"/>
    <w:rsid w:val="007D61D1"/>
    <w:rsid w:val="007E0112"/>
    <w:rsid w:val="007E0208"/>
    <w:rsid w:val="007E07E8"/>
    <w:rsid w:val="007E0F38"/>
    <w:rsid w:val="007E2309"/>
    <w:rsid w:val="007E298E"/>
    <w:rsid w:val="007E3D91"/>
    <w:rsid w:val="007E4487"/>
    <w:rsid w:val="007E55EA"/>
    <w:rsid w:val="007E6066"/>
    <w:rsid w:val="007E64C4"/>
    <w:rsid w:val="007E64EC"/>
    <w:rsid w:val="007E7B70"/>
    <w:rsid w:val="007E7F5F"/>
    <w:rsid w:val="007F09BA"/>
    <w:rsid w:val="007F0AAE"/>
    <w:rsid w:val="007F0AF4"/>
    <w:rsid w:val="007F0DFA"/>
    <w:rsid w:val="007F17E0"/>
    <w:rsid w:val="007F1C38"/>
    <w:rsid w:val="007F2AB5"/>
    <w:rsid w:val="007F3805"/>
    <w:rsid w:val="007F4D4F"/>
    <w:rsid w:val="007F5362"/>
    <w:rsid w:val="007F7AC9"/>
    <w:rsid w:val="007F7F5A"/>
    <w:rsid w:val="008012BB"/>
    <w:rsid w:val="00801CC5"/>
    <w:rsid w:val="008056C7"/>
    <w:rsid w:val="00805875"/>
    <w:rsid w:val="00806136"/>
    <w:rsid w:val="00806AAA"/>
    <w:rsid w:val="0081019C"/>
    <w:rsid w:val="00810345"/>
    <w:rsid w:val="0081198D"/>
    <w:rsid w:val="00811C42"/>
    <w:rsid w:val="008127F7"/>
    <w:rsid w:val="00813F8A"/>
    <w:rsid w:val="0081566D"/>
    <w:rsid w:val="00816F10"/>
    <w:rsid w:val="00817901"/>
    <w:rsid w:val="00817C8E"/>
    <w:rsid w:val="00817CC0"/>
    <w:rsid w:val="00822630"/>
    <w:rsid w:val="00822729"/>
    <w:rsid w:val="008247B4"/>
    <w:rsid w:val="00826757"/>
    <w:rsid w:val="00827A46"/>
    <w:rsid w:val="0083192A"/>
    <w:rsid w:val="0083265B"/>
    <w:rsid w:val="00832E3E"/>
    <w:rsid w:val="00834429"/>
    <w:rsid w:val="00835456"/>
    <w:rsid w:val="008357F5"/>
    <w:rsid w:val="008358B3"/>
    <w:rsid w:val="0083597A"/>
    <w:rsid w:val="00836DE3"/>
    <w:rsid w:val="008379E7"/>
    <w:rsid w:val="00841E43"/>
    <w:rsid w:val="008422D9"/>
    <w:rsid w:val="008427F3"/>
    <w:rsid w:val="0084583E"/>
    <w:rsid w:val="008468DB"/>
    <w:rsid w:val="0085144C"/>
    <w:rsid w:val="008519B5"/>
    <w:rsid w:val="00856F35"/>
    <w:rsid w:val="00857647"/>
    <w:rsid w:val="00861EF4"/>
    <w:rsid w:val="0086219F"/>
    <w:rsid w:val="0086396F"/>
    <w:rsid w:val="00864959"/>
    <w:rsid w:val="00865087"/>
    <w:rsid w:val="008668B6"/>
    <w:rsid w:val="00867444"/>
    <w:rsid w:val="008718A5"/>
    <w:rsid w:val="00872542"/>
    <w:rsid w:val="008747EB"/>
    <w:rsid w:val="00875FE7"/>
    <w:rsid w:val="00876D4B"/>
    <w:rsid w:val="00881C36"/>
    <w:rsid w:val="008821D3"/>
    <w:rsid w:val="0088292D"/>
    <w:rsid w:val="00882A13"/>
    <w:rsid w:val="00883527"/>
    <w:rsid w:val="00883BFC"/>
    <w:rsid w:val="0088421C"/>
    <w:rsid w:val="00884C0E"/>
    <w:rsid w:val="008860B1"/>
    <w:rsid w:val="00887DB9"/>
    <w:rsid w:val="00892F53"/>
    <w:rsid w:val="00897253"/>
    <w:rsid w:val="0089789E"/>
    <w:rsid w:val="008A0135"/>
    <w:rsid w:val="008A0895"/>
    <w:rsid w:val="008A0DD7"/>
    <w:rsid w:val="008A10EF"/>
    <w:rsid w:val="008A176F"/>
    <w:rsid w:val="008A1843"/>
    <w:rsid w:val="008A35E7"/>
    <w:rsid w:val="008A3715"/>
    <w:rsid w:val="008A3DDA"/>
    <w:rsid w:val="008A3E17"/>
    <w:rsid w:val="008A408E"/>
    <w:rsid w:val="008A55C2"/>
    <w:rsid w:val="008A5D0E"/>
    <w:rsid w:val="008A6D78"/>
    <w:rsid w:val="008A70F6"/>
    <w:rsid w:val="008A7DA8"/>
    <w:rsid w:val="008B03EE"/>
    <w:rsid w:val="008B0B26"/>
    <w:rsid w:val="008B166C"/>
    <w:rsid w:val="008B197E"/>
    <w:rsid w:val="008B20D9"/>
    <w:rsid w:val="008B24E4"/>
    <w:rsid w:val="008B2974"/>
    <w:rsid w:val="008B3468"/>
    <w:rsid w:val="008B40D6"/>
    <w:rsid w:val="008B4E89"/>
    <w:rsid w:val="008B581A"/>
    <w:rsid w:val="008B5BF8"/>
    <w:rsid w:val="008B62D8"/>
    <w:rsid w:val="008B71DD"/>
    <w:rsid w:val="008B7ECE"/>
    <w:rsid w:val="008C194A"/>
    <w:rsid w:val="008C265B"/>
    <w:rsid w:val="008C2E67"/>
    <w:rsid w:val="008C36B1"/>
    <w:rsid w:val="008C64DF"/>
    <w:rsid w:val="008C7063"/>
    <w:rsid w:val="008C7085"/>
    <w:rsid w:val="008D0A75"/>
    <w:rsid w:val="008D2B75"/>
    <w:rsid w:val="008D3D1F"/>
    <w:rsid w:val="008D3D5A"/>
    <w:rsid w:val="008D45A4"/>
    <w:rsid w:val="008D52BA"/>
    <w:rsid w:val="008D554D"/>
    <w:rsid w:val="008D6800"/>
    <w:rsid w:val="008D7926"/>
    <w:rsid w:val="008D79BC"/>
    <w:rsid w:val="008E0992"/>
    <w:rsid w:val="008E0A37"/>
    <w:rsid w:val="008E14AF"/>
    <w:rsid w:val="008E1F38"/>
    <w:rsid w:val="008E258A"/>
    <w:rsid w:val="008E389F"/>
    <w:rsid w:val="008E4909"/>
    <w:rsid w:val="008E4BE8"/>
    <w:rsid w:val="008F1177"/>
    <w:rsid w:val="008F3EEF"/>
    <w:rsid w:val="008F449C"/>
    <w:rsid w:val="008F7016"/>
    <w:rsid w:val="00900361"/>
    <w:rsid w:val="00900C56"/>
    <w:rsid w:val="009010F5"/>
    <w:rsid w:val="00903A7F"/>
    <w:rsid w:val="0090406D"/>
    <w:rsid w:val="00904272"/>
    <w:rsid w:val="00906357"/>
    <w:rsid w:val="009067AE"/>
    <w:rsid w:val="0091184B"/>
    <w:rsid w:val="0091276B"/>
    <w:rsid w:val="00913940"/>
    <w:rsid w:val="0091464A"/>
    <w:rsid w:val="00914C9F"/>
    <w:rsid w:val="00916B16"/>
    <w:rsid w:val="00916F09"/>
    <w:rsid w:val="00920807"/>
    <w:rsid w:val="00921D74"/>
    <w:rsid w:val="00922264"/>
    <w:rsid w:val="009235E0"/>
    <w:rsid w:val="0092431A"/>
    <w:rsid w:val="009245BB"/>
    <w:rsid w:val="0092539C"/>
    <w:rsid w:val="00927FA3"/>
    <w:rsid w:val="00930422"/>
    <w:rsid w:val="00931283"/>
    <w:rsid w:val="009318D5"/>
    <w:rsid w:val="00932589"/>
    <w:rsid w:val="00932623"/>
    <w:rsid w:val="009331F9"/>
    <w:rsid w:val="0093389B"/>
    <w:rsid w:val="00933E14"/>
    <w:rsid w:val="00935A2E"/>
    <w:rsid w:val="00936937"/>
    <w:rsid w:val="00936DED"/>
    <w:rsid w:val="00940162"/>
    <w:rsid w:val="00940BDA"/>
    <w:rsid w:val="00941282"/>
    <w:rsid w:val="00942718"/>
    <w:rsid w:val="00947F26"/>
    <w:rsid w:val="009501CE"/>
    <w:rsid w:val="00950E33"/>
    <w:rsid w:val="00951604"/>
    <w:rsid w:val="00951B5D"/>
    <w:rsid w:val="00952109"/>
    <w:rsid w:val="00952579"/>
    <w:rsid w:val="009529B5"/>
    <w:rsid w:val="00956B97"/>
    <w:rsid w:val="0096164B"/>
    <w:rsid w:val="00962C5D"/>
    <w:rsid w:val="00963B9D"/>
    <w:rsid w:val="00964571"/>
    <w:rsid w:val="00964EAE"/>
    <w:rsid w:val="00965022"/>
    <w:rsid w:val="00965C86"/>
    <w:rsid w:val="00966653"/>
    <w:rsid w:val="0096729D"/>
    <w:rsid w:val="00972D69"/>
    <w:rsid w:val="009749B2"/>
    <w:rsid w:val="00975F43"/>
    <w:rsid w:val="00976571"/>
    <w:rsid w:val="00977005"/>
    <w:rsid w:val="009806CC"/>
    <w:rsid w:val="009807F5"/>
    <w:rsid w:val="00980CFE"/>
    <w:rsid w:val="00982D39"/>
    <w:rsid w:val="0098436F"/>
    <w:rsid w:val="009843D9"/>
    <w:rsid w:val="00985713"/>
    <w:rsid w:val="00986F1C"/>
    <w:rsid w:val="00987614"/>
    <w:rsid w:val="009876CB"/>
    <w:rsid w:val="00990FD6"/>
    <w:rsid w:val="009914CE"/>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A6B87"/>
    <w:rsid w:val="009B01B6"/>
    <w:rsid w:val="009B067C"/>
    <w:rsid w:val="009B0712"/>
    <w:rsid w:val="009B3715"/>
    <w:rsid w:val="009B39DB"/>
    <w:rsid w:val="009B551E"/>
    <w:rsid w:val="009B5662"/>
    <w:rsid w:val="009C01A7"/>
    <w:rsid w:val="009C05DB"/>
    <w:rsid w:val="009C18A0"/>
    <w:rsid w:val="009C32EE"/>
    <w:rsid w:val="009C6061"/>
    <w:rsid w:val="009C664F"/>
    <w:rsid w:val="009C760F"/>
    <w:rsid w:val="009C7F1B"/>
    <w:rsid w:val="009D0E40"/>
    <w:rsid w:val="009D10BB"/>
    <w:rsid w:val="009D11C7"/>
    <w:rsid w:val="009D14DF"/>
    <w:rsid w:val="009D16C8"/>
    <w:rsid w:val="009D1F3F"/>
    <w:rsid w:val="009D2C5E"/>
    <w:rsid w:val="009D31BB"/>
    <w:rsid w:val="009D7B59"/>
    <w:rsid w:val="009E15EA"/>
    <w:rsid w:val="009E1E6C"/>
    <w:rsid w:val="009E1EE6"/>
    <w:rsid w:val="009E42EB"/>
    <w:rsid w:val="009E5358"/>
    <w:rsid w:val="009E5D46"/>
    <w:rsid w:val="009E5FFC"/>
    <w:rsid w:val="009E601B"/>
    <w:rsid w:val="009E6F9E"/>
    <w:rsid w:val="009F08A0"/>
    <w:rsid w:val="009F0FE8"/>
    <w:rsid w:val="009F3BCB"/>
    <w:rsid w:val="009F4366"/>
    <w:rsid w:val="009F4F4B"/>
    <w:rsid w:val="009F5CE3"/>
    <w:rsid w:val="009F5D94"/>
    <w:rsid w:val="009F6D39"/>
    <w:rsid w:val="00A011D1"/>
    <w:rsid w:val="00A01ABA"/>
    <w:rsid w:val="00A020AA"/>
    <w:rsid w:val="00A02520"/>
    <w:rsid w:val="00A038B4"/>
    <w:rsid w:val="00A03C43"/>
    <w:rsid w:val="00A04C93"/>
    <w:rsid w:val="00A04CD4"/>
    <w:rsid w:val="00A04E8D"/>
    <w:rsid w:val="00A051C1"/>
    <w:rsid w:val="00A0543E"/>
    <w:rsid w:val="00A060D6"/>
    <w:rsid w:val="00A06B2F"/>
    <w:rsid w:val="00A103C4"/>
    <w:rsid w:val="00A11194"/>
    <w:rsid w:val="00A11921"/>
    <w:rsid w:val="00A1257D"/>
    <w:rsid w:val="00A140EB"/>
    <w:rsid w:val="00A14A8A"/>
    <w:rsid w:val="00A14AB1"/>
    <w:rsid w:val="00A150F9"/>
    <w:rsid w:val="00A15AE6"/>
    <w:rsid w:val="00A163AB"/>
    <w:rsid w:val="00A174C4"/>
    <w:rsid w:val="00A1791F"/>
    <w:rsid w:val="00A179AF"/>
    <w:rsid w:val="00A202FA"/>
    <w:rsid w:val="00A208F1"/>
    <w:rsid w:val="00A21742"/>
    <w:rsid w:val="00A218D0"/>
    <w:rsid w:val="00A226B7"/>
    <w:rsid w:val="00A241AA"/>
    <w:rsid w:val="00A2423E"/>
    <w:rsid w:val="00A25F6E"/>
    <w:rsid w:val="00A2626C"/>
    <w:rsid w:val="00A31523"/>
    <w:rsid w:val="00A31E1F"/>
    <w:rsid w:val="00A31F6A"/>
    <w:rsid w:val="00A3297A"/>
    <w:rsid w:val="00A32E03"/>
    <w:rsid w:val="00A338FD"/>
    <w:rsid w:val="00A33943"/>
    <w:rsid w:val="00A34CFD"/>
    <w:rsid w:val="00A351E9"/>
    <w:rsid w:val="00A3563D"/>
    <w:rsid w:val="00A35D10"/>
    <w:rsid w:val="00A36BBE"/>
    <w:rsid w:val="00A40053"/>
    <w:rsid w:val="00A40D30"/>
    <w:rsid w:val="00A414D1"/>
    <w:rsid w:val="00A42446"/>
    <w:rsid w:val="00A4288C"/>
    <w:rsid w:val="00A430BC"/>
    <w:rsid w:val="00A43333"/>
    <w:rsid w:val="00A45354"/>
    <w:rsid w:val="00A4583C"/>
    <w:rsid w:val="00A45CE0"/>
    <w:rsid w:val="00A4669C"/>
    <w:rsid w:val="00A47854"/>
    <w:rsid w:val="00A47B56"/>
    <w:rsid w:val="00A508DE"/>
    <w:rsid w:val="00A50F4B"/>
    <w:rsid w:val="00A51174"/>
    <w:rsid w:val="00A52726"/>
    <w:rsid w:val="00A53FE6"/>
    <w:rsid w:val="00A600BD"/>
    <w:rsid w:val="00A60455"/>
    <w:rsid w:val="00A62FEA"/>
    <w:rsid w:val="00A63C3C"/>
    <w:rsid w:val="00A63D5F"/>
    <w:rsid w:val="00A64715"/>
    <w:rsid w:val="00A6621E"/>
    <w:rsid w:val="00A663C8"/>
    <w:rsid w:val="00A66863"/>
    <w:rsid w:val="00A70451"/>
    <w:rsid w:val="00A70D4E"/>
    <w:rsid w:val="00A716F8"/>
    <w:rsid w:val="00A71725"/>
    <w:rsid w:val="00A7266E"/>
    <w:rsid w:val="00A72BB3"/>
    <w:rsid w:val="00A738B7"/>
    <w:rsid w:val="00A747FF"/>
    <w:rsid w:val="00A74C13"/>
    <w:rsid w:val="00A74FF1"/>
    <w:rsid w:val="00A751D8"/>
    <w:rsid w:val="00A759F4"/>
    <w:rsid w:val="00A76A26"/>
    <w:rsid w:val="00A76DDE"/>
    <w:rsid w:val="00A777D3"/>
    <w:rsid w:val="00A80C3C"/>
    <w:rsid w:val="00A811E9"/>
    <w:rsid w:val="00A817D3"/>
    <w:rsid w:val="00A81B3C"/>
    <w:rsid w:val="00A8390B"/>
    <w:rsid w:val="00A83EFD"/>
    <w:rsid w:val="00A83FB2"/>
    <w:rsid w:val="00A84161"/>
    <w:rsid w:val="00A8443A"/>
    <w:rsid w:val="00A84882"/>
    <w:rsid w:val="00A84D32"/>
    <w:rsid w:val="00A86402"/>
    <w:rsid w:val="00A86CB0"/>
    <w:rsid w:val="00A876FC"/>
    <w:rsid w:val="00A878A3"/>
    <w:rsid w:val="00A91AAB"/>
    <w:rsid w:val="00A934BB"/>
    <w:rsid w:val="00A9381A"/>
    <w:rsid w:val="00A94385"/>
    <w:rsid w:val="00A95C98"/>
    <w:rsid w:val="00A973CD"/>
    <w:rsid w:val="00AA0479"/>
    <w:rsid w:val="00AA19A5"/>
    <w:rsid w:val="00AA293C"/>
    <w:rsid w:val="00AA2B15"/>
    <w:rsid w:val="00AA2E6B"/>
    <w:rsid w:val="00AA6A27"/>
    <w:rsid w:val="00AA700E"/>
    <w:rsid w:val="00AA70BE"/>
    <w:rsid w:val="00AA7277"/>
    <w:rsid w:val="00AA73F5"/>
    <w:rsid w:val="00AA7687"/>
    <w:rsid w:val="00AA76C6"/>
    <w:rsid w:val="00AA78A5"/>
    <w:rsid w:val="00AB089E"/>
    <w:rsid w:val="00AB1B83"/>
    <w:rsid w:val="00AB1F15"/>
    <w:rsid w:val="00AB28B9"/>
    <w:rsid w:val="00AB2E64"/>
    <w:rsid w:val="00AB309A"/>
    <w:rsid w:val="00AB5A83"/>
    <w:rsid w:val="00AB6D30"/>
    <w:rsid w:val="00AB7016"/>
    <w:rsid w:val="00AB701A"/>
    <w:rsid w:val="00AB758D"/>
    <w:rsid w:val="00AC004E"/>
    <w:rsid w:val="00AC03D7"/>
    <w:rsid w:val="00AC24FA"/>
    <w:rsid w:val="00AC29F3"/>
    <w:rsid w:val="00AC3043"/>
    <w:rsid w:val="00AC3EBC"/>
    <w:rsid w:val="00AC446F"/>
    <w:rsid w:val="00AC4648"/>
    <w:rsid w:val="00AC496E"/>
    <w:rsid w:val="00AC50C4"/>
    <w:rsid w:val="00AC7D51"/>
    <w:rsid w:val="00AD09FA"/>
    <w:rsid w:val="00AD20F4"/>
    <w:rsid w:val="00AD26C9"/>
    <w:rsid w:val="00AD3089"/>
    <w:rsid w:val="00AD7E9D"/>
    <w:rsid w:val="00AE0EB9"/>
    <w:rsid w:val="00AE2D61"/>
    <w:rsid w:val="00AE3DD2"/>
    <w:rsid w:val="00AE495A"/>
    <w:rsid w:val="00AE4CBB"/>
    <w:rsid w:val="00AE4E9F"/>
    <w:rsid w:val="00AE6491"/>
    <w:rsid w:val="00AE77F9"/>
    <w:rsid w:val="00AE796D"/>
    <w:rsid w:val="00AE7ABC"/>
    <w:rsid w:val="00AE7D64"/>
    <w:rsid w:val="00AF0B91"/>
    <w:rsid w:val="00AF2DC3"/>
    <w:rsid w:val="00AF2FDA"/>
    <w:rsid w:val="00AF338C"/>
    <w:rsid w:val="00AF4950"/>
    <w:rsid w:val="00AF4E4B"/>
    <w:rsid w:val="00AF4FD6"/>
    <w:rsid w:val="00AF615F"/>
    <w:rsid w:val="00AF6BFD"/>
    <w:rsid w:val="00AF6F96"/>
    <w:rsid w:val="00AF713C"/>
    <w:rsid w:val="00B002C2"/>
    <w:rsid w:val="00B0348A"/>
    <w:rsid w:val="00B0464F"/>
    <w:rsid w:val="00B06017"/>
    <w:rsid w:val="00B064C5"/>
    <w:rsid w:val="00B07421"/>
    <w:rsid w:val="00B119B7"/>
    <w:rsid w:val="00B12248"/>
    <w:rsid w:val="00B12A9B"/>
    <w:rsid w:val="00B12F52"/>
    <w:rsid w:val="00B148F1"/>
    <w:rsid w:val="00B149F0"/>
    <w:rsid w:val="00B1613E"/>
    <w:rsid w:val="00B1630D"/>
    <w:rsid w:val="00B170CD"/>
    <w:rsid w:val="00B1793E"/>
    <w:rsid w:val="00B17BCB"/>
    <w:rsid w:val="00B200BF"/>
    <w:rsid w:val="00B208EC"/>
    <w:rsid w:val="00B20A71"/>
    <w:rsid w:val="00B20C0F"/>
    <w:rsid w:val="00B21BB4"/>
    <w:rsid w:val="00B22004"/>
    <w:rsid w:val="00B23D19"/>
    <w:rsid w:val="00B31AE0"/>
    <w:rsid w:val="00B33B6A"/>
    <w:rsid w:val="00B3500D"/>
    <w:rsid w:val="00B36023"/>
    <w:rsid w:val="00B37CD4"/>
    <w:rsid w:val="00B40D2D"/>
    <w:rsid w:val="00B413B9"/>
    <w:rsid w:val="00B41EC1"/>
    <w:rsid w:val="00B41FE7"/>
    <w:rsid w:val="00B427B4"/>
    <w:rsid w:val="00B427CC"/>
    <w:rsid w:val="00B43645"/>
    <w:rsid w:val="00B43C60"/>
    <w:rsid w:val="00B44AC9"/>
    <w:rsid w:val="00B45544"/>
    <w:rsid w:val="00B50E26"/>
    <w:rsid w:val="00B51407"/>
    <w:rsid w:val="00B528AA"/>
    <w:rsid w:val="00B53110"/>
    <w:rsid w:val="00B533BB"/>
    <w:rsid w:val="00B533EA"/>
    <w:rsid w:val="00B535D8"/>
    <w:rsid w:val="00B57384"/>
    <w:rsid w:val="00B60CA0"/>
    <w:rsid w:val="00B61400"/>
    <w:rsid w:val="00B6301A"/>
    <w:rsid w:val="00B6337B"/>
    <w:rsid w:val="00B643AB"/>
    <w:rsid w:val="00B6446F"/>
    <w:rsid w:val="00B651D0"/>
    <w:rsid w:val="00B66583"/>
    <w:rsid w:val="00B71883"/>
    <w:rsid w:val="00B72DD3"/>
    <w:rsid w:val="00B72FBE"/>
    <w:rsid w:val="00B74569"/>
    <w:rsid w:val="00B74F96"/>
    <w:rsid w:val="00B75556"/>
    <w:rsid w:val="00B76D3A"/>
    <w:rsid w:val="00B774E4"/>
    <w:rsid w:val="00B77E1F"/>
    <w:rsid w:val="00B815F3"/>
    <w:rsid w:val="00B81D2A"/>
    <w:rsid w:val="00B847AA"/>
    <w:rsid w:val="00B86051"/>
    <w:rsid w:val="00B87740"/>
    <w:rsid w:val="00B87DE7"/>
    <w:rsid w:val="00B91657"/>
    <w:rsid w:val="00B916B2"/>
    <w:rsid w:val="00B92FEB"/>
    <w:rsid w:val="00B9377A"/>
    <w:rsid w:val="00B93F33"/>
    <w:rsid w:val="00B95159"/>
    <w:rsid w:val="00B963A4"/>
    <w:rsid w:val="00B96769"/>
    <w:rsid w:val="00B96948"/>
    <w:rsid w:val="00B9780E"/>
    <w:rsid w:val="00B97962"/>
    <w:rsid w:val="00BA0066"/>
    <w:rsid w:val="00BA0C89"/>
    <w:rsid w:val="00BA2015"/>
    <w:rsid w:val="00BA25EA"/>
    <w:rsid w:val="00BA3697"/>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B22"/>
    <w:rsid w:val="00BC3BB2"/>
    <w:rsid w:val="00BC4DD4"/>
    <w:rsid w:val="00BC5B44"/>
    <w:rsid w:val="00BC731F"/>
    <w:rsid w:val="00BC7950"/>
    <w:rsid w:val="00BD04A1"/>
    <w:rsid w:val="00BD1AB4"/>
    <w:rsid w:val="00BD1C87"/>
    <w:rsid w:val="00BD32BB"/>
    <w:rsid w:val="00BD5211"/>
    <w:rsid w:val="00BD5BCA"/>
    <w:rsid w:val="00BD5C7B"/>
    <w:rsid w:val="00BD605D"/>
    <w:rsid w:val="00BD626E"/>
    <w:rsid w:val="00BD691A"/>
    <w:rsid w:val="00BE1038"/>
    <w:rsid w:val="00BE22C8"/>
    <w:rsid w:val="00BE2C4E"/>
    <w:rsid w:val="00BE3EE1"/>
    <w:rsid w:val="00BF0BF2"/>
    <w:rsid w:val="00BF38B1"/>
    <w:rsid w:val="00BF391F"/>
    <w:rsid w:val="00BF3F11"/>
    <w:rsid w:val="00BF4154"/>
    <w:rsid w:val="00BF49F8"/>
    <w:rsid w:val="00BF4C78"/>
    <w:rsid w:val="00BF530B"/>
    <w:rsid w:val="00BF5748"/>
    <w:rsid w:val="00BF61C5"/>
    <w:rsid w:val="00BF6838"/>
    <w:rsid w:val="00BF744F"/>
    <w:rsid w:val="00BF7CBE"/>
    <w:rsid w:val="00C0256B"/>
    <w:rsid w:val="00C0303C"/>
    <w:rsid w:val="00C0347F"/>
    <w:rsid w:val="00C04417"/>
    <w:rsid w:val="00C05A67"/>
    <w:rsid w:val="00C079F2"/>
    <w:rsid w:val="00C1063A"/>
    <w:rsid w:val="00C10705"/>
    <w:rsid w:val="00C10951"/>
    <w:rsid w:val="00C10A71"/>
    <w:rsid w:val="00C123B3"/>
    <w:rsid w:val="00C13EEF"/>
    <w:rsid w:val="00C143DB"/>
    <w:rsid w:val="00C16D8D"/>
    <w:rsid w:val="00C20E6B"/>
    <w:rsid w:val="00C21805"/>
    <w:rsid w:val="00C22B1B"/>
    <w:rsid w:val="00C230E0"/>
    <w:rsid w:val="00C23B46"/>
    <w:rsid w:val="00C2408B"/>
    <w:rsid w:val="00C24AEB"/>
    <w:rsid w:val="00C304B2"/>
    <w:rsid w:val="00C30560"/>
    <w:rsid w:val="00C31712"/>
    <w:rsid w:val="00C32B2E"/>
    <w:rsid w:val="00C33008"/>
    <w:rsid w:val="00C33D42"/>
    <w:rsid w:val="00C34555"/>
    <w:rsid w:val="00C3503F"/>
    <w:rsid w:val="00C3542C"/>
    <w:rsid w:val="00C367C4"/>
    <w:rsid w:val="00C421FF"/>
    <w:rsid w:val="00C42852"/>
    <w:rsid w:val="00C43135"/>
    <w:rsid w:val="00C44D96"/>
    <w:rsid w:val="00C45103"/>
    <w:rsid w:val="00C456D2"/>
    <w:rsid w:val="00C46E1E"/>
    <w:rsid w:val="00C47B6F"/>
    <w:rsid w:val="00C505A6"/>
    <w:rsid w:val="00C54B5A"/>
    <w:rsid w:val="00C54B6C"/>
    <w:rsid w:val="00C5670C"/>
    <w:rsid w:val="00C56DFD"/>
    <w:rsid w:val="00C613D1"/>
    <w:rsid w:val="00C61C65"/>
    <w:rsid w:val="00C6209E"/>
    <w:rsid w:val="00C62A98"/>
    <w:rsid w:val="00C63547"/>
    <w:rsid w:val="00C65E5D"/>
    <w:rsid w:val="00C67871"/>
    <w:rsid w:val="00C704A1"/>
    <w:rsid w:val="00C71BED"/>
    <w:rsid w:val="00C72804"/>
    <w:rsid w:val="00C72DD4"/>
    <w:rsid w:val="00C73109"/>
    <w:rsid w:val="00C73603"/>
    <w:rsid w:val="00C75045"/>
    <w:rsid w:val="00C7543B"/>
    <w:rsid w:val="00C75BC2"/>
    <w:rsid w:val="00C76411"/>
    <w:rsid w:val="00C7641A"/>
    <w:rsid w:val="00C77301"/>
    <w:rsid w:val="00C82376"/>
    <w:rsid w:val="00C823FC"/>
    <w:rsid w:val="00C82BEA"/>
    <w:rsid w:val="00C82DCB"/>
    <w:rsid w:val="00C837B1"/>
    <w:rsid w:val="00C844BA"/>
    <w:rsid w:val="00C86B4A"/>
    <w:rsid w:val="00C90B6D"/>
    <w:rsid w:val="00C90D67"/>
    <w:rsid w:val="00C9100A"/>
    <w:rsid w:val="00C92332"/>
    <w:rsid w:val="00C9257F"/>
    <w:rsid w:val="00C93F57"/>
    <w:rsid w:val="00C94AA4"/>
    <w:rsid w:val="00C94B2B"/>
    <w:rsid w:val="00C957A3"/>
    <w:rsid w:val="00C965C6"/>
    <w:rsid w:val="00C96905"/>
    <w:rsid w:val="00C970B9"/>
    <w:rsid w:val="00C9737F"/>
    <w:rsid w:val="00CA2013"/>
    <w:rsid w:val="00CA3AE7"/>
    <w:rsid w:val="00CA51F3"/>
    <w:rsid w:val="00CA61EF"/>
    <w:rsid w:val="00CA6CBF"/>
    <w:rsid w:val="00CA7795"/>
    <w:rsid w:val="00CA7AA3"/>
    <w:rsid w:val="00CB0A1F"/>
    <w:rsid w:val="00CB2762"/>
    <w:rsid w:val="00CB2BA6"/>
    <w:rsid w:val="00CB4EF6"/>
    <w:rsid w:val="00CB4F42"/>
    <w:rsid w:val="00CB5695"/>
    <w:rsid w:val="00CB5984"/>
    <w:rsid w:val="00CB608D"/>
    <w:rsid w:val="00CB72DE"/>
    <w:rsid w:val="00CB78C8"/>
    <w:rsid w:val="00CB7A32"/>
    <w:rsid w:val="00CB7F09"/>
    <w:rsid w:val="00CC214A"/>
    <w:rsid w:val="00CC22ED"/>
    <w:rsid w:val="00CC2845"/>
    <w:rsid w:val="00CC6768"/>
    <w:rsid w:val="00CC682D"/>
    <w:rsid w:val="00CC7054"/>
    <w:rsid w:val="00CC77FA"/>
    <w:rsid w:val="00CD09D1"/>
    <w:rsid w:val="00CD0A2C"/>
    <w:rsid w:val="00CD14AC"/>
    <w:rsid w:val="00CD1E40"/>
    <w:rsid w:val="00CD3485"/>
    <w:rsid w:val="00CD3778"/>
    <w:rsid w:val="00CD3C5D"/>
    <w:rsid w:val="00CD3D7B"/>
    <w:rsid w:val="00CD4A82"/>
    <w:rsid w:val="00CD609D"/>
    <w:rsid w:val="00CD62D3"/>
    <w:rsid w:val="00CD692B"/>
    <w:rsid w:val="00CD6AB8"/>
    <w:rsid w:val="00CD6D6C"/>
    <w:rsid w:val="00CD7E56"/>
    <w:rsid w:val="00CE0AAA"/>
    <w:rsid w:val="00CE127D"/>
    <w:rsid w:val="00CE16A6"/>
    <w:rsid w:val="00CE30EB"/>
    <w:rsid w:val="00CE3B1B"/>
    <w:rsid w:val="00CE47ED"/>
    <w:rsid w:val="00CE4E7E"/>
    <w:rsid w:val="00CE5200"/>
    <w:rsid w:val="00CE58C4"/>
    <w:rsid w:val="00CE5A51"/>
    <w:rsid w:val="00CE61CA"/>
    <w:rsid w:val="00CE6F94"/>
    <w:rsid w:val="00CE7B15"/>
    <w:rsid w:val="00CE7F33"/>
    <w:rsid w:val="00CF0429"/>
    <w:rsid w:val="00CF15B0"/>
    <w:rsid w:val="00CF15B4"/>
    <w:rsid w:val="00CF1A70"/>
    <w:rsid w:val="00CF1B75"/>
    <w:rsid w:val="00CF24B0"/>
    <w:rsid w:val="00CF27D5"/>
    <w:rsid w:val="00CF3269"/>
    <w:rsid w:val="00CF33F7"/>
    <w:rsid w:val="00CF3F47"/>
    <w:rsid w:val="00CF4A89"/>
    <w:rsid w:val="00CF508F"/>
    <w:rsid w:val="00CF6473"/>
    <w:rsid w:val="00CF6905"/>
    <w:rsid w:val="00D00935"/>
    <w:rsid w:val="00D03789"/>
    <w:rsid w:val="00D03B93"/>
    <w:rsid w:val="00D04EDB"/>
    <w:rsid w:val="00D053D9"/>
    <w:rsid w:val="00D064B0"/>
    <w:rsid w:val="00D06E77"/>
    <w:rsid w:val="00D10F93"/>
    <w:rsid w:val="00D151E4"/>
    <w:rsid w:val="00D15D32"/>
    <w:rsid w:val="00D16C94"/>
    <w:rsid w:val="00D1773D"/>
    <w:rsid w:val="00D20244"/>
    <w:rsid w:val="00D20389"/>
    <w:rsid w:val="00D20D85"/>
    <w:rsid w:val="00D21D6C"/>
    <w:rsid w:val="00D23E3D"/>
    <w:rsid w:val="00D25E98"/>
    <w:rsid w:val="00D26D6E"/>
    <w:rsid w:val="00D27283"/>
    <w:rsid w:val="00D305B7"/>
    <w:rsid w:val="00D31AF5"/>
    <w:rsid w:val="00D32DF2"/>
    <w:rsid w:val="00D33E61"/>
    <w:rsid w:val="00D3406F"/>
    <w:rsid w:val="00D36F71"/>
    <w:rsid w:val="00D372AF"/>
    <w:rsid w:val="00D375D8"/>
    <w:rsid w:val="00D37603"/>
    <w:rsid w:val="00D37C34"/>
    <w:rsid w:val="00D41422"/>
    <w:rsid w:val="00D41DF9"/>
    <w:rsid w:val="00D422C5"/>
    <w:rsid w:val="00D439D7"/>
    <w:rsid w:val="00D45950"/>
    <w:rsid w:val="00D461B2"/>
    <w:rsid w:val="00D502E9"/>
    <w:rsid w:val="00D51ABB"/>
    <w:rsid w:val="00D522B3"/>
    <w:rsid w:val="00D53599"/>
    <w:rsid w:val="00D54F78"/>
    <w:rsid w:val="00D568B0"/>
    <w:rsid w:val="00D56A26"/>
    <w:rsid w:val="00D57912"/>
    <w:rsid w:val="00D57AD3"/>
    <w:rsid w:val="00D609BF"/>
    <w:rsid w:val="00D60CFC"/>
    <w:rsid w:val="00D61817"/>
    <w:rsid w:val="00D6236B"/>
    <w:rsid w:val="00D62F06"/>
    <w:rsid w:val="00D63012"/>
    <w:rsid w:val="00D63205"/>
    <w:rsid w:val="00D64AFD"/>
    <w:rsid w:val="00D65D14"/>
    <w:rsid w:val="00D67112"/>
    <w:rsid w:val="00D6784F"/>
    <w:rsid w:val="00D70B97"/>
    <w:rsid w:val="00D70C7A"/>
    <w:rsid w:val="00D712E4"/>
    <w:rsid w:val="00D72D62"/>
    <w:rsid w:val="00D734A4"/>
    <w:rsid w:val="00D7355B"/>
    <w:rsid w:val="00D74682"/>
    <w:rsid w:val="00D752C9"/>
    <w:rsid w:val="00D759E3"/>
    <w:rsid w:val="00D770B4"/>
    <w:rsid w:val="00D77679"/>
    <w:rsid w:val="00D800B3"/>
    <w:rsid w:val="00D82232"/>
    <w:rsid w:val="00D82E00"/>
    <w:rsid w:val="00D83352"/>
    <w:rsid w:val="00D84749"/>
    <w:rsid w:val="00D84A4A"/>
    <w:rsid w:val="00D84B3F"/>
    <w:rsid w:val="00D926F7"/>
    <w:rsid w:val="00D92F40"/>
    <w:rsid w:val="00D93EB9"/>
    <w:rsid w:val="00D95C65"/>
    <w:rsid w:val="00D96019"/>
    <w:rsid w:val="00D9629C"/>
    <w:rsid w:val="00D96A6B"/>
    <w:rsid w:val="00D96C2F"/>
    <w:rsid w:val="00D97CEA"/>
    <w:rsid w:val="00DA026F"/>
    <w:rsid w:val="00DA175F"/>
    <w:rsid w:val="00DA20D7"/>
    <w:rsid w:val="00DA36A7"/>
    <w:rsid w:val="00DA4A50"/>
    <w:rsid w:val="00DA5447"/>
    <w:rsid w:val="00DA74C4"/>
    <w:rsid w:val="00DB21D4"/>
    <w:rsid w:val="00DB5351"/>
    <w:rsid w:val="00DC17FE"/>
    <w:rsid w:val="00DC20AD"/>
    <w:rsid w:val="00DC3881"/>
    <w:rsid w:val="00DC4677"/>
    <w:rsid w:val="00DC592C"/>
    <w:rsid w:val="00DC6EE1"/>
    <w:rsid w:val="00DD09A9"/>
    <w:rsid w:val="00DD2503"/>
    <w:rsid w:val="00DD3E8B"/>
    <w:rsid w:val="00DD3F00"/>
    <w:rsid w:val="00DD404A"/>
    <w:rsid w:val="00DD4050"/>
    <w:rsid w:val="00DD4E4D"/>
    <w:rsid w:val="00DD5725"/>
    <w:rsid w:val="00DD5793"/>
    <w:rsid w:val="00DD6050"/>
    <w:rsid w:val="00DD6292"/>
    <w:rsid w:val="00DD6838"/>
    <w:rsid w:val="00DD76B3"/>
    <w:rsid w:val="00DE05D3"/>
    <w:rsid w:val="00DE0CE3"/>
    <w:rsid w:val="00DE138A"/>
    <w:rsid w:val="00DE1BFA"/>
    <w:rsid w:val="00DE34C3"/>
    <w:rsid w:val="00DE48C4"/>
    <w:rsid w:val="00DE6DF8"/>
    <w:rsid w:val="00DE7482"/>
    <w:rsid w:val="00DF2BDC"/>
    <w:rsid w:val="00DF3041"/>
    <w:rsid w:val="00DF37BC"/>
    <w:rsid w:val="00DF3F2A"/>
    <w:rsid w:val="00DF431F"/>
    <w:rsid w:val="00DF47A3"/>
    <w:rsid w:val="00DF5853"/>
    <w:rsid w:val="00DF6D9F"/>
    <w:rsid w:val="00E002CA"/>
    <w:rsid w:val="00E00F87"/>
    <w:rsid w:val="00E00FFA"/>
    <w:rsid w:val="00E01335"/>
    <w:rsid w:val="00E020A2"/>
    <w:rsid w:val="00E02A34"/>
    <w:rsid w:val="00E02AF4"/>
    <w:rsid w:val="00E05DBA"/>
    <w:rsid w:val="00E05F15"/>
    <w:rsid w:val="00E061FE"/>
    <w:rsid w:val="00E070EE"/>
    <w:rsid w:val="00E0761A"/>
    <w:rsid w:val="00E122E2"/>
    <w:rsid w:val="00E13736"/>
    <w:rsid w:val="00E13B77"/>
    <w:rsid w:val="00E14D12"/>
    <w:rsid w:val="00E14E6F"/>
    <w:rsid w:val="00E166E8"/>
    <w:rsid w:val="00E207E8"/>
    <w:rsid w:val="00E21B0A"/>
    <w:rsid w:val="00E222AF"/>
    <w:rsid w:val="00E24D88"/>
    <w:rsid w:val="00E25522"/>
    <w:rsid w:val="00E25B55"/>
    <w:rsid w:val="00E25CAA"/>
    <w:rsid w:val="00E25EF2"/>
    <w:rsid w:val="00E26423"/>
    <w:rsid w:val="00E30CEF"/>
    <w:rsid w:val="00E31148"/>
    <w:rsid w:val="00E317FA"/>
    <w:rsid w:val="00E31968"/>
    <w:rsid w:val="00E339EF"/>
    <w:rsid w:val="00E34472"/>
    <w:rsid w:val="00E346A2"/>
    <w:rsid w:val="00E37607"/>
    <w:rsid w:val="00E37F4B"/>
    <w:rsid w:val="00E400F4"/>
    <w:rsid w:val="00E41E3F"/>
    <w:rsid w:val="00E428C5"/>
    <w:rsid w:val="00E4428F"/>
    <w:rsid w:val="00E4477E"/>
    <w:rsid w:val="00E44F5A"/>
    <w:rsid w:val="00E458C5"/>
    <w:rsid w:val="00E46093"/>
    <w:rsid w:val="00E46F49"/>
    <w:rsid w:val="00E512F9"/>
    <w:rsid w:val="00E52033"/>
    <w:rsid w:val="00E53F1A"/>
    <w:rsid w:val="00E541FE"/>
    <w:rsid w:val="00E55DA6"/>
    <w:rsid w:val="00E602EE"/>
    <w:rsid w:val="00E615FA"/>
    <w:rsid w:val="00E62504"/>
    <w:rsid w:val="00E6419A"/>
    <w:rsid w:val="00E65273"/>
    <w:rsid w:val="00E666E9"/>
    <w:rsid w:val="00E73229"/>
    <w:rsid w:val="00E73394"/>
    <w:rsid w:val="00E7443D"/>
    <w:rsid w:val="00E74A8D"/>
    <w:rsid w:val="00E76D76"/>
    <w:rsid w:val="00E779F4"/>
    <w:rsid w:val="00E83BB7"/>
    <w:rsid w:val="00E85AFA"/>
    <w:rsid w:val="00E868DE"/>
    <w:rsid w:val="00E87512"/>
    <w:rsid w:val="00E91BF8"/>
    <w:rsid w:val="00E91FBF"/>
    <w:rsid w:val="00E92DB8"/>
    <w:rsid w:val="00E9477A"/>
    <w:rsid w:val="00E95D04"/>
    <w:rsid w:val="00E9654D"/>
    <w:rsid w:val="00E96F95"/>
    <w:rsid w:val="00E97266"/>
    <w:rsid w:val="00E97570"/>
    <w:rsid w:val="00EA00B6"/>
    <w:rsid w:val="00EA0418"/>
    <w:rsid w:val="00EA1D6D"/>
    <w:rsid w:val="00EA3A6A"/>
    <w:rsid w:val="00EA3E4A"/>
    <w:rsid w:val="00EA4C0A"/>
    <w:rsid w:val="00EA5A28"/>
    <w:rsid w:val="00EA5BD3"/>
    <w:rsid w:val="00EA6E4C"/>
    <w:rsid w:val="00EA7206"/>
    <w:rsid w:val="00EB0230"/>
    <w:rsid w:val="00EB0452"/>
    <w:rsid w:val="00EB0480"/>
    <w:rsid w:val="00EB0D6B"/>
    <w:rsid w:val="00EB136B"/>
    <w:rsid w:val="00EB1434"/>
    <w:rsid w:val="00EB16CE"/>
    <w:rsid w:val="00EB2F21"/>
    <w:rsid w:val="00EB3A14"/>
    <w:rsid w:val="00EB3A15"/>
    <w:rsid w:val="00EB3AF9"/>
    <w:rsid w:val="00EB54CD"/>
    <w:rsid w:val="00EB72B8"/>
    <w:rsid w:val="00EB7643"/>
    <w:rsid w:val="00EC140E"/>
    <w:rsid w:val="00EC37D8"/>
    <w:rsid w:val="00EC3B15"/>
    <w:rsid w:val="00EC4CA6"/>
    <w:rsid w:val="00EC59C3"/>
    <w:rsid w:val="00EC5AD1"/>
    <w:rsid w:val="00EC60E1"/>
    <w:rsid w:val="00EC7F7A"/>
    <w:rsid w:val="00ED0F55"/>
    <w:rsid w:val="00ED12F6"/>
    <w:rsid w:val="00ED16E7"/>
    <w:rsid w:val="00ED1C2F"/>
    <w:rsid w:val="00ED2512"/>
    <w:rsid w:val="00ED4A40"/>
    <w:rsid w:val="00ED52D0"/>
    <w:rsid w:val="00ED604F"/>
    <w:rsid w:val="00ED7B9D"/>
    <w:rsid w:val="00EE1005"/>
    <w:rsid w:val="00EE17E0"/>
    <w:rsid w:val="00EE25DB"/>
    <w:rsid w:val="00EE2643"/>
    <w:rsid w:val="00EE29CE"/>
    <w:rsid w:val="00EE3E03"/>
    <w:rsid w:val="00EE49D4"/>
    <w:rsid w:val="00EE49D5"/>
    <w:rsid w:val="00EE5EB5"/>
    <w:rsid w:val="00EF058F"/>
    <w:rsid w:val="00EF083C"/>
    <w:rsid w:val="00EF1F2D"/>
    <w:rsid w:val="00EF2086"/>
    <w:rsid w:val="00EF4D47"/>
    <w:rsid w:val="00EF7C37"/>
    <w:rsid w:val="00F0026F"/>
    <w:rsid w:val="00F00453"/>
    <w:rsid w:val="00F00E23"/>
    <w:rsid w:val="00F01EC4"/>
    <w:rsid w:val="00F02F0F"/>
    <w:rsid w:val="00F06074"/>
    <w:rsid w:val="00F06D68"/>
    <w:rsid w:val="00F070E6"/>
    <w:rsid w:val="00F1139F"/>
    <w:rsid w:val="00F12F9B"/>
    <w:rsid w:val="00F143BA"/>
    <w:rsid w:val="00F14A47"/>
    <w:rsid w:val="00F15CC3"/>
    <w:rsid w:val="00F176C9"/>
    <w:rsid w:val="00F2150F"/>
    <w:rsid w:val="00F2167E"/>
    <w:rsid w:val="00F22507"/>
    <w:rsid w:val="00F22FB6"/>
    <w:rsid w:val="00F2306A"/>
    <w:rsid w:val="00F26294"/>
    <w:rsid w:val="00F27656"/>
    <w:rsid w:val="00F2777B"/>
    <w:rsid w:val="00F27CC2"/>
    <w:rsid w:val="00F30900"/>
    <w:rsid w:val="00F30B61"/>
    <w:rsid w:val="00F32C03"/>
    <w:rsid w:val="00F34720"/>
    <w:rsid w:val="00F359F8"/>
    <w:rsid w:val="00F35A0C"/>
    <w:rsid w:val="00F36C99"/>
    <w:rsid w:val="00F374EB"/>
    <w:rsid w:val="00F41058"/>
    <w:rsid w:val="00F424F2"/>
    <w:rsid w:val="00F43000"/>
    <w:rsid w:val="00F43154"/>
    <w:rsid w:val="00F43870"/>
    <w:rsid w:val="00F452A6"/>
    <w:rsid w:val="00F4635D"/>
    <w:rsid w:val="00F4764A"/>
    <w:rsid w:val="00F51643"/>
    <w:rsid w:val="00F51856"/>
    <w:rsid w:val="00F51A66"/>
    <w:rsid w:val="00F52B35"/>
    <w:rsid w:val="00F539E9"/>
    <w:rsid w:val="00F54445"/>
    <w:rsid w:val="00F54C7D"/>
    <w:rsid w:val="00F54E40"/>
    <w:rsid w:val="00F55F53"/>
    <w:rsid w:val="00F56577"/>
    <w:rsid w:val="00F60B89"/>
    <w:rsid w:val="00F60E76"/>
    <w:rsid w:val="00F61EF0"/>
    <w:rsid w:val="00F620A6"/>
    <w:rsid w:val="00F6271F"/>
    <w:rsid w:val="00F64F93"/>
    <w:rsid w:val="00F65AB2"/>
    <w:rsid w:val="00F67266"/>
    <w:rsid w:val="00F6730B"/>
    <w:rsid w:val="00F67946"/>
    <w:rsid w:val="00F67D67"/>
    <w:rsid w:val="00F723E3"/>
    <w:rsid w:val="00F73F79"/>
    <w:rsid w:val="00F76512"/>
    <w:rsid w:val="00F7717D"/>
    <w:rsid w:val="00F778AE"/>
    <w:rsid w:val="00F77B86"/>
    <w:rsid w:val="00F77E97"/>
    <w:rsid w:val="00F77FDB"/>
    <w:rsid w:val="00F803ED"/>
    <w:rsid w:val="00F8198C"/>
    <w:rsid w:val="00F819D2"/>
    <w:rsid w:val="00F81E1B"/>
    <w:rsid w:val="00F81FEB"/>
    <w:rsid w:val="00F8260F"/>
    <w:rsid w:val="00F830E8"/>
    <w:rsid w:val="00F83B61"/>
    <w:rsid w:val="00F8552B"/>
    <w:rsid w:val="00F8563A"/>
    <w:rsid w:val="00F91120"/>
    <w:rsid w:val="00F91A84"/>
    <w:rsid w:val="00F91CA9"/>
    <w:rsid w:val="00F921E2"/>
    <w:rsid w:val="00F93402"/>
    <w:rsid w:val="00F94568"/>
    <w:rsid w:val="00F954C8"/>
    <w:rsid w:val="00F96602"/>
    <w:rsid w:val="00F96983"/>
    <w:rsid w:val="00F97B3A"/>
    <w:rsid w:val="00FA0959"/>
    <w:rsid w:val="00FA146C"/>
    <w:rsid w:val="00FA1A63"/>
    <w:rsid w:val="00FA2409"/>
    <w:rsid w:val="00FA3844"/>
    <w:rsid w:val="00FA3E0E"/>
    <w:rsid w:val="00FA433F"/>
    <w:rsid w:val="00FA4836"/>
    <w:rsid w:val="00FA5D33"/>
    <w:rsid w:val="00FA6D78"/>
    <w:rsid w:val="00FA7D78"/>
    <w:rsid w:val="00FB04DE"/>
    <w:rsid w:val="00FB2216"/>
    <w:rsid w:val="00FB2B3D"/>
    <w:rsid w:val="00FB33CE"/>
    <w:rsid w:val="00FB4806"/>
    <w:rsid w:val="00FB4D42"/>
    <w:rsid w:val="00FB5718"/>
    <w:rsid w:val="00FB638D"/>
    <w:rsid w:val="00FB6A5F"/>
    <w:rsid w:val="00FC289D"/>
    <w:rsid w:val="00FC2AB2"/>
    <w:rsid w:val="00FC2F37"/>
    <w:rsid w:val="00FC4382"/>
    <w:rsid w:val="00FC52BC"/>
    <w:rsid w:val="00FC6A00"/>
    <w:rsid w:val="00FD1FA5"/>
    <w:rsid w:val="00FD1FDA"/>
    <w:rsid w:val="00FD2640"/>
    <w:rsid w:val="00FD2773"/>
    <w:rsid w:val="00FD4FA6"/>
    <w:rsid w:val="00FD51D5"/>
    <w:rsid w:val="00FD5427"/>
    <w:rsid w:val="00FD5E35"/>
    <w:rsid w:val="00FD61E6"/>
    <w:rsid w:val="00FD6D0A"/>
    <w:rsid w:val="00FD7010"/>
    <w:rsid w:val="00FD7573"/>
    <w:rsid w:val="00FE01F9"/>
    <w:rsid w:val="00FE236A"/>
    <w:rsid w:val="00FE2E6E"/>
    <w:rsid w:val="00FE44B7"/>
    <w:rsid w:val="00FE4EAF"/>
    <w:rsid w:val="00FE5EA3"/>
    <w:rsid w:val="00FE68CD"/>
    <w:rsid w:val="00FE7757"/>
    <w:rsid w:val="00FF11B2"/>
    <w:rsid w:val="00FF31E0"/>
    <w:rsid w:val="00FF4282"/>
    <w:rsid w:val="00FF4628"/>
    <w:rsid w:val="00FF4E0E"/>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351202"/>
    <w:pPr>
      <w:tabs>
        <w:tab w:val="right" w:leader="dot" w:pos="10790"/>
      </w:tabs>
      <w:spacing w:after="0"/>
      <w:ind w:left="2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styleId="UnresolvedMention">
    <w:name w:val="Unresolved Mention"/>
    <w:basedOn w:val="DefaultParagraphFont"/>
    <w:uiPriority w:val="99"/>
    <w:semiHidden/>
    <w:unhideWhenUsed/>
    <w:rsid w:val="00EB3AF9"/>
    <w:rPr>
      <w:color w:val="808080"/>
      <w:shd w:val="clear" w:color="auto" w:fill="E6E6E6"/>
    </w:rPr>
  </w:style>
  <w:style w:type="paragraph" w:customStyle="1" w:styleId="CitrixTableHeading">
    <w:name w:val="Citrix Table Heading"/>
    <w:basedOn w:val="Normal"/>
    <w:next w:val="CitrixTableData"/>
    <w:qFormat/>
    <w:rsid w:val="0010797A"/>
    <w:pPr>
      <w:spacing w:before="60" w:after="60" w:line="240" w:lineRule="auto"/>
    </w:pPr>
    <w:rPr>
      <w:rFonts w:ascii="Arial" w:eastAsia="MS Mincho" w:hAnsi="Arial" w:cs="Times New Roman"/>
      <w:color w:val="5F6166"/>
      <w:sz w:val="18"/>
      <w:szCs w:val="21"/>
    </w:rPr>
  </w:style>
  <w:style w:type="paragraph" w:customStyle="1" w:styleId="CitrixTableData">
    <w:name w:val="Citrix Table Data"/>
    <w:basedOn w:val="Normal"/>
    <w:autoRedefine/>
    <w:qFormat/>
    <w:rsid w:val="0010797A"/>
    <w:pPr>
      <w:spacing w:before="60" w:after="60" w:line="240" w:lineRule="auto"/>
    </w:pPr>
    <w:rPr>
      <w:rFonts w:ascii="Arial" w:eastAsia="MS Mincho" w:hAnsi="Arial" w:cs="Times New Roman"/>
      <w:color w:val="63656A"/>
      <w:sz w:val="18"/>
      <w:szCs w:val="24"/>
    </w:rPr>
  </w:style>
  <w:style w:type="table" w:customStyle="1" w:styleId="CitrixTable1">
    <w:name w:val="Citrix Table1"/>
    <w:basedOn w:val="TableNormal"/>
    <w:uiPriority w:val="99"/>
    <w:rsid w:val="0010797A"/>
    <w:pPr>
      <w:spacing w:before="120" w:after="120" w:line="240" w:lineRule="auto"/>
    </w:pPr>
    <w:rPr>
      <w:rFonts w:ascii="Arial" w:eastAsia="MS Mincho" w:hAnsi="Arial" w:cs="Times New Roman"/>
      <w:color w:val="5F6166"/>
      <w:sz w:val="18"/>
      <w:szCs w:val="20"/>
    </w:rPr>
    <w:tblPr>
      <w:tblInd w:w="144" w:type="dxa"/>
      <w:tblBorders>
        <w:insideH w:val="single" w:sz="2" w:space="0" w:color="326195"/>
      </w:tblBorders>
    </w:tblPr>
    <w:trPr>
      <w:cantSplit/>
    </w:trPr>
    <w:tcPr>
      <w:shd w:val="clear" w:color="auto" w:fill="auto"/>
    </w:tcPr>
    <w:tblStylePr w:type="firstRow">
      <w:pPr>
        <w:wordWrap/>
        <w:spacing w:beforeLines="0" w:before="60" w:beforeAutospacing="0" w:afterLines="0" w:after="60" w:afterAutospacing="0"/>
      </w:pPr>
      <w:rPr>
        <w:rFonts w:ascii="Arial" w:hAnsi="Arial"/>
        <w:b/>
        <w:color w:val="5F6166"/>
        <w:sz w:val="20"/>
      </w:rPr>
      <w:tblPr/>
      <w:tcPr>
        <w:tcBorders>
          <w:top w:val="nil"/>
          <w:left w:val="nil"/>
          <w:bottom w:val="single" w:sz="12" w:space="0" w:color="326195"/>
          <w:right w:val="nil"/>
          <w:insideH w:val="nil"/>
          <w:insideV w:val="nil"/>
          <w:tl2br w:val="nil"/>
          <w:tr2bl w:val="nil"/>
        </w:tcBorders>
        <w:shd w:val="clear" w:color="auto" w:fill="auto"/>
      </w:tcPr>
    </w:tblStylePr>
  </w:style>
  <w:style w:type="table" w:customStyle="1" w:styleId="CitrixTable">
    <w:name w:val="Citrix Table"/>
    <w:basedOn w:val="TableNormal"/>
    <w:uiPriority w:val="99"/>
    <w:rsid w:val="0010797A"/>
    <w:pPr>
      <w:spacing w:before="120" w:after="0" w:line="240" w:lineRule="auto"/>
    </w:pPr>
    <w:rPr>
      <w:rFonts w:ascii="Arial" w:eastAsia="MS Mincho" w:hAnsi="Arial" w:cs="Times New Roman"/>
      <w:color w:val="4D4F53"/>
      <w:sz w:val="18"/>
      <w:szCs w:val="20"/>
    </w:rPr>
    <w:tblPr>
      <w:tblStyleRowBandSize w:val="1"/>
      <w:tblStyleColBandSize w:val="1"/>
      <w:jc w:val="center"/>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C4E4FF" w:themeFill="accent1" w:themeFillTint="33"/>
      </w:tcPr>
    </w:tblStylePr>
  </w:style>
  <w:style w:type="paragraph" w:customStyle="1" w:styleId="CLIBlue">
    <w:name w:val="CLI Blue"/>
    <w:basedOn w:val="Normal"/>
    <w:link w:val="CLIBlueChar"/>
    <w:qFormat/>
    <w:rsid w:val="0010797A"/>
    <w:pPr>
      <w:spacing w:after="0" w:line="240" w:lineRule="auto"/>
    </w:pPr>
    <w:rPr>
      <w:rFonts w:ascii="Courier New" w:eastAsia="Times New Roman" w:hAnsi="Courier New" w:cs="Courier New"/>
      <w:b/>
      <w:color w:val="0070C0"/>
      <w:w w:val="80"/>
      <w:szCs w:val="20"/>
    </w:rPr>
  </w:style>
  <w:style w:type="character" w:customStyle="1" w:styleId="CLIBlueChar">
    <w:name w:val="CLI Blue Char"/>
    <w:basedOn w:val="DefaultParagraphFont"/>
    <w:link w:val="CLIBlue"/>
    <w:rsid w:val="0010797A"/>
    <w:rPr>
      <w:rFonts w:ascii="Courier New" w:eastAsia="Times New Roman" w:hAnsi="Courier New" w:cs="Courier New"/>
      <w:b/>
      <w:color w:val="0070C0"/>
      <w:w w:val="80"/>
      <w:sz w:val="20"/>
      <w:szCs w:val="20"/>
    </w:rPr>
  </w:style>
  <w:style w:type="paragraph" w:customStyle="1" w:styleId="Body">
    <w:name w:val="Body"/>
    <w:basedOn w:val="Normal"/>
    <w:link w:val="BodyChar"/>
    <w:qFormat/>
    <w:rsid w:val="00AF6F96"/>
    <w:pPr>
      <w:spacing w:after="140" w:line="276" w:lineRule="auto"/>
    </w:pPr>
    <w:rPr>
      <w:rFonts w:ascii="Arial" w:eastAsia="Times New Roman" w:hAnsi="Arial" w:cs="Times New Roman"/>
      <w:sz w:val="22"/>
      <w:szCs w:val="24"/>
    </w:rPr>
  </w:style>
  <w:style w:type="character" w:customStyle="1" w:styleId="BodyChar">
    <w:name w:val="Body Char"/>
    <w:basedOn w:val="DefaultParagraphFont"/>
    <w:link w:val="Body"/>
    <w:rsid w:val="00AF6F96"/>
    <w:rPr>
      <w:rFonts w:ascii="Arial" w:eastAsia="Times New Roman" w:hAnsi="Arial" w:cs="Times New Roman"/>
      <w:szCs w:val="24"/>
    </w:rPr>
  </w:style>
  <w:style w:type="paragraph" w:customStyle="1" w:styleId="CitrixBodyText">
    <w:name w:val="Citrix Body Text"/>
    <w:basedOn w:val="Normal"/>
    <w:link w:val="CitrixBodyTextChar"/>
    <w:autoRedefine/>
    <w:qFormat/>
    <w:rsid w:val="00CD4A82"/>
    <w:pPr>
      <w:spacing w:before="120" w:after="120" w:line="240" w:lineRule="auto"/>
    </w:pPr>
    <w:rPr>
      <w:rFonts w:ascii="Arial" w:eastAsia="MS Mincho" w:hAnsi="Arial" w:cs="Times New Roman"/>
      <w:bCs/>
      <w:color w:val="63656A"/>
      <w:sz w:val="22"/>
    </w:rPr>
  </w:style>
  <w:style w:type="character" w:customStyle="1" w:styleId="CitrixBodyTextChar">
    <w:name w:val="Citrix Body Text Char"/>
    <w:link w:val="CitrixBodyText"/>
    <w:locked/>
    <w:rsid w:val="00CD4A82"/>
    <w:rPr>
      <w:rFonts w:ascii="Arial" w:eastAsia="MS Mincho" w:hAnsi="Arial" w:cs="Times New Roman"/>
      <w:bCs/>
      <w:color w:val="63656A"/>
    </w:rPr>
  </w:style>
  <w:style w:type="paragraph" w:customStyle="1" w:styleId="ShortSpacer">
    <w:name w:val="Short Spacer"/>
    <w:basedOn w:val="Normal"/>
    <w:link w:val="ShortSpacerChar"/>
    <w:qFormat/>
    <w:rsid w:val="007737A6"/>
    <w:pPr>
      <w:spacing w:before="20" w:after="0" w:line="276" w:lineRule="auto"/>
    </w:pPr>
    <w:rPr>
      <w:rFonts w:ascii="Arial" w:eastAsia="Times New Roman" w:hAnsi="Arial" w:cs="Times New Roman"/>
      <w:sz w:val="6"/>
      <w:szCs w:val="6"/>
    </w:rPr>
  </w:style>
  <w:style w:type="character" w:customStyle="1" w:styleId="ShortSpacerChar">
    <w:name w:val="Short Spacer Char"/>
    <w:basedOn w:val="DefaultParagraphFont"/>
    <w:link w:val="ShortSpacer"/>
    <w:rsid w:val="007737A6"/>
    <w:rPr>
      <w:rFonts w:ascii="Arial" w:eastAsia="Times New Roman" w:hAnsi="Arial" w:cs="Times New Roman"/>
      <w:sz w:val="6"/>
      <w:szCs w:val="6"/>
    </w:rPr>
  </w:style>
  <w:style w:type="paragraph" w:styleId="NoSpacing">
    <w:name w:val="No Spacing"/>
    <w:uiPriority w:val="1"/>
    <w:qFormat/>
    <w:rsid w:val="009E1EE6"/>
    <w:pPr>
      <w:spacing w:after="0" w:line="240" w:lineRule="auto"/>
    </w:pPr>
    <w:rPr>
      <w:rFonts w:ascii="Segoe UI" w:hAnsi="Segoe U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9989">
      <w:bodyDiv w:val="1"/>
      <w:marLeft w:val="0"/>
      <w:marRight w:val="0"/>
      <w:marTop w:val="0"/>
      <w:marBottom w:val="0"/>
      <w:divBdr>
        <w:top w:val="none" w:sz="0" w:space="0" w:color="auto"/>
        <w:left w:val="none" w:sz="0" w:space="0" w:color="auto"/>
        <w:bottom w:val="none" w:sz="0" w:space="0" w:color="auto"/>
        <w:right w:val="none" w:sz="0" w:space="0" w:color="auto"/>
      </w:divBdr>
      <w:divsChild>
        <w:div w:id="1759596846">
          <w:marLeft w:val="0"/>
          <w:marRight w:val="0"/>
          <w:marTop w:val="0"/>
          <w:marBottom w:val="0"/>
          <w:divBdr>
            <w:top w:val="none" w:sz="0" w:space="0" w:color="auto"/>
            <w:left w:val="none" w:sz="0" w:space="0" w:color="auto"/>
            <w:bottom w:val="none" w:sz="0" w:space="0" w:color="auto"/>
            <w:right w:val="none" w:sz="0" w:space="0" w:color="auto"/>
          </w:divBdr>
          <w:divsChild>
            <w:div w:id="1741975725">
              <w:marLeft w:val="0"/>
              <w:marRight w:val="0"/>
              <w:marTop w:val="0"/>
              <w:marBottom w:val="0"/>
              <w:divBdr>
                <w:top w:val="none" w:sz="0" w:space="0" w:color="auto"/>
                <w:left w:val="none" w:sz="0" w:space="0" w:color="auto"/>
                <w:bottom w:val="none" w:sz="0" w:space="0" w:color="auto"/>
                <w:right w:val="none" w:sz="0" w:space="0" w:color="auto"/>
              </w:divBdr>
            </w:div>
            <w:div w:id="14653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69816009">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0977">
      <w:bodyDiv w:val="1"/>
      <w:marLeft w:val="0"/>
      <w:marRight w:val="0"/>
      <w:marTop w:val="0"/>
      <w:marBottom w:val="0"/>
      <w:divBdr>
        <w:top w:val="none" w:sz="0" w:space="0" w:color="auto"/>
        <w:left w:val="none" w:sz="0" w:space="0" w:color="auto"/>
        <w:bottom w:val="none" w:sz="0" w:space="0" w:color="auto"/>
        <w:right w:val="none" w:sz="0" w:space="0" w:color="auto"/>
      </w:divBdr>
      <w:divsChild>
        <w:div w:id="920681517">
          <w:marLeft w:val="0"/>
          <w:marRight w:val="0"/>
          <w:marTop w:val="0"/>
          <w:marBottom w:val="0"/>
          <w:divBdr>
            <w:top w:val="none" w:sz="0" w:space="0" w:color="auto"/>
            <w:left w:val="none" w:sz="0" w:space="0" w:color="auto"/>
            <w:bottom w:val="none" w:sz="0" w:space="0" w:color="auto"/>
            <w:right w:val="none" w:sz="0" w:space="0" w:color="auto"/>
          </w:divBdr>
        </w:div>
      </w:divsChild>
    </w:div>
    <w:div w:id="120653717">
      <w:bodyDiv w:val="1"/>
      <w:marLeft w:val="0"/>
      <w:marRight w:val="0"/>
      <w:marTop w:val="0"/>
      <w:marBottom w:val="0"/>
      <w:divBdr>
        <w:top w:val="none" w:sz="0" w:space="0" w:color="auto"/>
        <w:left w:val="none" w:sz="0" w:space="0" w:color="auto"/>
        <w:bottom w:val="none" w:sz="0" w:space="0" w:color="auto"/>
        <w:right w:val="none" w:sz="0" w:space="0" w:color="auto"/>
      </w:divBdr>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04560567">
      <w:bodyDiv w:val="1"/>
      <w:marLeft w:val="0"/>
      <w:marRight w:val="0"/>
      <w:marTop w:val="0"/>
      <w:marBottom w:val="0"/>
      <w:divBdr>
        <w:top w:val="none" w:sz="0" w:space="0" w:color="auto"/>
        <w:left w:val="none" w:sz="0" w:space="0" w:color="auto"/>
        <w:bottom w:val="none" w:sz="0" w:space="0" w:color="auto"/>
        <w:right w:val="none" w:sz="0" w:space="0" w:color="auto"/>
      </w:divBdr>
      <w:divsChild>
        <w:div w:id="1061291766">
          <w:marLeft w:val="0"/>
          <w:marRight w:val="0"/>
          <w:marTop w:val="0"/>
          <w:marBottom w:val="0"/>
          <w:divBdr>
            <w:top w:val="none" w:sz="0" w:space="0" w:color="auto"/>
            <w:left w:val="none" w:sz="0" w:space="0" w:color="auto"/>
            <w:bottom w:val="none" w:sz="0" w:space="0" w:color="auto"/>
            <w:right w:val="none" w:sz="0" w:space="0" w:color="auto"/>
          </w:divBdr>
        </w:div>
      </w:divsChild>
    </w:div>
    <w:div w:id="262766466">
      <w:bodyDiv w:val="1"/>
      <w:marLeft w:val="0"/>
      <w:marRight w:val="0"/>
      <w:marTop w:val="0"/>
      <w:marBottom w:val="0"/>
      <w:divBdr>
        <w:top w:val="none" w:sz="0" w:space="0" w:color="auto"/>
        <w:left w:val="none" w:sz="0" w:space="0" w:color="auto"/>
        <w:bottom w:val="none" w:sz="0" w:space="0" w:color="auto"/>
        <w:right w:val="none" w:sz="0" w:space="0" w:color="auto"/>
      </w:divBdr>
      <w:divsChild>
        <w:div w:id="2086800642">
          <w:marLeft w:val="0"/>
          <w:marRight w:val="0"/>
          <w:marTop w:val="0"/>
          <w:marBottom w:val="0"/>
          <w:divBdr>
            <w:top w:val="none" w:sz="0" w:space="0" w:color="auto"/>
            <w:left w:val="none" w:sz="0" w:space="0" w:color="auto"/>
            <w:bottom w:val="none" w:sz="0" w:space="0" w:color="auto"/>
            <w:right w:val="none" w:sz="0" w:space="0" w:color="auto"/>
          </w:divBdr>
        </w:div>
      </w:divsChild>
    </w:div>
    <w:div w:id="269551509">
      <w:bodyDiv w:val="1"/>
      <w:marLeft w:val="0"/>
      <w:marRight w:val="0"/>
      <w:marTop w:val="0"/>
      <w:marBottom w:val="0"/>
      <w:divBdr>
        <w:top w:val="none" w:sz="0" w:space="0" w:color="auto"/>
        <w:left w:val="none" w:sz="0" w:space="0" w:color="auto"/>
        <w:bottom w:val="none" w:sz="0" w:space="0" w:color="auto"/>
        <w:right w:val="none" w:sz="0" w:space="0" w:color="auto"/>
      </w:divBdr>
      <w:divsChild>
        <w:div w:id="823668860">
          <w:marLeft w:val="0"/>
          <w:marRight w:val="0"/>
          <w:marTop w:val="0"/>
          <w:marBottom w:val="0"/>
          <w:divBdr>
            <w:top w:val="none" w:sz="0" w:space="0" w:color="auto"/>
            <w:left w:val="none" w:sz="0" w:space="0" w:color="auto"/>
            <w:bottom w:val="none" w:sz="0" w:space="0" w:color="auto"/>
            <w:right w:val="none" w:sz="0" w:space="0" w:color="auto"/>
          </w:divBdr>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5857070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80601839">
      <w:bodyDiv w:val="1"/>
      <w:marLeft w:val="0"/>
      <w:marRight w:val="0"/>
      <w:marTop w:val="0"/>
      <w:marBottom w:val="0"/>
      <w:divBdr>
        <w:top w:val="none" w:sz="0" w:space="0" w:color="auto"/>
        <w:left w:val="none" w:sz="0" w:space="0" w:color="auto"/>
        <w:bottom w:val="none" w:sz="0" w:space="0" w:color="auto"/>
        <w:right w:val="none" w:sz="0" w:space="0" w:color="auto"/>
      </w:divBdr>
      <w:divsChild>
        <w:div w:id="1496922701">
          <w:marLeft w:val="0"/>
          <w:marRight w:val="0"/>
          <w:marTop w:val="0"/>
          <w:marBottom w:val="0"/>
          <w:divBdr>
            <w:top w:val="none" w:sz="0" w:space="0" w:color="auto"/>
            <w:left w:val="none" w:sz="0" w:space="0" w:color="auto"/>
            <w:bottom w:val="none" w:sz="0" w:space="0" w:color="auto"/>
            <w:right w:val="none" w:sz="0" w:space="0" w:color="auto"/>
          </w:divBdr>
        </w:div>
      </w:divsChild>
    </w:div>
    <w:div w:id="589394983">
      <w:bodyDiv w:val="1"/>
      <w:marLeft w:val="0"/>
      <w:marRight w:val="0"/>
      <w:marTop w:val="0"/>
      <w:marBottom w:val="0"/>
      <w:divBdr>
        <w:top w:val="none" w:sz="0" w:space="0" w:color="auto"/>
        <w:left w:val="none" w:sz="0" w:space="0" w:color="auto"/>
        <w:bottom w:val="none" w:sz="0" w:space="0" w:color="auto"/>
        <w:right w:val="none" w:sz="0" w:space="0" w:color="auto"/>
      </w:divBdr>
      <w:divsChild>
        <w:div w:id="152112273">
          <w:marLeft w:val="0"/>
          <w:marRight w:val="0"/>
          <w:marTop w:val="0"/>
          <w:marBottom w:val="0"/>
          <w:divBdr>
            <w:top w:val="none" w:sz="0" w:space="0" w:color="auto"/>
            <w:left w:val="none" w:sz="0" w:space="0" w:color="auto"/>
            <w:bottom w:val="none" w:sz="0" w:space="0" w:color="auto"/>
            <w:right w:val="none" w:sz="0" w:space="0" w:color="auto"/>
          </w:divBdr>
          <w:divsChild>
            <w:div w:id="18221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430">
      <w:bodyDiv w:val="1"/>
      <w:marLeft w:val="0"/>
      <w:marRight w:val="0"/>
      <w:marTop w:val="0"/>
      <w:marBottom w:val="0"/>
      <w:divBdr>
        <w:top w:val="none" w:sz="0" w:space="0" w:color="auto"/>
        <w:left w:val="none" w:sz="0" w:space="0" w:color="auto"/>
        <w:bottom w:val="none" w:sz="0" w:space="0" w:color="auto"/>
        <w:right w:val="none" w:sz="0" w:space="0" w:color="auto"/>
      </w:divBdr>
      <w:divsChild>
        <w:div w:id="456338082">
          <w:marLeft w:val="0"/>
          <w:marRight w:val="0"/>
          <w:marTop w:val="0"/>
          <w:marBottom w:val="0"/>
          <w:divBdr>
            <w:top w:val="none" w:sz="0" w:space="0" w:color="auto"/>
            <w:left w:val="none" w:sz="0" w:space="0" w:color="auto"/>
            <w:bottom w:val="none" w:sz="0" w:space="0" w:color="auto"/>
            <w:right w:val="none" w:sz="0" w:space="0" w:color="auto"/>
          </w:divBdr>
        </w:div>
      </w:divsChild>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58196477">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22159535">
      <w:bodyDiv w:val="1"/>
      <w:marLeft w:val="0"/>
      <w:marRight w:val="0"/>
      <w:marTop w:val="0"/>
      <w:marBottom w:val="0"/>
      <w:divBdr>
        <w:top w:val="none" w:sz="0" w:space="0" w:color="auto"/>
        <w:left w:val="none" w:sz="0" w:space="0" w:color="auto"/>
        <w:bottom w:val="none" w:sz="0" w:space="0" w:color="auto"/>
        <w:right w:val="none" w:sz="0" w:space="0" w:color="auto"/>
      </w:divBdr>
      <w:divsChild>
        <w:div w:id="161967233">
          <w:marLeft w:val="0"/>
          <w:marRight w:val="0"/>
          <w:marTop w:val="0"/>
          <w:marBottom w:val="0"/>
          <w:divBdr>
            <w:top w:val="none" w:sz="0" w:space="0" w:color="auto"/>
            <w:left w:val="none" w:sz="0" w:space="0" w:color="auto"/>
            <w:bottom w:val="none" w:sz="0" w:space="0" w:color="auto"/>
            <w:right w:val="none" w:sz="0" w:space="0" w:color="auto"/>
          </w:divBdr>
        </w:div>
      </w:divsChild>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01213602">
      <w:bodyDiv w:val="1"/>
      <w:marLeft w:val="0"/>
      <w:marRight w:val="0"/>
      <w:marTop w:val="0"/>
      <w:marBottom w:val="0"/>
      <w:divBdr>
        <w:top w:val="none" w:sz="0" w:space="0" w:color="auto"/>
        <w:left w:val="none" w:sz="0" w:space="0" w:color="auto"/>
        <w:bottom w:val="none" w:sz="0" w:space="0" w:color="auto"/>
        <w:right w:val="none" w:sz="0" w:space="0" w:color="auto"/>
      </w:divBdr>
      <w:divsChild>
        <w:div w:id="1042900897">
          <w:marLeft w:val="0"/>
          <w:marRight w:val="0"/>
          <w:marTop w:val="0"/>
          <w:marBottom w:val="0"/>
          <w:divBdr>
            <w:top w:val="none" w:sz="0" w:space="0" w:color="auto"/>
            <w:left w:val="none" w:sz="0" w:space="0" w:color="auto"/>
            <w:bottom w:val="none" w:sz="0" w:space="0" w:color="auto"/>
            <w:right w:val="none" w:sz="0" w:space="0" w:color="auto"/>
          </w:divBdr>
          <w:divsChild>
            <w:div w:id="858587271">
              <w:marLeft w:val="0"/>
              <w:marRight w:val="0"/>
              <w:marTop w:val="0"/>
              <w:marBottom w:val="0"/>
              <w:divBdr>
                <w:top w:val="none" w:sz="0" w:space="0" w:color="auto"/>
                <w:left w:val="none" w:sz="0" w:space="0" w:color="auto"/>
                <w:bottom w:val="none" w:sz="0" w:space="0" w:color="auto"/>
                <w:right w:val="none" w:sz="0" w:space="0" w:color="auto"/>
              </w:divBdr>
            </w:div>
            <w:div w:id="15023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099253532">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80322051">
      <w:bodyDiv w:val="1"/>
      <w:marLeft w:val="0"/>
      <w:marRight w:val="0"/>
      <w:marTop w:val="0"/>
      <w:marBottom w:val="0"/>
      <w:divBdr>
        <w:top w:val="none" w:sz="0" w:space="0" w:color="auto"/>
        <w:left w:val="none" w:sz="0" w:space="0" w:color="auto"/>
        <w:bottom w:val="none" w:sz="0" w:space="0" w:color="auto"/>
        <w:right w:val="none" w:sz="0" w:space="0" w:color="auto"/>
      </w:divBdr>
    </w:div>
    <w:div w:id="1423187361">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63498928">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12984556">
      <w:bodyDiv w:val="1"/>
      <w:marLeft w:val="0"/>
      <w:marRight w:val="0"/>
      <w:marTop w:val="0"/>
      <w:marBottom w:val="0"/>
      <w:divBdr>
        <w:top w:val="none" w:sz="0" w:space="0" w:color="auto"/>
        <w:left w:val="none" w:sz="0" w:space="0" w:color="auto"/>
        <w:bottom w:val="none" w:sz="0" w:space="0" w:color="auto"/>
        <w:right w:val="none" w:sz="0" w:space="0" w:color="auto"/>
      </w:divBdr>
      <w:divsChild>
        <w:div w:id="1316690731">
          <w:marLeft w:val="0"/>
          <w:marRight w:val="0"/>
          <w:marTop w:val="0"/>
          <w:marBottom w:val="0"/>
          <w:divBdr>
            <w:top w:val="none" w:sz="0" w:space="0" w:color="auto"/>
            <w:left w:val="none" w:sz="0" w:space="0" w:color="auto"/>
            <w:bottom w:val="none" w:sz="0" w:space="0" w:color="auto"/>
            <w:right w:val="none" w:sz="0" w:space="0" w:color="auto"/>
          </w:divBdr>
        </w:div>
      </w:divsChild>
    </w:div>
    <w:div w:id="1540701533">
      <w:bodyDiv w:val="1"/>
      <w:marLeft w:val="0"/>
      <w:marRight w:val="0"/>
      <w:marTop w:val="0"/>
      <w:marBottom w:val="0"/>
      <w:divBdr>
        <w:top w:val="none" w:sz="0" w:space="0" w:color="auto"/>
        <w:left w:val="none" w:sz="0" w:space="0" w:color="auto"/>
        <w:bottom w:val="none" w:sz="0" w:space="0" w:color="auto"/>
        <w:right w:val="none" w:sz="0" w:space="0" w:color="auto"/>
      </w:divBdr>
      <w:divsChild>
        <w:div w:id="1522014475">
          <w:marLeft w:val="0"/>
          <w:marRight w:val="0"/>
          <w:marTop w:val="100"/>
          <w:marBottom w:val="100"/>
          <w:divBdr>
            <w:top w:val="none" w:sz="0" w:space="0" w:color="auto"/>
            <w:left w:val="none" w:sz="0" w:space="0" w:color="auto"/>
            <w:bottom w:val="none" w:sz="0" w:space="0" w:color="auto"/>
            <w:right w:val="none" w:sz="0" w:space="0" w:color="auto"/>
          </w:divBdr>
        </w:div>
      </w:divsChild>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05647485">
      <w:bodyDiv w:val="1"/>
      <w:marLeft w:val="0"/>
      <w:marRight w:val="0"/>
      <w:marTop w:val="0"/>
      <w:marBottom w:val="0"/>
      <w:divBdr>
        <w:top w:val="none" w:sz="0" w:space="0" w:color="auto"/>
        <w:left w:val="none" w:sz="0" w:space="0" w:color="auto"/>
        <w:bottom w:val="none" w:sz="0" w:space="0" w:color="auto"/>
        <w:right w:val="none" w:sz="0" w:space="0" w:color="auto"/>
      </w:divBdr>
    </w:div>
    <w:div w:id="1681546096">
      <w:bodyDiv w:val="1"/>
      <w:marLeft w:val="0"/>
      <w:marRight w:val="0"/>
      <w:marTop w:val="0"/>
      <w:marBottom w:val="0"/>
      <w:divBdr>
        <w:top w:val="none" w:sz="0" w:space="0" w:color="auto"/>
        <w:left w:val="none" w:sz="0" w:space="0" w:color="auto"/>
        <w:bottom w:val="none" w:sz="0" w:space="0" w:color="auto"/>
        <w:right w:val="none" w:sz="0" w:space="0" w:color="auto"/>
      </w:divBdr>
      <w:divsChild>
        <w:div w:id="135297402">
          <w:marLeft w:val="0"/>
          <w:marRight w:val="0"/>
          <w:marTop w:val="0"/>
          <w:marBottom w:val="0"/>
          <w:divBdr>
            <w:top w:val="none" w:sz="0" w:space="0" w:color="auto"/>
            <w:left w:val="none" w:sz="0" w:space="0" w:color="auto"/>
            <w:bottom w:val="none" w:sz="0" w:space="0" w:color="auto"/>
            <w:right w:val="none" w:sz="0" w:space="0" w:color="auto"/>
          </w:divBdr>
          <w:divsChild>
            <w:div w:id="1860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57555384">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45584130">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2466860">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10341">
      <w:bodyDiv w:val="1"/>
      <w:marLeft w:val="0"/>
      <w:marRight w:val="0"/>
      <w:marTop w:val="0"/>
      <w:marBottom w:val="0"/>
      <w:divBdr>
        <w:top w:val="none" w:sz="0" w:space="0" w:color="auto"/>
        <w:left w:val="none" w:sz="0" w:space="0" w:color="auto"/>
        <w:bottom w:val="none" w:sz="0" w:space="0" w:color="auto"/>
        <w:right w:val="none" w:sz="0" w:space="0" w:color="auto"/>
      </w:divBdr>
      <w:divsChild>
        <w:div w:id="600796971">
          <w:marLeft w:val="0"/>
          <w:marRight w:val="0"/>
          <w:marTop w:val="0"/>
          <w:marBottom w:val="0"/>
          <w:divBdr>
            <w:top w:val="none" w:sz="0" w:space="0" w:color="auto"/>
            <w:left w:val="none" w:sz="0" w:space="0" w:color="auto"/>
            <w:bottom w:val="none" w:sz="0" w:space="0" w:color="auto"/>
            <w:right w:val="none" w:sz="0" w:space="0" w:color="auto"/>
          </w:divBdr>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24421209">
      <w:bodyDiv w:val="1"/>
      <w:marLeft w:val="0"/>
      <w:marRight w:val="0"/>
      <w:marTop w:val="0"/>
      <w:marBottom w:val="0"/>
      <w:divBdr>
        <w:top w:val="none" w:sz="0" w:space="0" w:color="auto"/>
        <w:left w:val="none" w:sz="0" w:space="0" w:color="auto"/>
        <w:bottom w:val="none" w:sz="0" w:space="0" w:color="auto"/>
        <w:right w:val="none" w:sz="0" w:space="0" w:color="auto"/>
      </w:divBdr>
      <w:divsChild>
        <w:div w:id="1227641978">
          <w:marLeft w:val="0"/>
          <w:marRight w:val="0"/>
          <w:marTop w:val="0"/>
          <w:marBottom w:val="0"/>
          <w:divBdr>
            <w:top w:val="none" w:sz="0" w:space="0" w:color="auto"/>
            <w:left w:val="none" w:sz="0" w:space="0" w:color="auto"/>
            <w:bottom w:val="none" w:sz="0" w:space="0" w:color="auto"/>
            <w:right w:val="none" w:sz="0" w:space="0" w:color="auto"/>
          </w:divBdr>
          <w:divsChild>
            <w:div w:id="886645872">
              <w:marLeft w:val="0"/>
              <w:marRight w:val="0"/>
              <w:marTop w:val="0"/>
              <w:marBottom w:val="0"/>
              <w:divBdr>
                <w:top w:val="none" w:sz="0" w:space="0" w:color="auto"/>
                <w:left w:val="none" w:sz="0" w:space="0" w:color="auto"/>
                <w:bottom w:val="none" w:sz="0" w:space="0" w:color="auto"/>
                <w:right w:val="none" w:sz="0" w:space="0" w:color="auto"/>
              </w:divBdr>
            </w:div>
            <w:div w:id="21364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2791">
      <w:bodyDiv w:val="1"/>
      <w:marLeft w:val="0"/>
      <w:marRight w:val="0"/>
      <w:marTop w:val="0"/>
      <w:marBottom w:val="0"/>
      <w:divBdr>
        <w:top w:val="none" w:sz="0" w:space="0" w:color="auto"/>
        <w:left w:val="none" w:sz="0" w:space="0" w:color="auto"/>
        <w:bottom w:val="none" w:sz="0" w:space="0" w:color="auto"/>
        <w:right w:val="none" w:sz="0" w:space="0" w:color="auto"/>
      </w:divBdr>
      <w:divsChild>
        <w:div w:id="1405031899">
          <w:marLeft w:val="0"/>
          <w:marRight w:val="0"/>
          <w:marTop w:val="0"/>
          <w:marBottom w:val="0"/>
          <w:divBdr>
            <w:top w:val="none" w:sz="0" w:space="0" w:color="auto"/>
            <w:left w:val="none" w:sz="0" w:space="0" w:color="auto"/>
            <w:bottom w:val="none" w:sz="0" w:space="0" w:color="auto"/>
            <w:right w:val="none" w:sz="0" w:space="0" w:color="auto"/>
          </w:divBdr>
        </w:div>
      </w:divsChild>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emf"/><Relationship Id="rId26" Type="http://schemas.openxmlformats.org/officeDocument/2006/relationships/image" Target="media/image7.emf"/><Relationship Id="rId39" Type="http://schemas.openxmlformats.org/officeDocument/2006/relationships/image" Target="media/image19.png"/><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header" Target="header4.xml"/><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file:///\\scratch2\scratch\MRS\Install_MRS_OOB_Client.bat" TargetMode="External"/><Relationship Id="rId82"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en-us/legal/intellectualproperty/Trademarks/Usage/General.aspx" TargetMode="External"/><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eader" Target="header5.xml"/><Relationship Id="rId85"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3.xml"/><Relationship Id="rId25" Type="http://schemas.openxmlformats.org/officeDocument/2006/relationships/package" Target="embeddings/Microsoft_Visio_Drawing2.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package" Target="embeddings/Microsoft_Visio_Drawing1.vsdx"/><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oter" Target="footer1.xml"/><Relationship Id="rId86"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9" ma:contentTypeDescription="Create a new document." ma:contentTypeScope="" ma:versionID="642da1784587cbe85a7fdbbe4dc36103">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91198b0246576053cc55dd2c67035a89"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590B9-4F68-40F7-B6A2-F2D4F095932D}">
  <ds:schemaRefs>
    <ds:schemaRef ds:uri="http://purl.org/dc/dcmitype/"/>
    <ds:schemaRef ds:uri="http://schemas.openxmlformats.org/package/2006/metadata/core-properties"/>
    <ds:schemaRef ds:uri="http://purl.org/dc/terms/"/>
    <ds:schemaRef ds:uri="http://www.w3.org/XML/1998/namespace"/>
    <ds:schemaRef ds:uri="http://schemas.microsoft.com/office/infopath/2007/PartnerControls"/>
    <ds:schemaRef ds:uri="http://schemas.microsoft.com/office/2006/documentManagement/types"/>
    <ds:schemaRef ds:uri="2023ac63-7b75-4916-a9ee-591457758eee"/>
    <ds:schemaRef ds:uri="http://schemas.microsoft.com/office/2006/metadata/properties"/>
    <ds:schemaRef ds:uri="http://purl.org/dc/elements/1.1/"/>
    <ds:schemaRef ds:uri="http://schemas.microsoft.com/sharepoint/v3"/>
    <ds:schemaRef ds:uri="d9c797ad-d7c3-4982-82b7-81352a75e4a5"/>
  </ds:schemaRefs>
</ds:datastoreItem>
</file>

<file path=customXml/itemProps2.xml><?xml version="1.0" encoding="utf-8"?>
<ds:datastoreItem xmlns:ds="http://schemas.openxmlformats.org/officeDocument/2006/customXml" ds:itemID="{EAC94B63-DD45-43B1-9188-172354504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4.xml><?xml version="1.0" encoding="utf-8"?>
<ds:datastoreItem xmlns:ds="http://schemas.openxmlformats.org/officeDocument/2006/customXml" ds:itemID="{4B02B4D7-1633-4ECD-BBA5-FB5220D1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7110</Words>
  <Characters>40530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Whiteboard Design Leader Guide</dc:subject>
  <dc:creator/>
  <cp:keywords>Whiteboard Design Leader Guide</cp:keywords>
  <dc:description/>
  <cp:lastModifiedBy/>
  <cp:revision>1</cp:revision>
  <dcterms:created xsi:type="dcterms:W3CDTF">2019-01-12T23:26:00Z</dcterms:created>
  <dcterms:modified xsi:type="dcterms:W3CDTF">2019-01-14T18:11:00Z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