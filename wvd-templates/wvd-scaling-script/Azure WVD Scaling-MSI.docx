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88AB1" w14:textId="54BB354A" w:rsidR="009200CC" w:rsidRDefault="009200CC" w:rsidP="009200CC">
      <w:pPr>
        <w:pStyle w:val="Title"/>
        <w:jc w:val="right"/>
      </w:pPr>
      <w:r w:rsidRPr="007F4D85">
        <w:rPr>
          <w:rFonts w:ascii="Segoe UI" w:hAnsi="Segoe UI" w:cs="Segoe UI"/>
          <w:noProof/>
          <w:lang w:eastAsia="en-US"/>
        </w:rPr>
        <w:drawing>
          <wp:anchor distT="0" distB="0" distL="114300" distR="114300" simplePos="0" relativeHeight="251658240" behindDoc="1" locked="0" layoutInCell="0" allowOverlap="1" wp14:anchorId="3E47B51E" wp14:editId="5FFC03DB">
            <wp:simplePos x="0" y="0"/>
            <wp:positionH relativeFrom="page">
              <wp:posOffset>914400</wp:posOffset>
            </wp:positionH>
            <wp:positionV relativeFrom="page">
              <wp:posOffset>914400</wp:posOffset>
            </wp:positionV>
            <wp:extent cx="1369060" cy="292100"/>
            <wp:effectExtent l="0" t="0" r="2540" b="0"/>
            <wp:wrapNone/>
            <wp:docPr id="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0"/>
                    <a:stretch>
                      <a:fillRect/>
                    </a:stretch>
                  </pic:blipFill>
                  <pic:spPr>
                    <a:xfrm>
                      <a:off x="0" y="0"/>
                      <a:ext cx="1369060" cy="292100"/>
                    </a:xfrm>
                    <a:prstGeom prst="rect">
                      <a:avLst/>
                    </a:prstGeom>
                  </pic:spPr>
                </pic:pic>
              </a:graphicData>
            </a:graphic>
          </wp:anchor>
        </w:drawing>
      </w:r>
      <w:ins w:id="0" w:author="Viswa" w:date="2019-05-28T14:33:00Z">
        <w:r w:rsidR="00E825A3">
          <w:tab/>
        </w:r>
      </w:ins>
    </w:p>
    <w:p w14:paraId="216D9A0B" w14:textId="77777777" w:rsidR="009200CC" w:rsidRDefault="009200CC" w:rsidP="009200CC">
      <w:pPr>
        <w:pStyle w:val="Title"/>
        <w:jc w:val="right"/>
      </w:pPr>
    </w:p>
    <w:p w14:paraId="04BB67A6" w14:textId="77777777" w:rsidR="009200CC" w:rsidRDefault="009200CC" w:rsidP="009200CC">
      <w:pPr>
        <w:pStyle w:val="Title"/>
        <w:jc w:val="right"/>
      </w:pPr>
    </w:p>
    <w:p w14:paraId="24840201" w14:textId="77777777" w:rsidR="009200CC" w:rsidRDefault="009200CC" w:rsidP="009200CC">
      <w:pPr>
        <w:pStyle w:val="Title"/>
        <w:jc w:val="right"/>
      </w:pPr>
    </w:p>
    <w:p w14:paraId="774DAAC4" w14:textId="6C9EA1C2" w:rsidR="009200CC" w:rsidRPr="00B0226E" w:rsidRDefault="009200CC" w:rsidP="009200CC">
      <w:pPr>
        <w:pBdr>
          <w:bottom w:val="single" w:sz="8" w:space="4" w:color="4F81BD"/>
        </w:pBdr>
        <w:spacing w:after="300" w:line="240" w:lineRule="auto"/>
        <w:contextualSpacing/>
        <w:rPr>
          <w:rFonts w:ascii="Cambria" w:eastAsia="Times New Roman" w:hAnsi="Cambria" w:cs="Times New Roman"/>
          <w:color w:val="17365D"/>
          <w:spacing w:val="5"/>
          <w:kern w:val="28"/>
          <w:sz w:val="52"/>
          <w:szCs w:val="52"/>
          <w:lang w:eastAsia="en-US"/>
        </w:rPr>
      </w:pPr>
      <w:r>
        <w:rPr>
          <w:rFonts w:ascii="Cambria" w:eastAsia="Times New Roman" w:hAnsi="Cambria" w:cs="Times New Roman"/>
          <w:color w:val="17365D"/>
          <w:spacing w:val="5"/>
          <w:kern w:val="28"/>
          <w:sz w:val="52"/>
          <w:szCs w:val="52"/>
          <w:lang w:eastAsia="en-US"/>
        </w:rPr>
        <w:t>Microsoft</w:t>
      </w:r>
      <w:r w:rsidRPr="00B0226E">
        <w:rPr>
          <w:rFonts w:ascii="Cambria" w:eastAsia="Times New Roman" w:hAnsi="Cambria" w:cs="Times New Roman"/>
          <w:color w:val="17365D"/>
          <w:spacing w:val="5"/>
          <w:kern w:val="28"/>
          <w:sz w:val="52"/>
          <w:szCs w:val="52"/>
          <w:lang w:eastAsia="en-US"/>
        </w:rPr>
        <w:t xml:space="preserve"> Azure: </w:t>
      </w:r>
      <w:r>
        <w:rPr>
          <w:rFonts w:ascii="Cambria" w:eastAsia="Times New Roman" w:hAnsi="Cambria" w:cs="Times New Roman"/>
          <w:color w:val="17365D"/>
          <w:spacing w:val="5"/>
          <w:kern w:val="28"/>
          <w:sz w:val="52"/>
          <w:szCs w:val="52"/>
          <w:lang w:eastAsia="en-US"/>
        </w:rPr>
        <w:t xml:space="preserve">Automatic Scaling of Session Hosts in Window Virtual Desktop </w:t>
      </w:r>
    </w:p>
    <w:p w14:paraId="799D0933" w14:textId="77777777" w:rsidR="009200CC" w:rsidRPr="00B0226E" w:rsidRDefault="009200CC" w:rsidP="009200CC">
      <w:pPr>
        <w:pBdr>
          <w:bottom w:val="single" w:sz="8" w:space="4" w:color="4F81BD"/>
        </w:pBdr>
        <w:spacing w:after="300" w:line="240" w:lineRule="auto"/>
        <w:contextualSpacing/>
        <w:rPr>
          <w:rFonts w:ascii="Cambria" w:eastAsia="Times New Roman" w:hAnsi="Cambria" w:cs="Times New Roman"/>
          <w:color w:val="17365D"/>
          <w:spacing w:val="5"/>
          <w:kern w:val="28"/>
          <w:sz w:val="36"/>
          <w:szCs w:val="52"/>
          <w:lang w:eastAsia="en-US"/>
        </w:rPr>
      </w:pPr>
      <w:r>
        <w:rPr>
          <w:rFonts w:ascii="Cambria" w:eastAsia="Times New Roman" w:hAnsi="Cambria" w:cs="Times New Roman"/>
          <w:color w:val="17365D"/>
          <w:spacing w:val="5"/>
          <w:kern w:val="28"/>
          <w:sz w:val="36"/>
          <w:szCs w:val="52"/>
          <w:lang w:eastAsia="en-US"/>
        </w:rPr>
        <w:t>Reducing Costs of Desktop Hosting</w:t>
      </w:r>
      <w:r w:rsidRPr="00B0226E">
        <w:rPr>
          <w:rFonts w:ascii="Cambria" w:eastAsia="Times New Roman" w:hAnsi="Cambria" w:cs="Times New Roman"/>
          <w:color w:val="17365D"/>
          <w:spacing w:val="5"/>
          <w:kern w:val="28"/>
          <w:sz w:val="36"/>
          <w:szCs w:val="52"/>
          <w:lang w:eastAsia="en-US"/>
        </w:rPr>
        <w:t xml:space="preserve"> on </w:t>
      </w:r>
      <w:r>
        <w:rPr>
          <w:rFonts w:ascii="Cambria" w:eastAsia="Times New Roman" w:hAnsi="Cambria" w:cs="Times New Roman"/>
          <w:color w:val="17365D"/>
          <w:spacing w:val="5"/>
          <w:kern w:val="28"/>
          <w:sz w:val="36"/>
          <w:szCs w:val="52"/>
          <w:lang w:eastAsia="en-US"/>
        </w:rPr>
        <w:t>Microsoft</w:t>
      </w:r>
      <w:r w:rsidRPr="00B0226E">
        <w:rPr>
          <w:rFonts w:ascii="Cambria" w:eastAsia="Times New Roman" w:hAnsi="Cambria" w:cs="Times New Roman"/>
          <w:color w:val="17365D"/>
          <w:spacing w:val="5"/>
          <w:kern w:val="28"/>
          <w:sz w:val="36"/>
          <w:szCs w:val="52"/>
          <w:lang w:eastAsia="en-US"/>
        </w:rPr>
        <w:t xml:space="preserve"> Azure Infrastructure Services</w:t>
      </w:r>
    </w:p>
    <w:p w14:paraId="1876EE3A" w14:textId="77777777" w:rsidR="009200CC" w:rsidRDefault="009200CC" w:rsidP="009200CC"/>
    <w:p w14:paraId="259DF4EC" w14:textId="77777777" w:rsidR="009200CC" w:rsidRDefault="009200CC" w:rsidP="009200CC"/>
    <w:p w14:paraId="37C9D102" w14:textId="77777777" w:rsidR="009200CC" w:rsidRDefault="009200CC" w:rsidP="009200CC"/>
    <w:p w14:paraId="54641A4F" w14:textId="77777777" w:rsidR="009200CC" w:rsidRDefault="009200CC" w:rsidP="009200CC"/>
    <w:p w14:paraId="1F5227B6" w14:textId="68FA7F5B" w:rsidR="009200CC" w:rsidRPr="00B0226E" w:rsidRDefault="009200CC" w:rsidP="009200CC">
      <w:pPr>
        <w:spacing w:after="200" w:line="276" w:lineRule="auto"/>
        <w:rPr>
          <w:rFonts w:ascii="Calibri" w:eastAsia="Calibri" w:hAnsi="Calibri" w:cs="Times New Roman"/>
          <w:lang w:eastAsia="en-US"/>
        </w:rPr>
      </w:pPr>
      <w:r w:rsidRPr="00B0226E">
        <w:rPr>
          <w:rFonts w:ascii="Calibri" w:eastAsia="Calibri" w:hAnsi="Calibri" w:cs="Times New Roman"/>
          <w:lang w:eastAsia="en-US"/>
        </w:rPr>
        <w:t xml:space="preserve">Published: </w:t>
      </w:r>
      <w:del w:id="1" w:author="Clark Nicholson" w:date="2019-01-24T14:23:00Z">
        <w:r w:rsidDel="00810B64">
          <w:rPr>
            <w:rFonts w:ascii="Calibri" w:eastAsia="Calibri" w:hAnsi="Calibri" w:cs="Times New Roman"/>
            <w:lang w:eastAsia="en-US"/>
          </w:rPr>
          <w:delText xml:space="preserve">December </w:delText>
        </w:r>
      </w:del>
      <w:ins w:id="2" w:author="Clark Nicholson" w:date="2019-01-24T14:23:00Z">
        <w:r w:rsidR="00810B64">
          <w:rPr>
            <w:rFonts w:ascii="Calibri" w:eastAsia="Calibri" w:hAnsi="Calibri" w:cs="Times New Roman"/>
            <w:lang w:eastAsia="en-US"/>
          </w:rPr>
          <w:t xml:space="preserve">January </w:t>
        </w:r>
      </w:ins>
      <w:r>
        <w:rPr>
          <w:rFonts w:ascii="Calibri" w:eastAsia="Calibri" w:hAnsi="Calibri" w:cs="Times New Roman"/>
          <w:lang w:eastAsia="en-US"/>
        </w:rPr>
        <w:t>201</w:t>
      </w:r>
      <w:r w:rsidR="00EC05FF">
        <w:rPr>
          <w:rFonts w:ascii="Calibri" w:eastAsia="Calibri" w:hAnsi="Calibri" w:cs="Times New Roman"/>
          <w:lang w:eastAsia="en-US"/>
        </w:rPr>
        <w:t>9</w:t>
      </w:r>
      <w:r w:rsidRPr="00B0226E">
        <w:rPr>
          <w:rFonts w:ascii="Calibri" w:eastAsia="Calibri" w:hAnsi="Calibri" w:cs="Times New Roman"/>
          <w:lang w:eastAsia="en-US"/>
        </w:rPr>
        <w:br/>
        <w:t>Microsoft Corporation</w:t>
      </w:r>
    </w:p>
    <w:p w14:paraId="2DCA30E2" w14:textId="77777777" w:rsidR="009200CC" w:rsidRDefault="009200CC" w:rsidP="009200CC">
      <w:pPr>
        <w:jc w:val="right"/>
      </w:pPr>
    </w:p>
    <w:p w14:paraId="40C217AE" w14:textId="77777777" w:rsidR="009200CC" w:rsidRDefault="009200CC" w:rsidP="009200CC"/>
    <w:p w14:paraId="71135649" w14:textId="77777777" w:rsidR="009200CC" w:rsidRDefault="009200CC" w:rsidP="009200CC"/>
    <w:p w14:paraId="0DE213D3" w14:textId="77777777" w:rsidR="009200CC" w:rsidRDefault="009200CC" w:rsidP="009200CC">
      <w:r>
        <w:br w:type="page"/>
      </w:r>
    </w:p>
    <w:p w14:paraId="351F4F4F" w14:textId="77777777" w:rsidR="009200CC" w:rsidRPr="008C2536" w:rsidRDefault="009200CC" w:rsidP="009200CC">
      <w:pPr>
        <w:pStyle w:val="owapara"/>
        <w:rPr>
          <w:rFonts w:ascii="Calibri" w:hAnsi="Calibri"/>
          <w:color w:val="000000"/>
          <w:sz w:val="20"/>
          <w:szCs w:val="20"/>
        </w:rPr>
      </w:pPr>
      <w:r w:rsidRPr="008C2536">
        <w:rPr>
          <w:rStyle w:val="Strong"/>
          <w:rFonts w:ascii="Calibri" w:hAnsi="Calibri"/>
          <w:color w:val="000000"/>
          <w:sz w:val="20"/>
          <w:szCs w:val="20"/>
        </w:rPr>
        <w:lastRenderedPageBreak/>
        <w:t xml:space="preserve">Copyright information </w:t>
      </w:r>
    </w:p>
    <w:p w14:paraId="0D325262" w14:textId="77777777" w:rsidR="009200CC" w:rsidRPr="008C2536" w:rsidRDefault="009200CC" w:rsidP="009200CC">
      <w:pPr>
        <w:pStyle w:val="owapara"/>
        <w:rPr>
          <w:rFonts w:ascii="Calibri" w:hAnsi="Calibri"/>
          <w:color w:val="000000"/>
          <w:sz w:val="20"/>
          <w:szCs w:val="20"/>
        </w:rPr>
      </w:pPr>
    </w:p>
    <w:p w14:paraId="5E8F346B" w14:textId="77777777" w:rsidR="009200CC" w:rsidRPr="002508E5" w:rsidRDefault="009200CC" w:rsidP="009200CC">
      <w:pPr>
        <w:pStyle w:val="owapara"/>
        <w:rPr>
          <w:rFonts w:ascii="Segoe UI" w:hAnsi="Segoe UI" w:cs="Segoe UI"/>
          <w:color w:val="000000"/>
          <w:sz w:val="18"/>
          <w:szCs w:val="18"/>
        </w:rPr>
      </w:pPr>
      <w:r w:rsidRPr="002508E5">
        <w:rPr>
          <w:rFonts w:ascii="Segoe UI" w:hAnsi="Segoe UI" w:cs="Segoe UI"/>
          <w:color w:val="000000"/>
          <w:sz w:val="18"/>
          <w:szCs w:val="18"/>
        </w:rPr>
        <w:t xml:space="preserve">This document is provided "as-is". Information and views expressed in this document, including URL and other Internet website references, may change without notice. </w:t>
      </w:r>
    </w:p>
    <w:p w14:paraId="36DADD44" w14:textId="77777777" w:rsidR="009200CC" w:rsidRPr="002508E5" w:rsidRDefault="009200CC" w:rsidP="009200CC">
      <w:pPr>
        <w:pStyle w:val="owapara"/>
        <w:rPr>
          <w:rFonts w:ascii="Segoe UI" w:hAnsi="Segoe UI" w:cs="Segoe UI"/>
          <w:color w:val="000000"/>
          <w:sz w:val="18"/>
          <w:szCs w:val="18"/>
        </w:rPr>
      </w:pPr>
    </w:p>
    <w:p w14:paraId="05673EDE" w14:textId="77777777" w:rsidR="009200CC" w:rsidRPr="002508E5" w:rsidRDefault="009200CC" w:rsidP="009200CC">
      <w:pPr>
        <w:pStyle w:val="owapara"/>
        <w:rPr>
          <w:rFonts w:ascii="Segoe UI" w:hAnsi="Segoe UI" w:cs="Segoe UI"/>
          <w:color w:val="000000"/>
          <w:sz w:val="18"/>
          <w:szCs w:val="18"/>
        </w:rPr>
      </w:pPr>
      <w:r w:rsidRPr="002508E5">
        <w:rPr>
          <w:rFonts w:ascii="Segoe UI" w:hAnsi="Segoe UI" w:cs="Segoe UI"/>
          <w:color w:val="000000"/>
          <w:sz w:val="18"/>
          <w:szCs w:val="18"/>
        </w:rPr>
        <w:t xml:space="preserve">Some examples depicted herein are provided for illustration only and are fictitious. No real association or connection is intended or should be inferred. </w:t>
      </w:r>
    </w:p>
    <w:p w14:paraId="64E370DC" w14:textId="77777777" w:rsidR="009200CC" w:rsidRPr="002508E5" w:rsidRDefault="009200CC" w:rsidP="009200CC">
      <w:pPr>
        <w:pStyle w:val="owapara"/>
        <w:rPr>
          <w:rFonts w:ascii="Segoe UI" w:hAnsi="Segoe UI" w:cs="Segoe UI"/>
          <w:color w:val="000000"/>
          <w:sz w:val="18"/>
          <w:szCs w:val="18"/>
        </w:rPr>
      </w:pPr>
    </w:p>
    <w:p w14:paraId="046D9A31" w14:textId="77777777" w:rsidR="009200CC" w:rsidRPr="002508E5" w:rsidRDefault="009200CC" w:rsidP="009200CC">
      <w:pPr>
        <w:pStyle w:val="owapara"/>
        <w:rPr>
          <w:rFonts w:ascii="Segoe UI" w:hAnsi="Segoe UI" w:cs="Segoe UI"/>
          <w:color w:val="000000"/>
          <w:sz w:val="18"/>
          <w:szCs w:val="18"/>
        </w:rPr>
      </w:pPr>
      <w:r w:rsidRPr="002508E5">
        <w:rPr>
          <w:rFonts w:ascii="Segoe UI" w:hAnsi="Segoe UI" w:cs="Segoe UI"/>
          <w:color w:val="000000"/>
          <w:sz w:val="18"/>
          <w:szCs w:val="18"/>
        </w:rPr>
        <w:t xml:space="preserve">This document does not provide you with any legal rights to any intellectual property in any Microsoft product. You may copy and use this document for your internal, reference purposes. </w:t>
      </w:r>
    </w:p>
    <w:p w14:paraId="7BC0FD59" w14:textId="77777777" w:rsidR="009200CC" w:rsidRPr="002508E5" w:rsidRDefault="009200CC" w:rsidP="009200CC">
      <w:pPr>
        <w:pStyle w:val="Legalese"/>
        <w:rPr>
          <w:sz w:val="18"/>
          <w:szCs w:val="18"/>
        </w:rPr>
      </w:pPr>
    </w:p>
    <w:p w14:paraId="35C43E56" w14:textId="77777777" w:rsidR="009200CC" w:rsidRPr="002508E5" w:rsidRDefault="009200CC" w:rsidP="009200CC">
      <w:pPr>
        <w:pStyle w:val="owapara"/>
        <w:rPr>
          <w:rFonts w:ascii="Segoe UI" w:hAnsi="Segoe UI" w:cs="Segoe UI"/>
          <w:color w:val="000000"/>
          <w:sz w:val="18"/>
          <w:szCs w:val="18"/>
        </w:rPr>
      </w:pPr>
      <w:r w:rsidRPr="002508E5">
        <w:rPr>
          <w:rFonts w:ascii="Segoe UI" w:hAnsi="Segoe UI" w:cs="Segoe UI"/>
          <w:color w:val="000000"/>
          <w:sz w:val="18"/>
          <w:szCs w:val="18"/>
        </w:rPr>
        <w:t xml:space="preserve">Microsoft, Active Directory, Hyper-V, </w:t>
      </w:r>
      <w:r>
        <w:rPr>
          <w:rFonts w:ascii="Segoe UI" w:hAnsi="Segoe UI" w:cs="Segoe UI"/>
          <w:color w:val="000000"/>
          <w:sz w:val="18"/>
          <w:szCs w:val="18"/>
        </w:rPr>
        <w:t xml:space="preserve">SQL Server, </w:t>
      </w:r>
      <w:r w:rsidRPr="002508E5">
        <w:rPr>
          <w:rFonts w:ascii="Segoe UI" w:hAnsi="Segoe UI" w:cs="Segoe UI"/>
          <w:color w:val="000000"/>
          <w:sz w:val="18"/>
          <w:szCs w:val="18"/>
        </w:rPr>
        <w:t xml:space="preserve">Windows PowerShell, Windows, and Windows Server are either registered trademarks or trademarks of Microsoft Corporation in the United States and/or other countries. All other trademarks are property of their respective owners. </w:t>
      </w:r>
    </w:p>
    <w:p w14:paraId="44983E96" w14:textId="77777777" w:rsidR="009200CC" w:rsidRPr="002508E5" w:rsidRDefault="009200CC" w:rsidP="009200CC">
      <w:pPr>
        <w:pStyle w:val="owapara"/>
        <w:rPr>
          <w:rFonts w:ascii="Segoe UI" w:hAnsi="Segoe UI" w:cs="Segoe UI"/>
          <w:color w:val="000000"/>
          <w:sz w:val="18"/>
          <w:szCs w:val="18"/>
        </w:rPr>
      </w:pPr>
    </w:p>
    <w:p w14:paraId="1FA5D610" w14:textId="5833DCBE" w:rsidR="009200CC" w:rsidRPr="002508E5" w:rsidRDefault="009200CC" w:rsidP="009200CC">
      <w:pPr>
        <w:pStyle w:val="owapara"/>
        <w:rPr>
          <w:rFonts w:ascii="Segoe UI" w:hAnsi="Segoe UI" w:cs="Segoe UI"/>
          <w:color w:val="000000"/>
          <w:sz w:val="18"/>
          <w:szCs w:val="18"/>
        </w:rPr>
      </w:pPr>
      <w:r w:rsidRPr="002508E5">
        <w:rPr>
          <w:rFonts w:ascii="Segoe UI" w:hAnsi="Segoe UI" w:cs="Segoe UI"/>
          <w:color w:val="000000"/>
          <w:sz w:val="18"/>
          <w:szCs w:val="18"/>
        </w:rPr>
        <w:t>© </w:t>
      </w:r>
      <w:r w:rsidR="00165519">
        <w:rPr>
          <w:rFonts w:ascii="Segoe UI" w:hAnsi="Segoe UI" w:cs="Segoe UI"/>
          <w:color w:val="000000"/>
          <w:sz w:val="18"/>
          <w:szCs w:val="18"/>
        </w:rPr>
        <w:t>2018</w:t>
      </w:r>
      <w:r w:rsidRPr="002508E5">
        <w:rPr>
          <w:rFonts w:ascii="Segoe UI" w:hAnsi="Segoe UI" w:cs="Segoe UI"/>
          <w:color w:val="000000"/>
          <w:sz w:val="18"/>
          <w:szCs w:val="18"/>
        </w:rPr>
        <w:t xml:space="preserve"> Microsoft Corporation. All rights reserved. </w:t>
      </w:r>
    </w:p>
    <w:p w14:paraId="3811E7EC" w14:textId="77777777" w:rsidR="009200CC" w:rsidRDefault="009200CC" w:rsidP="009200CC">
      <w:pPr>
        <w:rPr>
          <w:rFonts w:asciiTheme="majorHAnsi" w:eastAsiaTheme="majorEastAsia" w:hAnsiTheme="majorHAnsi" w:cstheme="majorBidi"/>
          <w:color w:val="2F5496" w:themeColor="accent1" w:themeShade="BF"/>
          <w:sz w:val="32"/>
          <w:szCs w:val="32"/>
        </w:rPr>
      </w:pPr>
      <w:r>
        <w:br w:type="page"/>
      </w:r>
    </w:p>
    <w:p w14:paraId="21FB26D9" w14:textId="77777777" w:rsidR="009200CC" w:rsidRDefault="009200CC" w:rsidP="009200CC">
      <w:pPr>
        <w:pStyle w:val="Heading1"/>
      </w:pPr>
      <w:r>
        <w:lastRenderedPageBreak/>
        <w:t>Introduction</w:t>
      </w:r>
    </w:p>
    <w:p w14:paraId="3B0E0BB4" w14:textId="00A23217" w:rsidR="009200CC" w:rsidRDefault="0038346A" w:rsidP="009200CC">
      <w:r>
        <w:t>basicScale</w:t>
      </w:r>
      <w:r w:rsidR="00442B1C">
        <w:t>-</w:t>
      </w:r>
      <w:r w:rsidR="009200CC">
        <w:t>MSI</w:t>
      </w:r>
      <w:del w:id="3" w:author="Clark Nicholson" w:date="2019-01-24T14:24:00Z">
        <w:r w:rsidR="009200CC" w:rsidDel="00810B64">
          <w:delText xml:space="preserve">a </w:delText>
        </w:r>
      </w:del>
      <w:r w:rsidR="009200CC">
        <w:t xml:space="preserve">.ps1 </w:t>
      </w:r>
      <w:del w:id="4" w:author="Clark Nicholson" w:date="2019-01-24T14:24:00Z">
        <w:r w:rsidR="007B2C83" w:rsidDel="00810B64">
          <w:delText>s</w:delText>
        </w:r>
      </w:del>
      <w:r w:rsidR="009200CC">
        <w:t xml:space="preserve">is a sample PowerShell script that can be used as a starting point for developing a solution to automatically scale </w:t>
      </w:r>
      <w:r w:rsidR="007B2C83">
        <w:t>session host</w:t>
      </w:r>
      <w:r w:rsidR="00810B64">
        <w:t xml:space="preserve"> virtual </w:t>
      </w:r>
      <w:proofErr w:type="spellStart"/>
      <w:proofErr w:type="gramStart"/>
      <w:r w:rsidR="5CBE2C29">
        <w:t>machines</w:t>
      </w:r>
      <w:r w:rsidR="00051BAC">
        <w:t>.</w:t>
      </w:r>
      <w:r w:rsidR="007B2C83">
        <w:t>Windows</w:t>
      </w:r>
      <w:proofErr w:type="spellEnd"/>
      <w:proofErr w:type="gramEnd"/>
      <w:r w:rsidR="007B2C83">
        <w:t xml:space="preserve"> Virtual Desktop</w:t>
      </w:r>
      <w:r w:rsidR="009200CC">
        <w:t xml:space="preserve"> deployment.</w:t>
      </w:r>
      <w:r w:rsidR="00051BAC">
        <w:t xml:space="preserve"> </w:t>
      </w:r>
      <w:r w:rsidR="5CBE2C29">
        <w:t xml:space="preserve">Solution is distributed via </w:t>
      </w:r>
      <w:hyperlink r:id="rId11">
        <w:proofErr w:type="spellStart"/>
        <w:r w:rsidR="5CBE2C29" w:rsidRPr="5CBE2C29">
          <w:rPr>
            <w:rStyle w:val="Hyperlink"/>
          </w:rPr>
          <w:t>Github</w:t>
        </w:r>
        <w:proofErr w:type="spellEnd"/>
      </w:hyperlink>
      <w:r w:rsidR="5CBE2C29">
        <w:t>.</w:t>
      </w:r>
    </w:p>
    <w:p w14:paraId="40FE5EDB" w14:textId="45A9EC4E" w:rsidR="00524006" w:rsidRDefault="009200CC" w:rsidP="00524006">
      <w:pPr>
        <w:rPr>
          <w:ins w:id="5" w:author="Viswa" w:date="2019-05-28T14:47:00Z"/>
        </w:rPr>
      </w:pPr>
      <w:r>
        <w:t xml:space="preserve">For many </w:t>
      </w:r>
      <w:r w:rsidR="007B2C83">
        <w:t>Windows Virtual Desktop</w:t>
      </w:r>
      <w:r>
        <w:t xml:space="preserve"> deployments in Azure, virtual machine costs represent</w:t>
      </w:r>
      <w:r w:rsidR="007B2C83">
        <w:t xml:space="preserve"> </w:t>
      </w:r>
      <w:r>
        <w:t xml:space="preserve">significant portion of the total </w:t>
      </w:r>
      <w:r w:rsidR="007B2C83">
        <w:t xml:space="preserve">Windows Virtual Desktop </w:t>
      </w:r>
      <w:r>
        <w:t xml:space="preserve">deployment cost. To reduce cost, the script automatically shuts down and de-allocates </w:t>
      </w:r>
      <w:del w:id="6" w:author="Stefan Georgiev" w:date="2019-02-05T15:05:00Z">
        <w:r w:rsidDel="00EC1664">
          <w:delText xml:space="preserve">RDSH server </w:delText>
        </w:r>
      </w:del>
      <w:ins w:id="7" w:author="Stefan Georgiev" w:date="2019-02-05T15:05:00Z">
        <w:r w:rsidR="00EC1664">
          <w:t>session host virtual machines (</w:t>
        </w:r>
      </w:ins>
      <w:r>
        <w:t>VMs</w:t>
      </w:r>
      <w:ins w:id="8" w:author="Stefan Georgiev" w:date="2019-02-05T15:05:00Z">
        <w:r w:rsidR="00EC1664">
          <w:t>)</w:t>
        </w:r>
      </w:ins>
      <w:r>
        <w:t xml:space="preserve"> during off-peak usage hours and then restarts them during peak usage hours.</w:t>
      </w:r>
    </w:p>
    <w:p w14:paraId="0B44C4FA" w14:textId="77777777" w:rsidR="00524006" w:rsidRDefault="00524006" w:rsidP="00524006"/>
    <w:p w14:paraId="523E9C07" w14:textId="0363F19A" w:rsidR="009200CC" w:rsidRDefault="009200CC" w:rsidP="009200CC">
      <w:pPr>
        <w:pStyle w:val="Heading1"/>
      </w:pPr>
      <w:r>
        <w:t>Prerequisites</w:t>
      </w:r>
    </w:p>
    <w:p w14:paraId="46F4A1BE" w14:textId="52117328" w:rsidR="009200CC" w:rsidRDefault="009200CC" w:rsidP="009200CC">
      <w:r>
        <w:t>The environment to be used to execute the script must meet the following requirements</w:t>
      </w:r>
      <w:r w:rsidR="00E90C11">
        <w:t>:</w:t>
      </w:r>
    </w:p>
    <w:p w14:paraId="31EDD0C3" w14:textId="7A1A40D2" w:rsidR="009200CC" w:rsidRDefault="007B2C83" w:rsidP="009200CC">
      <w:pPr>
        <w:pStyle w:val="ListParagraph"/>
        <w:numPr>
          <w:ilvl w:val="0"/>
          <w:numId w:val="8"/>
        </w:numPr>
      </w:pPr>
      <w:r>
        <w:t xml:space="preserve">Windows Virtual Desktop tenant and account / </w:t>
      </w:r>
      <w:hyperlink r:id="rId12" w:history="1">
        <w:r w:rsidRPr="00B025CB">
          <w:rPr>
            <w:rStyle w:val="Hyperlink"/>
          </w:rPr>
          <w:t>service principal</w:t>
        </w:r>
      </w:hyperlink>
      <w:r>
        <w:t xml:space="preserve"> with </w:t>
      </w:r>
      <w:ins w:id="9" w:author="Stefan Georgiev [2]" w:date="2019-04-09T08:47:00Z">
        <w:r w:rsidR="00A90543">
          <w:t>either RDS Owner or RDS contributor.</w:t>
        </w:r>
      </w:ins>
      <w:del w:id="10" w:author="Stefan Georgiev [2]" w:date="2019-04-09T08:47:00Z">
        <w:r w:rsidDel="00A90543">
          <w:delText>permissions to query that tenant</w:delText>
        </w:r>
      </w:del>
      <w:ins w:id="11" w:author="Stefan Georgiev [2]" w:date="2019-04-09T08:46:00Z">
        <w:r w:rsidR="00A90543">
          <w:t xml:space="preserve"> </w:t>
        </w:r>
      </w:ins>
      <w:del w:id="12" w:author="Stefan Georgiev [2]" w:date="2019-04-09T08:46:00Z">
        <w:r w:rsidR="0038346A" w:rsidDel="00A90543">
          <w:delText xml:space="preserve"> (</w:delText>
        </w:r>
      </w:del>
      <w:ins w:id="13" w:author="Clark Nicholson" w:date="2019-01-24T14:27:00Z">
        <w:del w:id="14" w:author="Stefan Georgiev [2]" w:date="2019-04-09T08:46:00Z">
          <w:r w:rsidR="00DE141D" w:rsidDel="00A90543">
            <w:delText xml:space="preserve">e.g. </w:delText>
          </w:r>
        </w:del>
      </w:ins>
      <w:del w:id="15" w:author="Stefan Georgiev [2]" w:date="2019-04-09T08:46:00Z">
        <w:r w:rsidR="0038346A" w:rsidDel="00A90543">
          <w:delText>RDS Contributor)</w:delText>
        </w:r>
        <w:r w:rsidDel="00A90543">
          <w:delText>.</w:delText>
        </w:r>
      </w:del>
    </w:p>
    <w:p w14:paraId="4F113BC7" w14:textId="67D6A2C5" w:rsidR="007B2C83" w:rsidRDefault="007B2C83" w:rsidP="009200CC">
      <w:pPr>
        <w:pStyle w:val="ListParagraph"/>
        <w:numPr>
          <w:ilvl w:val="0"/>
          <w:numId w:val="8"/>
        </w:numPr>
      </w:pPr>
      <w:r>
        <w:t xml:space="preserve">Session host pool VMs configured and registered with the </w:t>
      </w:r>
      <w:r w:rsidR="0038346A">
        <w:t xml:space="preserve">Windows Virtual Desktop </w:t>
      </w:r>
      <w:r>
        <w:t xml:space="preserve">service. </w:t>
      </w:r>
    </w:p>
    <w:p w14:paraId="2E32E115" w14:textId="37A259E2" w:rsidR="009200CC" w:rsidRDefault="28C97FA4" w:rsidP="009200CC">
      <w:pPr>
        <w:pStyle w:val="ListParagraph"/>
        <w:numPr>
          <w:ilvl w:val="0"/>
          <w:numId w:val="8"/>
        </w:numPr>
        <w:rPr>
          <w:ins w:id="16" w:author="Viswa" w:date="2019-05-28T14:48:00Z"/>
        </w:rPr>
      </w:pPr>
      <w:r>
        <w:t xml:space="preserve">Additional </w:t>
      </w:r>
      <w:bookmarkStart w:id="17" w:name="_Hlk10476112"/>
      <w:ins w:id="18" w:author="Stefan Georgiev" w:date="2019-02-05T15:09:00Z">
        <w:r w:rsidR="00282B41" w:rsidRPr="007E7F2C">
          <w:rPr>
            <w:b/>
          </w:rPr>
          <w:t xml:space="preserve">scaler </w:t>
        </w:r>
      </w:ins>
      <w:bookmarkEnd w:id="17"/>
      <w:r w:rsidR="00E92643">
        <w:rPr>
          <w:b/>
        </w:rPr>
        <w:t>virtual machine (</w:t>
      </w:r>
      <w:r w:rsidRPr="007E7F2C">
        <w:rPr>
          <w:b/>
        </w:rPr>
        <w:t>VM</w:t>
      </w:r>
      <w:r w:rsidR="00E92643">
        <w:t xml:space="preserve">) </w:t>
      </w:r>
      <w:ins w:id="19" w:author="Stefan Georgiev" w:date="2019-02-05T15:09:00Z">
        <w:r w:rsidR="007A1B43" w:rsidRPr="007A1B43">
          <w:t xml:space="preserve">that runs the scheduled task </w:t>
        </w:r>
      </w:ins>
      <w:ins w:id="20" w:author="Stefan Georgiev" w:date="2019-02-05T15:10:00Z">
        <w:r w:rsidR="00FD041A">
          <w:t xml:space="preserve">via </w:t>
        </w:r>
        <w:r w:rsidR="00FD041A" w:rsidRPr="007E7F2C">
          <w:rPr>
            <w:b/>
          </w:rPr>
          <w:t>Task Schedule</w:t>
        </w:r>
        <w:r w:rsidR="00FD041A">
          <w:t xml:space="preserve"> and </w:t>
        </w:r>
      </w:ins>
      <w:ins w:id="21" w:author="Stefan Georgiev" w:date="2019-02-05T15:09:00Z">
        <w:r w:rsidR="007A1B43" w:rsidRPr="007A1B43">
          <w:t xml:space="preserve">that has network access to </w:t>
        </w:r>
      </w:ins>
      <w:ins w:id="22" w:author="Stefan Georgiev" w:date="2019-02-05T15:11:00Z">
        <w:r w:rsidR="002E4C39">
          <w:t xml:space="preserve">session </w:t>
        </w:r>
      </w:ins>
      <w:ins w:id="23" w:author="Stefan Georgiev" w:date="2019-02-05T15:09:00Z">
        <w:r w:rsidR="007A1B43" w:rsidRPr="007A1B43">
          <w:t>host</w:t>
        </w:r>
      </w:ins>
      <w:ins w:id="24" w:author="Stefan Georgiev" w:date="2019-02-05T15:11:00Z">
        <w:r w:rsidR="002E4C39">
          <w:t>s.</w:t>
        </w:r>
      </w:ins>
      <w:ins w:id="25" w:author="Stefan Georgiev" w:date="2019-02-05T15:10:00Z">
        <w:r w:rsidR="007A1B43">
          <w:t xml:space="preserve"> </w:t>
        </w:r>
      </w:ins>
      <w:del w:id="26" w:author="Stefan Georgiev" w:date="2019-02-05T15:08:00Z">
        <w:r w:rsidDel="00282B41">
          <w:delText xml:space="preserve"> </w:delText>
        </w:r>
      </w:del>
      <w:del w:id="27" w:author="Stefan Georgiev" w:date="2019-02-05T15:10:00Z">
        <w:r w:rsidDel="00FD041A">
          <w:delText>that has network access to the session host VMs (these VMs are in the host pool that is going to be scaled) that are in the session host pool and an account having capabilities to run Task Scheduler.</w:delText>
        </w:r>
      </w:del>
    </w:p>
    <w:p w14:paraId="49A4BF22" w14:textId="5BCB8717" w:rsidR="00F0544B" w:rsidRDefault="523EC342" w:rsidP="004D1336">
      <w:pPr>
        <w:pStyle w:val="ListParagraph"/>
        <w:numPr>
          <w:ilvl w:val="0"/>
          <w:numId w:val="8"/>
        </w:numPr>
      </w:pPr>
      <w:r>
        <w:t xml:space="preserve">Enable </w:t>
      </w:r>
      <w:r w:rsidRPr="7CC2B32F">
        <w:rPr>
          <w:b/>
          <w:bCs/>
        </w:rPr>
        <w:t>managed service identity</w:t>
      </w:r>
      <w:r>
        <w:t xml:space="preserve"> (MSI)</w:t>
      </w:r>
      <w:r w:rsidRPr="000C77BA">
        <w:t xml:space="preserve"> on </w:t>
      </w:r>
      <w:r>
        <w:t xml:space="preserve">the </w:t>
      </w:r>
      <w:r w:rsidR="3D2F8739" w:rsidRPr="7CC2B32F">
        <w:rPr>
          <w:b/>
          <w:bCs/>
        </w:rPr>
        <w:t xml:space="preserve">scaler </w:t>
      </w:r>
      <w:r w:rsidRPr="7CC2B32F">
        <w:rPr>
          <w:b/>
          <w:bCs/>
        </w:rPr>
        <w:t>VM</w:t>
      </w:r>
      <w:r>
        <w:t xml:space="preserve"> running the </w:t>
      </w:r>
      <w:r w:rsidR="00CD944B">
        <w:t>s</w:t>
      </w:r>
      <w:r>
        <w:t xml:space="preserve">cheduled task. </w:t>
      </w:r>
      <w:r w:rsidR="339A2D1D" w:rsidRPr="00F0544B">
        <w:t>To enable system-assigned managed identity on a VM that was originally provisioned without it, your account needs the </w:t>
      </w:r>
      <w:hyperlink r:id="rId13" w:anchor="virtual-machine-contributor" w:history="1">
        <w:r w:rsidR="102CCB82" w:rsidRPr="59EE332B">
          <w:rPr>
            <w:rStyle w:val="Hyperlink"/>
            <w:shd w:val="clear" w:color="auto" w:fill="FFFFFF"/>
          </w:rPr>
          <w:t>Virtual Machine Contributor</w:t>
        </w:r>
      </w:hyperlink>
      <w:r w:rsidR="339A2D1D" w:rsidRPr="00F0544B">
        <w:t> role assignment. No additional Azure AD directory role assignments are required.</w:t>
      </w:r>
    </w:p>
    <w:p w14:paraId="61D4375F" w14:textId="436FA13E" w:rsidR="00830272" w:rsidRDefault="00830272" w:rsidP="00830272">
      <w:pPr>
        <w:pStyle w:val="ListParagraph"/>
        <w:numPr>
          <w:ilvl w:val="0"/>
          <w:numId w:val="19"/>
        </w:numPr>
      </w:pPr>
      <w:r w:rsidRPr="00830272">
        <w:t xml:space="preserve">Sign </w:t>
      </w:r>
      <w:proofErr w:type="gramStart"/>
      <w:r w:rsidRPr="00830272">
        <w:t>in to</w:t>
      </w:r>
      <w:proofErr w:type="gramEnd"/>
      <w:r w:rsidRPr="00830272">
        <w:t xml:space="preserve"> the Azure portal using an account associated with the Azure subscription that contains the </w:t>
      </w:r>
      <w:r w:rsidR="003A323E" w:rsidRPr="00E92643">
        <w:rPr>
          <w:b/>
        </w:rPr>
        <w:t xml:space="preserve">Scaler </w:t>
      </w:r>
      <w:r w:rsidRPr="00E92643">
        <w:rPr>
          <w:b/>
        </w:rPr>
        <w:t>VM</w:t>
      </w:r>
      <w:r w:rsidRPr="00830272">
        <w:t>.</w:t>
      </w:r>
    </w:p>
    <w:p w14:paraId="3F8A026C" w14:textId="1B6551D1" w:rsidR="00830272" w:rsidRDefault="00830272" w:rsidP="00830272">
      <w:pPr>
        <w:pStyle w:val="ListParagraph"/>
        <w:numPr>
          <w:ilvl w:val="0"/>
          <w:numId w:val="19"/>
        </w:numPr>
      </w:pPr>
      <w:r w:rsidRPr="00830272">
        <w:t xml:space="preserve">Navigate to the desired </w:t>
      </w:r>
      <w:r w:rsidR="00E92643">
        <w:t xml:space="preserve">BM </w:t>
      </w:r>
      <w:r w:rsidRPr="00830272">
        <w:t xml:space="preserve">and select </w:t>
      </w:r>
      <w:r w:rsidRPr="00830272">
        <w:rPr>
          <w:b/>
        </w:rPr>
        <w:t>Identity</w:t>
      </w:r>
      <w:r w:rsidRPr="00830272">
        <w:t>.</w:t>
      </w:r>
    </w:p>
    <w:p w14:paraId="01D07ECA" w14:textId="73257118" w:rsidR="00830272" w:rsidRDefault="00830272" w:rsidP="00830272">
      <w:pPr>
        <w:pStyle w:val="ListParagraph"/>
        <w:numPr>
          <w:ilvl w:val="0"/>
          <w:numId w:val="19"/>
        </w:numPr>
      </w:pPr>
      <w:r w:rsidRPr="00830272">
        <w:t xml:space="preserve">Under </w:t>
      </w:r>
      <w:r w:rsidRPr="00830272">
        <w:rPr>
          <w:b/>
        </w:rPr>
        <w:t>System assigned,</w:t>
      </w:r>
      <w:r w:rsidR="00F03A6E">
        <w:rPr>
          <w:b/>
        </w:rPr>
        <w:t xml:space="preserve"> </w:t>
      </w:r>
      <w:r w:rsidR="00F03A6E">
        <w:t xml:space="preserve">turn On </w:t>
      </w:r>
      <w:r w:rsidRPr="00830272">
        <w:rPr>
          <w:b/>
        </w:rPr>
        <w:t>Status</w:t>
      </w:r>
      <w:r w:rsidRPr="00830272">
        <w:t xml:space="preserve"> and </w:t>
      </w:r>
      <w:r w:rsidRPr="00830272">
        <w:rPr>
          <w:b/>
        </w:rPr>
        <w:t>Save</w:t>
      </w:r>
      <w:r w:rsidR="00F03A6E">
        <w:rPr>
          <w:b/>
        </w:rPr>
        <w:t xml:space="preserve"> </w:t>
      </w:r>
      <w:r w:rsidR="00F03A6E" w:rsidRPr="00F03A6E">
        <w:t>it</w:t>
      </w:r>
      <w:r w:rsidR="000C6B91">
        <w:t>.</w:t>
      </w:r>
    </w:p>
    <w:p w14:paraId="659F5A14" w14:textId="0C653D59" w:rsidR="00830272" w:rsidRDefault="00876138" w:rsidP="00830272">
      <w:pPr>
        <w:pStyle w:val="ListParagraph"/>
        <w:ind w:left="1080"/>
      </w:pPr>
      <w:r>
        <w:rPr>
          <w:noProof/>
        </w:rPr>
        <w:drawing>
          <wp:inline distT="0" distB="0" distL="0" distR="0" wp14:anchorId="33FECB5B" wp14:editId="51619F6B">
            <wp:extent cx="5457399" cy="28477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3816" cy="2851051"/>
                    </a:xfrm>
                    <a:prstGeom prst="rect">
                      <a:avLst/>
                    </a:prstGeom>
                  </pic:spPr>
                </pic:pic>
              </a:graphicData>
            </a:graphic>
          </wp:inline>
        </w:drawing>
      </w:r>
    </w:p>
    <w:p w14:paraId="5523F108" w14:textId="77777777" w:rsidR="00AA2C01" w:rsidRDefault="00AA2C01" w:rsidP="00830272">
      <w:pPr>
        <w:pStyle w:val="ListParagraph"/>
        <w:ind w:left="1080"/>
      </w:pPr>
    </w:p>
    <w:p w14:paraId="3D0CF03B" w14:textId="6910928E" w:rsidR="00E90C11" w:rsidRDefault="00E90C11" w:rsidP="59EE332B">
      <w:pPr>
        <w:pStyle w:val="ListParagraph"/>
        <w:numPr>
          <w:ilvl w:val="0"/>
          <w:numId w:val="19"/>
        </w:numPr>
      </w:pPr>
      <w:r>
        <w:lastRenderedPageBreak/>
        <w:t xml:space="preserve">Confirm changes by pressing </w:t>
      </w:r>
      <w:r w:rsidRPr="59EE332B">
        <w:rPr>
          <w:b/>
          <w:bCs/>
        </w:rPr>
        <w:t>Yes</w:t>
      </w:r>
    </w:p>
    <w:p w14:paraId="1712EEAE" w14:textId="1A79B515" w:rsidR="007C6EE7" w:rsidRDefault="00E90C11" w:rsidP="004168CA">
      <w:pPr>
        <w:ind w:left="1080"/>
      </w:pPr>
      <w:r>
        <w:rPr>
          <w:noProof/>
        </w:rPr>
        <w:drawing>
          <wp:inline distT="0" distB="0" distL="0" distR="0" wp14:anchorId="42751B79" wp14:editId="25C585DB">
            <wp:extent cx="4029104" cy="1385898"/>
            <wp:effectExtent l="0" t="0" r="0" b="5080"/>
            <wp:docPr id="138199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029104" cy="1385898"/>
                    </a:xfrm>
                    <a:prstGeom prst="rect">
                      <a:avLst/>
                    </a:prstGeom>
                  </pic:spPr>
                </pic:pic>
              </a:graphicData>
            </a:graphic>
          </wp:inline>
        </w:drawing>
      </w:r>
    </w:p>
    <w:p w14:paraId="65758135" w14:textId="3200FE90" w:rsidR="00E9547C" w:rsidRDefault="3CCBE31C" w:rsidP="00075B29">
      <w:pPr>
        <w:pStyle w:val="ListParagraph"/>
        <w:numPr>
          <w:ilvl w:val="0"/>
          <w:numId w:val="8"/>
        </w:numPr>
      </w:pPr>
      <w:r>
        <w:t>Next</w:t>
      </w:r>
      <w:r w:rsidR="75288A74">
        <w:t>,</w:t>
      </w:r>
      <w:r w:rsidR="3D2F8739">
        <w:t xml:space="preserve"> </w:t>
      </w:r>
      <w:ins w:id="28" w:author="Viswa" w:date="2019-05-28T14:48:00Z">
        <w:r w:rsidR="3D2F8739">
          <w:t xml:space="preserve">create </w:t>
        </w:r>
      </w:ins>
      <w:r w:rsidR="4BB829CF">
        <w:t>an</w:t>
      </w:r>
      <w:ins w:id="29" w:author="Viswa" w:date="2019-05-28T14:48:00Z">
        <w:r w:rsidR="3D2F8739">
          <w:t xml:space="preserve"> Azure </w:t>
        </w:r>
        <w:r w:rsidR="3D2F8739" w:rsidRPr="7DD426E0">
          <w:rPr>
            <w:b/>
            <w:bCs/>
          </w:rPr>
          <w:t>Key</w:t>
        </w:r>
      </w:ins>
      <w:r w:rsidR="0E660A1E" w:rsidRPr="7DD426E0">
        <w:rPr>
          <w:b/>
          <w:bCs/>
        </w:rPr>
        <w:t xml:space="preserve"> </w:t>
      </w:r>
      <w:ins w:id="30" w:author="Viswa" w:date="2019-05-28T14:48:00Z">
        <w:r w:rsidR="3D2F8739" w:rsidRPr="7DD426E0">
          <w:rPr>
            <w:b/>
            <w:bCs/>
          </w:rPr>
          <w:t>Vault</w:t>
        </w:r>
        <w:r w:rsidR="3D2F8739">
          <w:t xml:space="preserve"> and store WVD credentials in</w:t>
        </w:r>
      </w:ins>
      <w:r w:rsidR="75288A74">
        <w:t xml:space="preserve"> this Key vault</w:t>
      </w:r>
      <w:r w:rsidR="3D2F8739">
        <w:t>.</w:t>
      </w:r>
      <w:r w:rsidR="0E660A1E">
        <w:t xml:space="preserve"> </w:t>
      </w:r>
      <w:r w:rsidR="287D2501">
        <w:t>To s</w:t>
      </w:r>
      <w:r w:rsidR="0E660A1E">
        <w:t>et and retrieve a secret from Azure Key Vault using the azure portal</w:t>
      </w:r>
      <w:r w:rsidR="287D2501">
        <w:t xml:space="preserve"> follow the below sequence of steps</w:t>
      </w:r>
      <w:r w:rsidR="0E660A1E">
        <w:t>.</w:t>
      </w:r>
    </w:p>
    <w:p w14:paraId="4CF8551C" w14:textId="716023C1" w:rsidR="00775173" w:rsidRDefault="00775173" w:rsidP="00775173">
      <w:pPr>
        <w:pStyle w:val="ListParagraph"/>
        <w:numPr>
          <w:ilvl w:val="0"/>
          <w:numId w:val="21"/>
        </w:numPr>
      </w:pPr>
      <w:r>
        <w:t xml:space="preserve">Sign in to the Azure portal at </w:t>
      </w:r>
      <w:hyperlink r:id="rId16" w:history="1">
        <w:r w:rsidRPr="00F96539">
          <w:rPr>
            <w:rStyle w:val="Hyperlink"/>
          </w:rPr>
          <w:t>https://portal.azure.com</w:t>
        </w:r>
      </w:hyperlink>
    </w:p>
    <w:p w14:paraId="62E3119B" w14:textId="13DF20CD" w:rsidR="00775173" w:rsidRDefault="00775173" w:rsidP="00775173">
      <w:pPr>
        <w:pStyle w:val="ListParagraph"/>
        <w:numPr>
          <w:ilvl w:val="0"/>
          <w:numId w:val="21"/>
        </w:numPr>
      </w:pPr>
      <w:r w:rsidRPr="00775173">
        <w:t xml:space="preserve">Select </w:t>
      </w:r>
      <w:r w:rsidRPr="00775173">
        <w:rPr>
          <w:b/>
        </w:rPr>
        <w:t>Create a resource</w:t>
      </w:r>
      <w:r w:rsidRPr="00775173">
        <w:t xml:space="preserve"> on the </w:t>
      </w:r>
      <w:proofErr w:type="gramStart"/>
      <w:r w:rsidR="00BE5DF1">
        <w:t>top-</w:t>
      </w:r>
      <w:r w:rsidRPr="00775173">
        <w:t>left</w:t>
      </w:r>
      <w:proofErr w:type="gramEnd"/>
      <w:r w:rsidR="00BE5DF1">
        <w:t xml:space="preserve"> </w:t>
      </w:r>
      <w:r w:rsidRPr="00775173">
        <w:t>of the Azure portal</w:t>
      </w:r>
    </w:p>
    <w:p w14:paraId="6C6EC27F" w14:textId="0DB32742" w:rsidR="00E90C11" w:rsidRPr="00E90C11" w:rsidRDefault="00640682" w:rsidP="00775173">
      <w:pPr>
        <w:pStyle w:val="ListParagraph"/>
        <w:numPr>
          <w:ilvl w:val="0"/>
          <w:numId w:val="21"/>
        </w:numPr>
      </w:pPr>
      <w:r>
        <w:t xml:space="preserve">Search for </w:t>
      </w:r>
      <w:r w:rsidR="00775173" w:rsidRPr="00775173">
        <w:rPr>
          <w:b/>
        </w:rPr>
        <w:t>Key Vault</w:t>
      </w:r>
    </w:p>
    <w:p w14:paraId="7FBAD6B8" w14:textId="7D5952CB" w:rsidR="00775173" w:rsidRDefault="00E90C11" w:rsidP="00E90C11">
      <w:pPr>
        <w:pStyle w:val="ListParagraph"/>
        <w:ind w:left="1440"/>
      </w:pPr>
      <w:r>
        <w:rPr>
          <w:noProof/>
        </w:rPr>
        <w:drawing>
          <wp:inline distT="0" distB="0" distL="0" distR="0" wp14:anchorId="66CA1FB2" wp14:editId="732EDA6F">
            <wp:extent cx="3829078" cy="340521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078" cy="3405212"/>
                    </a:xfrm>
                    <a:prstGeom prst="rect">
                      <a:avLst/>
                    </a:prstGeom>
                  </pic:spPr>
                </pic:pic>
              </a:graphicData>
            </a:graphic>
          </wp:inline>
        </w:drawing>
      </w:r>
    </w:p>
    <w:p w14:paraId="70E10B91" w14:textId="4C0AC75A" w:rsidR="0051170E" w:rsidRDefault="0051170E" w:rsidP="00775173">
      <w:pPr>
        <w:pStyle w:val="ListParagraph"/>
        <w:numPr>
          <w:ilvl w:val="0"/>
          <w:numId w:val="21"/>
        </w:numPr>
      </w:pPr>
      <w:r w:rsidRPr="0051170E">
        <w:t xml:space="preserve">From the results list, choose </w:t>
      </w:r>
      <w:r w:rsidRPr="0051170E">
        <w:rPr>
          <w:b/>
        </w:rPr>
        <w:t>Key Vault</w:t>
      </w:r>
      <w:r w:rsidRPr="0051170E">
        <w:t>.</w:t>
      </w:r>
    </w:p>
    <w:p w14:paraId="548EADAC" w14:textId="53003FC0" w:rsidR="0051170E" w:rsidRDefault="0051170E" w:rsidP="00775173">
      <w:pPr>
        <w:pStyle w:val="ListParagraph"/>
        <w:numPr>
          <w:ilvl w:val="0"/>
          <w:numId w:val="21"/>
        </w:numPr>
      </w:pPr>
      <w:r w:rsidRPr="0051170E">
        <w:t xml:space="preserve">On the Key Vault section, choose </w:t>
      </w:r>
      <w:r w:rsidRPr="0051170E">
        <w:rPr>
          <w:b/>
        </w:rPr>
        <w:t>Create</w:t>
      </w:r>
      <w:r w:rsidRPr="0051170E">
        <w:t>.</w:t>
      </w:r>
    </w:p>
    <w:p w14:paraId="4B9A8450" w14:textId="4E79B320" w:rsidR="00E90C11" w:rsidRDefault="00D70390" w:rsidP="00E90C11">
      <w:pPr>
        <w:pStyle w:val="ListParagraph"/>
        <w:ind w:left="1440"/>
      </w:pPr>
      <w:r>
        <w:rPr>
          <w:noProof/>
        </w:rPr>
        <w:lastRenderedPageBreak/>
        <w:drawing>
          <wp:inline distT="0" distB="0" distL="0" distR="0" wp14:anchorId="2DD99FCD" wp14:editId="10D458C3">
            <wp:extent cx="4476783" cy="18383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783" cy="1838338"/>
                    </a:xfrm>
                    <a:prstGeom prst="rect">
                      <a:avLst/>
                    </a:prstGeom>
                  </pic:spPr>
                </pic:pic>
              </a:graphicData>
            </a:graphic>
          </wp:inline>
        </w:drawing>
      </w:r>
    </w:p>
    <w:p w14:paraId="4DFA9D39" w14:textId="6F20B9F7" w:rsidR="0051170E" w:rsidRDefault="0051170E" w:rsidP="00775173">
      <w:pPr>
        <w:pStyle w:val="ListParagraph"/>
        <w:numPr>
          <w:ilvl w:val="0"/>
          <w:numId w:val="21"/>
        </w:numPr>
      </w:pPr>
      <w:r w:rsidRPr="0051170E">
        <w:t xml:space="preserve">On the </w:t>
      </w:r>
      <w:r w:rsidRPr="0051170E">
        <w:rPr>
          <w:b/>
        </w:rPr>
        <w:t>Create key vault</w:t>
      </w:r>
      <w:r w:rsidRPr="0051170E">
        <w:t xml:space="preserve"> section provide the following information:</w:t>
      </w:r>
    </w:p>
    <w:p w14:paraId="22B9CCDB" w14:textId="44D307FE" w:rsidR="0051170E" w:rsidRDefault="0051170E" w:rsidP="0051170E">
      <w:pPr>
        <w:pStyle w:val="ListParagraph"/>
        <w:numPr>
          <w:ilvl w:val="0"/>
          <w:numId w:val="22"/>
        </w:numPr>
      </w:pPr>
      <w:r w:rsidRPr="00D70390">
        <w:rPr>
          <w:b/>
          <w:bCs/>
        </w:rPr>
        <w:t>Name</w:t>
      </w:r>
      <w:r>
        <w:t xml:space="preserve">: A unique name is required. For this </w:t>
      </w:r>
      <w:r w:rsidR="00D70390">
        <w:t>quick start</w:t>
      </w:r>
      <w:r>
        <w:t xml:space="preserve"> we use Contoso-vault</w:t>
      </w:r>
    </w:p>
    <w:p w14:paraId="4CF4B50A" w14:textId="6EE66646" w:rsidR="0051170E" w:rsidRDefault="0051170E" w:rsidP="0051170E">
      <w:pPr>
        <w:pStyle w:val="ListParagraph"/>
        <w:numPr>
          <w:ilvl w:val="0"/>
          <w:numId w:val="22"/>
        </w:numPr>
      </w:pPr>
      <w:r w:rsidRPr="00D70390">
        <w:rPr>
          <w:b/>
          <w:bCs/>
        </w:rPr>
        <w:t>Subscription</w:t>
      </w:r>
      <w:r>
        <w:t>: Choose a subscription</w:t>
      </w:r>
    </w:p>
    <w:p w14:paraId="62D22569" w14:textId="17EE84D1" w:rsidR="0051170E" w:rsidRDefault="0051170E" w:rsidP="0051170E">
      <w:pPr>
        <w:pStyle w:val="ListParagraph"/>
        <w:numPr>
          <w:ilvl w:val="0"/>
          <w:numId w:val="22"/>
        </w:numPr>
      </w:pPr>
      <w:r>
        <w:t xml:space="preserve">Under </w:t>
      </w:r>
      <w:r w:rsidRPr="00D70390">
        <w:rPr>
          <w:b/>
          <w:bCs/>
        </w:rPr>
        <w:t>Resource Group</w:t>
      </w:r>
      <w:r>
        <w:t xml:space="preserve"> choose Create new and enter a resource group name</w:t>
      </w:r>
    </w:p>
    <w:p w14:paraId="32F212C0" w14:textId="346A034B" w:rsidR="0051170E" w:rsidRDefault="0051170E" w:rsidP="0051170E">
      <w:pPr>
        <w:pStyle w:val="ListParagraph"/>
        <w:numPr>
          <w:ilvl w:val="0"/>
          <w:numId w:val="22"/>
        </w:numPr>
      </w:pPr>
      <w:r>
        <w:t xml:space="preserve">In the </w:t>
      </w:r>
      <w:r w:rsidRPr="00D70390">
        <w:rPr>
          <w:b/>
          <w:bCs/>
        </w:rPr>
        <w:t>Location</w:t>
      </w:r>
      <w:r>
        <w:t xml:space="preserve"> pull-down menu, choose a location</w:t>
      </w:r>
    </w:p>
    <w:p w14:paraId="558B3CE7" w14:textId="620D2504" w:rsidR="0051170E" w:rsidRDefault="0051170E" w:rsidP="0051170E">
      <w:pPr>
        <w:pStyle w:val="ListParagraph"/>
        <w:numPr>
          <w:ilvl w:val="0"/>
          <w:numId w:val="22"/>
        </w:numPr>
      </w:pPr>
      <w:r>
        <w:t xml:space="preserve">Leave </w:t>
      </w:r>
      <w:r w:rsidR="00D70390">
        <w:t xml:space="preserve">rest of </w:t>
      </w:r>
      <w:r>
        <w:t>options to their defaults</w:t>
      </w:r>
      <w:r w:rsidR="00D70390">
        <w:t xml:space="preserve"> and click </w:t>
      </w:r>
      <w:r w:rsidR="00D70390">
        <w:rPr>
          <w:b/>
          <w:bCs/>
        </w:rPr>
        <w:t xml:space="preserve">Create </w:t>
      </w:r>
      <w:r w:rsidR="00D70390">
        <w:t>button</w:t>
      </w:r>
    </w:p>
    <w:p w14:paraId="43A2D8F3" w14:textId="13E36A8F" w:rsidR="00D70390" w:rsidRDefault="00D70390" w:rsidP="00D70390">
      <w:pPr>
        <w:ind w:left="1440"/>
      </w:pPr>
      <w:r>
        <w:rPr>
          <w:noProof/>
        </w:rPr>
        <w:drawing>
          <wp:inline distT="0" distB="0" distL="0" distR="0" wp14:anchorId="167BAE71" wp14:editId="21DFEB43">
            <wp:extent cx="2562244" cy="26336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2244" cy="2633682"/>
                    </a:xfrm>
                    <a:prstGeom prst="rect">
                      <a:avLst/>
                    </a:prstGeom>
                  </pic:spPr>
                </pic:pic>
              </a:graphicData>
            </a:graphic>
          </wp:inline>
        </w:drawing>
      </w:r>
    </w:p>
    <w:p w14:paraId="44C88C51" w14:textId="626162D7" w:rsidR="00D70390" w:rsidRDefault="00D70390" w:rsidP="0051170E">
      <w:pPr>
        <w:pStyle w:val="ListParagraph"/>
        <w:numPr>
          <w:ilvl w:val="0"/>
          <w:numId w:val="21"/>
        </w:numPr>
      </w:pPr>
      <w:r>
        <w:t xml:space="preserve">After deployment of the key vault has completed navigate to it. </w:t>
      </w:r>
    </w:p>
    <w:p w14:paraId="2C20A7AC" w14:textId="4D19B888" w:rsidR="00D70390" w:rsidRDefault="00D70390" w:rsidP="00D70390">
      <w:pPr>
        <w:pStyle w:val="ListParagraph"/>
        <w:ind w:left="1440"/>
      </w:pPr>
      <w:r>
        <w:rPr>
          <w:noProof/>
        </w:rPr>
        <w:drawing>
          <wp:inline distT="0" distB="0" distL="0" distR="0" wp14:anchorId="44A816AE" wp14:editId="7F7AF576">
            <wp:extent cx="4424395" cy="11477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4395" cy="1147771"/>
                    </a:xfrm>
                    <a:prstGeom prst="rect">
                      <a:avLst/>
                    </a:prstGeom>
                  </pic:spPr>
                </pic:pic>
              </a:graphicData>
            </a:graphic>
          </wp:inline>
        </w:drawing>
      </w:r>
    </w:p>
    <w:p w14:paraId="6EC91EDB" w14:textId="202DE041" w:rsidR="00D70390" w:rsidRDefault="00D70390" w:rsidP="00D70390">
      <w:pPr>
        <w:pStyle w:val="ListParagraph"/>
        <w:ind w:left="1440"/>
      </w:pPr>
      <w:r>
        <w:rPr>
          <w:noProof/>
        </w:rPr>
        <w:lastRenderedPageBreak/>
        <w:drawing>
          <wp:inline distT="0" distB="0" distL="0" distR="0" wp14:anchorId="1B00EB04" wp14:editId="6C43D16A">
            <wp:extent cx="4472461" cy="1841601"/>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72461" cy="1841601"/>
                    </a:xfrm>
                    <a:prstGeom prst="rect">
                      <a:avLst/>
                    </a:prstGeom>
                  </pic:spPr>
                </pic:pic>
              </a:graphicData>
            </a:graphic>
          </wp:inline>
        </w:drawing>
      </w:r>
    </w:p>
    <w:p w14:paraId="36EA1A6A" w14:textId="64F97E2C" w:rsidR="0051170E" w:rsidRDefault="00D70390" w:rsidP="00D70390">
      <w:pPr>
        <w:pStyle w:val="ListParagraph"/>
        <w:numPr>
          <w:ilvl w:val="0"/>
          <w:numId w:val="21"/>
        </w:numPr>
      </w:pPr>
      <w:r>
        <w:t xml:space="preserve">We are going to </w:t>
      </w:r>
      <w:r w:rsidR="0051170E" w:rsidRPr="0051170E">
        <w:t xml:space="preserve">a password that could be used by </w:t>
      </w:r>
      <w:r>
        <w:t xml:space="preserve">the scaling script. </w:t>
      </w:r>
      <w:r w:rsidR="0051170E" w:rsidRPr="0051170E">
        <w:t xml:space="preserve">The password is called </w:t>
      </w:r>
      <w:commentRangeStart w:id="31"/>
      <w:r w:rsidR="00904A7A">
        <w:t>WVD Tenant Admin name or WVD service Principal GUID</w:t>
      </w:r>
      <w:r w:rsidR="0051170E" w:rsidRPr="0051170E">
        <w:t xml:space="preserve"> </w:t>
      </w:r>
      <w:commentRangeEnd w:id="31"/>
      <w:r>
        <w:rPr>
          <w:rStyle w:val="CommentReference"/>
        </w:rPr>
        <w:commentReference w:id="31"/>
      </w:r>
      <w:r w:rsidR="0051170E" w:rsidRPr="0051170E">
        <w:t xml:space="preserve">and we store the value of </w:t>
      </w:r>
      <w:r w:rsidR="00904A7A">
        <w:t xml:space="preserve">Password </w:t>
      </w:r>
      <w:r w:rsidR="0068717A">
        <w:t xml:space="preserve">that is </w:t>
      </w:r>
      <w:r w:rsidR="00904A7A">
        <w:t xml:space="preserve">WVD Tenant Admin </w:t>
      </w:r>
      <w:r w:rsidR="00176495">
        <w:t>password</w:t>
      </w:r>
      <w:r w:rsidR="0068717A">
        <w:t xml:space="preserve"> </w:t>
      </w:r>
      <w:r w:rsidR="00904A7A">
        <w:t>or WVD Service Principal Secret</w:t>
      </w:r>
      <w:r w:rsidR="0051170E" w:rsidRPr="0051170E">
        <w:t xml:space="preserve"> in it.</w:t>
      </w:r>
    </w:p>
    <w:p w14:paraId="69112972" w14:textId="33B6D821" w:rsidR="0047445D" w:rsidRDefault="0047445D" w:rsidP="00D67A1B">
      <w:pPr>
        <w:pStyle w:val="ListParagraph"/>
        <w:numPr>
          <w:ilvl w:val="0"/>
          <w:numId w:val="27"/>
        </w:numPr>
      </w:pPr>
      <w:r>
        <w:t xml:space="preserve">Click on desired key vault. From the </w:t>
      </w:r>
      <w:r>
        <w:rPr>
          <w:b/>
          <w:bCs/>
        </w:rPr>
        <w:t xml:space="preserve">Settings </w:t>
      </w:r>
      <w:r>
        <w:t xml:space="preserve">section select </w:t>
      </w:r>
      <w:r>
        <w:rPr>
          <w:b/>
          <w:bCs/>
        </w:rPr>
        <w:t>Secrets.</w:t>
      </w:r>
    </w:p>
    <w:p w14:paraId="511B383C" w14:textId="4A0EF944" w:rsidR="0047445D" w:rsidRDefault="0047445D" w:rsidP="0047445D">
      <w:pPr>
        <w:pStyle w:val="ListParagraph"/>
        <w:ind w:left="1800"/>
      </w:pPr>
      <w:r>
        <w:rPr>
          <w:noProof/>
        </w:rPr>
        <w:drawing>
          <wp:inline distT="0" distB="0" distL="0" distR="0" wp14:anchorId="3B7D8AC8" wp14:editId="05986317">
            <wp:extent cx="3752877" cy="1971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2877" cy="1971270"/>
                    </a:xfrm>
                    <a:prstGeom prst="rect">
                      <a:avLst/>
                    </a:prstGeom>
                  </pic:spPr>
                </pic:pic>
              </a:graphicData>
            </a:graphic>
          </wp:inline>
        </w:drawing>
      </w:r>
    </w:p>
    <w:p w14:paraId="6081C1E3" w14:textId="51388D87" w:rsidR="0051170E" w:rsidRDefault="0051170E" w:rsidP="00D67A1B">
      <w:pPr>
        <w:pStyle w:val="ListParagraph"/>
        <w:numPr>
          <w:ilvl w:val="0"/>
          <w:numId w:val="27"/>
        </w:numPr>
      </w:pPr>
      <w:r w:rsidRPr="0051170E">
        <w:t xml:space="preserve">Click on </w:t>
      </w:r>
      <w:r w:rsidRPr="0051170E">
        <w:rPr>
          <w:b/>
        </w:rPr>
        <w:t>Generate/Import</w:t>
      </w:r>
      <w:r w:rsidRPr="0051170E">
        <w:t>.</w:t>
      </w:r>
    </w:p>
    <w:p w14:paraId="019A50A9" w14:textId="0C0E076C" w:rsidR="0047445D" w:rsidRPr="0051170E" w:rsidRDefault="0047445D" w:rsidP="0047445D">
      <w:pPr>
        <w:pStyle w:val="ListParagraph"/>
        <w:ind w:left="1800"/>
      </w:pPr>
      <w:r>
        <w:rPr>
          <w:noProof/>
        </w:rPr>
        <w:drawing>
          <wp:inline distT="0" distB="0" distL="0" distR="0" wp14:anchorId="113F756E" wp14:editId="54D8FD12">
            <wp:extent cx="4814923" cy="987159"/>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14923" cy="987159"/>
                    </a:xfrm>
                    <a:prstGeom prst="rect">
                      <a:avLst/>
                    </a:prstGeom>
                  </pic:spPr>
                </pic:pic>
              </a:graphicData>
            </a:graphic>
          </wp:inline>
        </w:drawing>
      </w:r>
    </w:p>
    <w:p w14:paraId="4FD8F25A" w14:textId="750E0350" w:rsidR="0051170E" w:rsidRDefault="0051170E" w:rsidP="00D67A1B">
      <w:pPr>
        <w:pStyle w:val="ListParagraph"/>
        <w:numPr>
          <w:ilvl w:val="0"/>
          <w:numId w:val="27"/>
        </w:numPr>
      </w:pPr>
      <w:r w:rsidRPr="0051170E">
        <w:t xml:space="preserve">On the </w:t>
      </w:r>
      <w:r w:rsidRPr="0051170E">
        <w:rPr>
          <w:b/>
        </w:rPr>
        <w:t>Create a secret</w:t>
      </w:r>
      <w:r w:rsidRPr="0051170E">
        <w:t xml:space="preserve"> screen choose the following values:</w:t>
      </w:r>
    </w:p>
    <w:p w14:paraId="74078FB2" w14:textId="76E85BCF" w:rsidR="0051170E" w:rsidRDefault="0051170E" w:rsidP="00D67A1B">
      <w:pPr>
        <w:pStyle w:val="ListParagraph"/>
        <w:numPr>
          <w:ilvl w:val="0"/>
          <w:numId w:val="29"/>
        </w:numPr>
      </w:pPr>
      <w:r w:rsidRPr="00D67A1B">
        <w:rPr>
          <w:b/>
        </w:rPr>
        <w:t>Upload options</w:t>
      </w:r>
      <w:r>
        <w:t>: Manual</w:t>
      </w:r>
    </w:p>
    <w:p w14:paraId="61208E7B" w14:textId="5E336DC7" w:rsidR="0051170E" w:rsidRDefault="0051170E" w:rsidP="00D67A1B">
      <w:pPr>
        <w:pStyle w:val="ListParagraph"/>
        <w:numPr>
          <w:ilvl w:val="0"/>
          <w:numId w:val="29"/>
        </w:numPr>
      </w:pPr>
      <w:r w:rsidRPr="00D67A1B">
        <w:rPr>
          <w:b/>
        </w:rPr>
        <w:t>Name</w:t>
      </w:r>
      <w:r>
        <w:t>: Provide</w:t>
      </w:r>
      <w:r w:rsidR="00782819">
        <w:t xml:space="preserve"> a value </w:t>
      </w:r>
      <w:r w:rsidR="008428C8">
        <w:t>(</w:t>
      </w:r>
      <w:bookmarkStart w:id="32" w:name="_Hlk10757376"/>
      <w:proofErr w:type="spellStart"/>
      <w:r>
        <w:t>WVDTenantAdmin</w:t>
      </w:r>
      <w:bookmarkEnd w:id="32"/>
      <w:proofErr w:type="spellEnd"/>
      <w:r w:rsidR="008428C8">
        <w:t>)</w:t>
      </w:r>
    </w:p>
    <w:p w14:paraId="3906F766" w14:textId="00D7EE94" w:rsidR="0051170E" w:rsidRDefault="0051170E" w:rsidP="00D67A1B">
      <w:pPr>
        <w:pStyle w:val="ListParagraph"/>
        <w:numPr>
          <w:ilvl w:val="0"/>
          <w:numId w:val="29"/>
        </w:numPr>
      </w:pPr>
      <w:r w:rsidRPr="00D67A1B">
        <w:rPr>
          <w:b/>
        </w:rPr>
        <w:t>Value</w:t>
      </w:r>
      <w:r>
        <w:t xml:space="preserve">: Provide </w:t>
      </w:r>
      <w:r w:rsidR="00782819">
        <w:t>p</w:t>
      </w:r>
      <w:r>
        <w:t xml:space="preserve">assword of WVD Tenant Admin or </w:t>
      </w:r>
      <w:r w:rsidR="00904A7A">
        <w:t xml:space="preserve">WVD </w:t>
      </w:r>
      <w:r>
        <w:t>Service Principal Secret</w:t>
      </w:r>
      <w:r w:rsidR="00782819">
        <w:t xml:space="preserve"> (as configured in Azure AD)</w:t>
      </w:r>
    </w:p>
    <w:p w14:paraId="35A21D7B" w14:textId="76075CF5" w:rsidR="0051170E" w:rsidRDefault="0051170E" w:rsidP="00D67A1B">
      <w:pPr>
        <w:pStyle w:val="ListParagraph"/>
        <w:numPr>
          <w:ilvl w:val="0"/>
          <w:numId w:val="29"/>
        </w:numPr>
      </w:pPr>
      <w:r>
        <w:t xml:space="preserve">Leave the other values to their defaults. Click </w:t>
      </w:r>
      <w:r w:rsidRPr="00D67A1B">
        <w:rPr>
          <w:b/>
        </w:rPr>
        <w:t>Create</w:t>
      </w:r>
    </w:p>
    <w:p w14:paraId="5281F9BC" w14:textId="6408079C" w:rsidR="0047445D" w:rsidRDefault="0047445D" w:rsidP="0047445D">
      <w:pPr>
        <w:ind w:left="2160"/>
      </w:pPr>
      <w:r>
        <w:rPr>
          <w:noProof/>
        </w:rPr>
        <w:lastRenderedPageBreak/>
        <w:drawing>
          <wp:inline distT="0" distB="0" distL="0" distR="0" wp14:anchorId="2318E8BB" wp14:editId="0DA5077B">
            <wp:extent cx="3438550" cy="226220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550" cy="2262204"/>
                    </a:xfrm>
                    <a:prstGeom prst="rect">
                      <a:avLst/>
                    </a:prstGeom>
                  </pic:spPr>
                </pic:pic>
              </a:graphicData>
            </a:graphic>
          </wp:inline>
        </w:drawing>
      </w:r>
    </w:p>
    <w:p w14:paraId="5C351994" w14:textId="75C4A842" w:rsidR="00AA2C01" w:rsidRDefault="00AA2C01" w:rsidP="59EE332B">
      <w:pPr>
        <w:pStyle w:val="ListParagraph"/>
        <w:numPr>
          <w:ilvl w:val="0"/>
          <w:numId w:val="27"/>
        </w:numPr>
      </w:pPr>
      <w:r>
        <w:t>Once that you receive the message that the secret has been successfully created.</w:t>
      </w:r>
    </w:p>
    <w:p w14:paraId="31358B1D" w14:textId="120E8C14" w:rsidR="00A565CC" w:rsidRDefault="00A565CC" w:rsidP="00A565CC">
      <w:pPr>
        <w:ind w:left="1440"/>
      </w:pPr>
      <w:r>
        <w:rPr>
          <w:noProof/>
        </w:rPr>
        <w:drawing>
          <wp:inline distT="0" distB="0" distL="0" distR="0" wp14:anchorId="532093C3" wp14:editId="2F292F77">
            <wp:extent cx="4177892" cy="15240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77892" cy="1524011"/>
                    </a:xfrm>
                    <a:prstGeom prst="rect">
                      <a:avLst/>
                    </a:prstGeom>
                  </pic:spPr>
                </pic:pic>
              </a:graphicData>
            </a:graphic>
          </wp:inline>
        </w:drawing>
      </w:r>
    </w:p>
    <w:p w14:paraId="4C67537A" w14:textId="5A0EC49E" w:rsidR="00591A98" w:rsidRDefault="00591A98" w:rsidP="00420231"/>
    <w:p w14:paraId="009E2B2D" w14:textId="0AB5F886" w:rsidR="004168CA" w:rsidRDefault="4F65E538" w:rsidP="00957154">
      <w:pPr>
        <w:pStyle w:val="ListParagraph"/>
        <w:numPr>
          <w:ilvl w:val="0"/>
          <w:numId w:val="27"/>
        </w:numPr>
      </w:pPr>
      <w:r>
        <w:t xml:space="preserve">Once secret is created, you should provide Key Vault Access policies to service principal of </w:t>
      </w:r>
      <w:r w:rsidR="00CD65AF" w:rsidRPr="00CD65AF">
        <w:rPr>
          <w:b/>
        </w:rPr>
        <w:t>scaler</w:t>
      </w:r>
      <w:r w:rsidRPr="00CD65AF">
        <w:rPr>
          <w:b/>
        </w:rPr>
        <w:t xml:space="preserve"> VM</w:t>
      </w:r>
      <w:r>
        <w:t xml:space="preserve"> as below.</w:t>
      </w:r>
    </w:p>
    <w:p w14:paraId="4BCAC4D5" w14:textId="677DB28E" w:rsidR="77D636DB" w:rsidRDefault="77D636DB" w:rsidP="0069084F">
      <w:pPr>
        <w:pStyle w:val="ListParagraph"/>
        <w:numPr>
          <w:ilvl w:val="0"/>
          <w:numId w:val="27"/>
        </w:numPr>
      </w:pPr>
      <w:r>
        <w:t xml:space="preserve">Select </w:t>
      </w:r>
      <w:r w:rsidRPr="00CD65AF">
        <w:rPr>
          <w:b/>
        </w:rPr>
        <w:t>Access policies</w:t>
      </w:r>
      <w:r>
        <w:t xml:space="preserve"> and click on </w:t>
      </w:r>
      <w:r w:rsidRPr="00CD65AF">
        <w:rPr>
          <w:b/>
        </w:rPr>
        <w:t>Add new</w:t>
      </w:r>
      <w:r>
        <w:t xml:space="preserve"> button then redirect to </w:t>
      </w:r>
      <w:r w:rsidRPr="00CD65AF">
        <w:rPr>
          <w:b/>
        </w:rPr>
        <w:t xml:space="preserve">Add </w:t>
      </w:r>
      <w:r w:rsidR="00957154">
        <w:rPr>
          <w:b/>
        </w:rPr>
        <w:t>a</w:t>
      </w:r>
      <w:r w:rsidRPr="00CD65AF">
        <w:rPr>
          <w:b/>
        </w:rPr>
        <w:t xml:space="preserve">ccess </w:t>
      </w:r>
      <w:r w:rsidR="00957154">
        <w:rPr>
          <w:b/>
        </w:rPr>
        <w:t>p</w:t>
      </w:r>
      <w:r w:rsidRPr="00CD65AF">
        <w:rPr>
          <w:b/>
        </w:rPr>
        <w:t>olicy</w:t>
      </w:r>
      <w:r>
        <w:t xml:space="preserve"> tab.</w:t>
      </w:r>
    </w:p>
    <w:p w14:paraId="42AC6E2D" w14:textId="6C0B9D95" w:rsidR="00957154" w:rsidRDefault="00957154" w:rsidP="00D4585C">
      <w:pPr>
        <w:pStyle w:val="ListParagraph"/>
        <w:ind w:left="1440"/>
      </w:pPr>
      <w:r>
        <w:rPr>
          <w:noProof/>
        </w:rPr>
        <w:drawing>
          <wp:inline distT="0" distB="0" distL="0" distR="0" wp14:anchorId="14A94E93" wp14:editId="3A56A672">
            <wp:extent cx="4800998" cy="2188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georgi\AppData\Local\Temp\SNAGHTML394d74d.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800998" cy="2188210"/>
                    </a:xfrm>
                    <a:prstGeom prst="rect">
                      <a:avLst/>
                    </a:prstGeom>
                    <a:noFill/>
                    <a:ln>
                      <a:noFill/>
                    </a:ln>
                  </pic:spPr>
                </pic:pic>
              </a:graphicData>
            </a:graphic>
          </wp:inline>
        </w:drawing>
      </w:r>
    </w:p>
    <w:p w14:paraId="645E5C70" w14:textId="71DC1CC2" w:rsidR="00957154" w:rsidRPr="00012570" w:rsidRDefault="00E2605A" w:rsidP="00957154">
      <w:pPr>
        <w:pStyle w:val="ListParagraph"/>
        <w:numPr>
          <w:ilvl w:val="0"/>
          <w:numId w:val="27"/>
        </w:numPr>
      </w:pPr>
      <w:r>
        <w:t xml:space="preserve">In </w:t>
      </w:r>
      <w:r w:rsidRPr="00E2605A">
        <w:rPr>
          <w:b/>
        </w:rPr>
        <w:t>Add access policy</w:t>
      </w:r>
      <w:r>
        <w:t xml:space="preserve"> tab </w:t>
      </w:r>
      <w:r w:rsidR="00DB084E">
        <w:t xml:space="preserve">click on the </w:t>
      </w:r>
      <w:r w:rsidR="00DB084E">
        <w:rPr>
          <w:b/>
        </w:rPr>
        <w:t xml:space="preserve">Select principal </w:t>
      </w:r>
      <w:r w:rsidR="001F020D">
        <w:t xml:space="preserve">and in the </w:t>
      </w:r>
      <w:r w:rsidR="001F020D">
        <w:rPr>
          <w:b/>
        </w:rPr>
        <w:t xml:space="preserve">Select </w:t>
      </w:r>
      <w:r w:rsidR="001F020D">
        <w:t xml:space="preserve">text box enter name of the </w:t>
      </w:r>
      <w:r w:rsidR="001F020D">
        <w:rPr>
          <w:b/>
        </w:rPr>
        <w:t xml:space="preserve">scaler VM. </w:t>
      </w:r>
      <w:r w:rsidR="00012570">
        <w:t xml:space="preserve">Confirm selection by pressing </w:t>
      </w:r>
      <w:r w:rsidR="00012570">
        <w:rPr>
          <w:b/>
        </w:rPr>
        <w:t>Select.</w:t>
      </w:r>
    </w:p>
    <w:p w14:paraId="24482368" w14:textId="7E831A07" w:rsidR="00012570" w:rsidRDefault="00012570" w:rsidP="00012570">
      <w:pPr>
        <w:pStyle w:val="ListParagraph"/>
        <w:ind w:left="1800"/>
      </w:pPr>
    </w:p>
    <w:p w14:paraId="068A892A" w14:textId="0C078F78" w:rsidR="00012570" w:rsidRDefault="00012570" w:rsidP="00D4585C">
      <w:pPr>
        <w:pStyle w:val="ListParagraph"/>
        <w:ind w:left="1440"/>
      </w:pPr>
      <w:r>
        <w:rPr>
          <w:noProof/>
        </w:rPr>
        <w:lastRenderedPageBreak/>
        <w:drawing>
          <wp:inline distT="0" distB="0" distL="0" distR="0" wp14:anchorId="56532C2E" wp14:editId="252A6C06">
            <wp:extent cx="5943600" cy="2630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30805"/>
                    </a:xfrm>
                    <a:prstGeom prst="rect">
                      <a:avLst/>
                    </a:prstGeom>
                  </pic:spPr>
                </pic:pic>
              </a:graphicData>
            </a:graphic>
          </wp:inline>
        </w:drawing>
      </w:r>
    </w:p>
    <w:p w14:paraId="141CF18D" w14:textId="3C558578" w:rsidR="26E63D21" w:rsidRDefault="26E63D21" w:rsidP="00A00AD5">
      <w:pPr>
        <w:pStyle w:val="ListParagraph"/>
        <w:numPr>
          <w:ilvl w:val="0"/>
          <w:numId w:val="27"/>
        </w:numPr>
      </w:pPr>
      <w:r w:rsidRPr="00A00AD5">
        <w:rPr>
          <w:rFonts w:ascii="Calibri" w:eastAsia="Calibri" w:hAnsi="Calibri" w:cs="Calibri"/>
        </w:rPr>
        <w:t xml:space="preserve">From </w:t>
      </w:r>
      <w:r w:rsidRPr="00A00AD5">
        <w:rPr>
          <w:rFonts w:ascii="Calibri" w:eastAsia="Calibri" w:hAnsi="Calibri" w:cs="Calibri"/>
          <w:b/>
        </w:rPr>
        <w:t>Secret permission</w:t>
      </w:r>
      <w:r w:rsidRPr="00A00AD5">
        <w:rPr>
          <w:rFonts w:ascii="Calibri" w:eastAsia="Calibri" w:hAnsi="Calibri" w:cs="Calibri"/>
        </w:rPr>
        <w:t xml:space="preserve"> select “Get” permission then click on </w:t>
      </w:r>
      <w:r w:rsidRPr="006B5CE5">
        <w:rPr>
          <w:rFonts w:ascii="Calibri" w:eastAsia="Calibri" w:hAnsi="Calibri" w:cs="Calibri"/>
          <w:b/>
        </w:rPr>
        <w:t>OK</w:t>
      </w:r>
      <w:r w:rsidRPr="00A00AD5">
        <w:rPr>
          <w:rFonts w:ascii="Calibri" w:eastAsia="Calibri" w:hAnsi="Calibri" w:cs="Calibri"/>
        </w:rPr>
        <w:t xml:space="preserve"> button.</w:t>
      </w:r>
    </w:p>
    <w:p w14:paraId="3B61829C" w14:textId="7C2F54D8" w:rsidR="26E63D21" w:rsidRDefault="00D4585C" w:rsidP="00D4585C">
      <w:pPr>
        <w:ind w:left="1440"/>
      </w:pPr>
      <w:r>
        <w:rPr>
          <w:noProof/>
        </w:rPr>
        <w:drawing>
          <wp:inline distT="0" distB="0" distL="0" distR="0" wp14:anchorId="3ED6CA05" wp14:editId="305A6920">
            <wp:extent cx="5943600" cy="50590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59045"/>
                    </a:xfrm>
                    <a:prstGeom prst="rect">
                      <a:avLst/>
                    </a:prstGeom>
                  </pic:spPr>
                </pic:pic>
              </a:graphicData>
            </a:graphic>
          </wp:inline>
        </w:drawing>
      </w:r>
    </w:p>
    <w:p w14:paraId="453DFC77" w14:textId="48CFE15D" w:rsidR="001E7826" w:rsidRDefault="00F3264D" w:rsidP="001E7826">
      <w:pPr>
        <w:pStyle w:val="ListParagraph"/>
        <w:numPr>
          <w:ilvl w:val="0"/>
          <w:numId w:val="27"/>
        </w:numPr>
      </w:pPr>
      <w:r>
        <w:lastRenderedPageBreak/>
        <w:t xml:space="preserve">Click </w:t>
      </w:r>
      <w:r>
        <w:rPr>
          <w:b/>
        </w:rPr>
        <w:t xml:space="preserve">Save </w:t>
      </w:r>
      <w:r>
        <w:t>to confirm all changes.</w:t>
      </w:r>
    </w:p>
    <w:p w14:paraId="6A059036" w14:textId="5E202278" w:rsidR="00A67F6A" w:rsidRDefault="00A67F6A" w:rsidP="00A67F6A">
      <w:pPr>
        <w:ind w:left="1440"/>
      </w:pPr>
      <w:r>
        <w:rPr>
          <w:noProof/>
        </w:rPr>
        <w:drawing>
          <wp:inline distT="0" distB="0" distL="0" distR="0" wp14:anchorId="76360C80" wp14:editId="6E917F62">
            <wp:extent cx="3275404" cy="110553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75404" cy="1105535"/>
                    </a:xfrm>
                    <a:prstGeom prst="rect">
                      <a:avLst/>
                    </a:prstGeom>
                  </pic:spPr>
                </pic:pic>
              </a:graphicData>
            </a:graphic>
          </wp:inline>
        </w:drawing>
      </w:r>
    </w:p>
    <w:p w14:paraId="75F0F61A" w14:textId="70F737EE" w:rsidR="003359F3" w:rsidRDefault="1AD0C15E" w:rsidP="004D1336">
      <w:pPr>
        <w:pStyle w:val="ListParagraph"/>
        <w:numPr>
          <w:ilvl w:val="0"/>
          <w:numId w:val="8"/>
        </w:numPr>
      </w:pPr>
      <w:r>
        <w:t xml:space="preserve">If you want </w:t>
      </w:r>
      <w:r w:rsidR="540F3320">
        <w:t xml:space="preserve">to keep some </w:t>
      </w:r>
      <w:r w:rsidR="105A87E3">
        <w:t>host server</w:t>
      </w:r>
      <w:r w:rsidR="540F3320">
        <w:t>s</w:t>
      </w:r>
      <w:r w:rsidR="105A87E3">
        <w:t xml:space="preserve"> in maintenance, then select </w:t>
      </w:r>
      <w:r w:rsidR="589C2DB3">
        <w:t>those</w:t>
      </w:r>
      <w:r w:rsidR="105A87E3">
        <w:t xml:space="preserve"> host server</w:t>
      </w:r>
      <w:r w:rsidR="540F3320">
        <w:t>s</w:t>
      </w:r>
      <w:r w:rsidR="105A87E3">
        <w:t xml:space="preserve"> in Azure Resource Manager Portal and add the tag with</w:t>
      </w:r>
      <w:r w:rsidR="6533DCA1">
        <w:t xml:space="preserve"> any</w:t>
      </w:r>
      <w:r w:rsidR="105A87E3">
        <w:t xml:space="preserve"> name</w:t>
      </w:r>
      <w:r w:rsidR="6533DCA1">
        <w:t xml:space="preserve">, use </w:t>
      </w:r>
      <w:r w:rsidR="105A87E3">
        <w:t>th</w:t>
      </w:r>
      <w:r w:rsidR="6533DCA1">
        <w:t>i</w:t>
      </w:r>
      <w:r w:rsidR="105A87E3">
        <w:t>s name</w:t>
      </w:r>
      <w:r w:rsidR="6533DCA1">
        <w:t xml:space="preserve"> as value in</w:t>
      </w:r>
      <w:r w:rsidR="105A87E3">
        <w:t xml:space="preserve"> “</w:t>
      </w:r>
      <w:proofErr w:type="spellStart"/>
      <w:r w:rsidR="105A87E3" w:rsidRPr="7DD426E0">
        <w:rPr>
          <w:b/>
          <w:bCs/>
        </w:rPr>
        <w:t>maintenanceTagName</w:t>
      </w:r>
      <w:proofErr w:type="spellEnd"/>
      <w:r w:rsidR="105A87E3">
        <w:t xml:space="preserve">” parameter </w:t>
      </w:r>
      <w:r w:rsidR="6533DCA1">
        <w:t xml:space="preserve">available </w:t>
      </w:r>
      <w:r w:rsidR="105A87E3">
        <w:t xml:space="preserve">in </w:t>
      </w:r>
      <w:r w:rsidR="1B6823CD" w:rsidRPr="7DD426E0">
        <w:rPr>
          <w:b/>
          <w:bCs/>
        </w:rPr>
        <w:t>C</w:t>
      </w:r>
      <w:r w:rsidR="105A87E3" w:rsidRPr="7DD426E0">
        <w:rPr>
          <w:b/>
          <w:bCs/>
        </w:rPr>
        <w:t>onfig-</w:t>
      </w:r>
      <w:proofErr w:type="spellStart"/>
      <w:r w:rsidR="1B6823CD" w:rsidRPr="7DD426E0">
        <w:rPr>
          <w:b/>
          <w:bCs/>
        </w:rPr>
        <w:t>MSI</w:t>
      </w:r>
      <w:r w:rsidR="105A87E3" w:rsidRPr="7DD426E0">
        <w:rPr>
          <w:b/>
          <w:bCs/>
        </w:rPr>
        <w:t>.json</w:t>
      </w:r>
      <w:proofErr w:type="spellEnd"/>
      <w:r w:rsidR="6533DCA1">
        <w:t xml:space="preserve"> or </w:t>
      </w:r>
      <w:proofErr w:type="spellStart"/>
      <w:r w:rsidR="1B6823CD" w:rsidRPr="7DD426E0">
        <w:rPr>
          <w:b/>
          <w:bCs/>
        </w:rPr>
        <w:t>C</w:t>
      </w:r>
      <w:r w:rsidR="105A87E3" w:rsidRPr="7DD426E0">
        <w:rPr>
          <w:b/>
          <w:bCs/>
        </w:rPr>
        <w:t>onfig.json</w:t>
      </w:r>
      <w:proofErr w:type="spellEnd"/>
      <w:r w:rsidR="105A87E3">
        <w:t xml:space="preserve"> file. </w:t>
      </w:r>
      <w:r w:rsidR="17A1AB7D">
        <w:t xml:space="preserve">Scaling script </w:t>
      </w:r>
      <w:r w:rsidR="5359E26C">
        <w:t xml:space="preserve">will </w:t>
      </w:r>
      <w:r w:rsidR="17A1AB7D">
        <w:t xml:space="preserve">check for the presence of </w:t>
      </w:r>
      <w:r w:rsidR="5359E26C">
        <w:t xml:space="preserve">this </w:t>
      </w:r>
      <w:r w:rsidR="1812F006" w:rsidRPr="7DD426E0">
        <w:rPr>
          <w:b/>
          <w:bCs/>
        </w:rPr>
        <w:t>“</w:t>
      </w:r>
      <w:proofErr w:type="spellStart"/>
      <w:r w:rsidR="1812F006" w:rsidRPr="7DD426E0">
        <w:rPr>
          <w:b/>
          <w:bCs/>
        </w:rPr>
        <w:t>maintenanceTagName</w:t>
      </w:r>
      <w:proofErr w:type="spellEnd"/>
      <w:r w:rsidR="1812F006" w:rsidRPr="7DD426E0">
        <w:rPr>
          <w:b/>
          <w:bCs/>
        </w:rPr>
        <w:t>”</w:t>
      </w:r>
      <w:r w:rsidR="12D130C7">
        <w:t xml:space="preserve"> value with respective to the given tag name in portal,</w:t>
      </w:r>
      <w:r w:rsidR="540F3320">
        <w:t xml:space="preserve"> then those host servers (VMs) is not taken in consideration for any calculations</w:t>
      </w:r>
      <w:r w:rsidR="64FFA25F">
        <w:t xml:space="preserve"> or</w:t>
      </w:r>
      <w:r w:rsidR="540F3320">
        <w:t xml:space="preserve"> metrics.</w:t>
      </w:r>
    </w:p>
    <w:p w14:paraId="0E5CD718" w14:textId="77777777" w:rsidR="00155F95" w:rsidRDefault="00155F95" w:rsidP="00155F95">
      <w:pPr>
        <w:pStyle w:val="ListParagraph"/>
      </w:pPr>
    </w:p>
    <w:p w14:paraId="75D51874" w14:textId="1B3DEF79" w:rsidR="00043AC9" w:rsidRDefault="00043AC9" w:rsidP="00043AC9">
      <w:pPr>
        <w:pStyle w:val="ListParagraph"/>
      </w:pPr>
      <w:r>
        <w:t xml:space="preserve">For example: </w:t>
      </w:r>
    </w:p>
    <w:p w14:paraId="59FF3790" w14:textId="17FFBE56" w:rsidR="1EE56C89" w:rsidRDefault="1EE56C89" w:rsidP="7DD426E0">
      <w:pPr>
        <w:ind w:left="720"/>
      </w:pPr>
      <w:r>
        <w:rPr>
          <w:noProof/>
        </w:rPr>
        <w:drawing>
          <wp:inline distT="0" distB="0" distL="0" distR="0" wp14:anchorId="33957F8F" wp14:editId="27C6FC86">
            <wp:extent cx="4991100" cy="1697639"/>
            <wp:effectExtent l="0" t="0" r="0" b="0"/>
            <wp:docPr id="198575932" name="Picture 19857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91100" cy="1697639"/>
                    </a:xfrm>
                    <a:prstGeom prst="rect">
                      <a:avLst/>
                    </a:prstGeom>
                  </pic:spPr>
                </pic:pic>
              </a:graphicData>
            </a:graphic>
          </wp:inline>
        </w:drawing>
      </w:r>
    </w:p>
    <w:p w14:paraId="0BAE82B1" w14:textId="5D3C1366" w:rsidR="00580388" w:rsidRDefault="00580388" w:rsidP="00242E19">
      <w:pPr>
        <w:pStyle w:val="ListParagraph"/>
        <w:numPr>
          <w:ilvl w:val="0"/>
          <w:numId w:val="36"/>
        </w:numPr>
        <w:spacing w:after="0"/>
      </w:pPr>
      <w:r>
        <w:t>Select VM (host server)</w:t>
      </w:r>
      <w:r w:rsidR="00C577FE">
        <w:t xml:space="preserve"> which you want to keep in maintenance</w:t>
      </w:r>
      <w:r>
        <w:t xml:space="preserve"> </w:t>
      </w:r>
      <w:r w:rsidR="00C577FE">
        <w:t>from</w:t>
      </w:r>
      <w:r>
        <w:t xml:space="preserve"> Azure Portal.</w:t>
      </w:r>
    </w:p>
    <w:p w14:paraId="6A002413" w14:textId="0C96806E" w:rsidR="00580388" w:rsidRDefault="00580388" w:rsidP="00242E19">
      <w:pPr>
        <w:pStyle w:val="ListParagraph"/>
        <w:numPr>
          <w:ilvl w:val="0"/>
          <w:numId w:val="36"/>
        </w:numPr>
        <w:spacing w:after="0"/>
      </w:pPr>
      <w:r>
        <w:t xml:space="preserve">Click on </w:t>
      </w:r>
      <w:r w:rsidRPr="00E33DD1">
        <w:rPr>
          <w:b/>
          <w:bCs/>
        </w:rPr>
        <w:t>Tags</w:t>
      </w:r>
    </w:p>
    <w:p w14:paraId="21D24547" w14:textId="0C2D2820" w:rsidR="00580388" w:rsidRDefault="00580388" w:rsidP="00242E19">
      <w:pPr>
        <w:pStyle w:val="ListParagraph"/>
        <w:numPr>
          <w:ilvl w:val="0"/>
          <w:numId w:val="36"/>
        </w:numPr>
        <w:spacing w:after="0"/>
      </w:pPr>
      <w:r>
        <w:t xml:space="preserve">Provide </w:t>
      </w:r>
      <w:r w:rsidR="00C33848">
        <w:t xml:space="preserve">the </w:t>
      </w:r>
      <w:r w:rsidRPr="00242E19">
        <w:rPr>
          <w:b/>
        </w:rPr>
        <w:t>name</w:t>
      </w:r>
      <w:r>
        <w:t xml:space="preserve"> </w:t>
      </w:r>
      <w:r w:rsidR="00C33848">
        <w:t xml:space="preserve">field for </w:t>
      </w:r>
      <w:r>
        <w:t>the tag</w:t>
      </w:r>
      <w:r w:rsidR="00817962">
        <w:t xml:space="preserve">, </w:t>
      </w:r>
      <w:r w:rsidR="00817962" w:rsidRPr="00242E19">
        <w:rPr>
          <w:b/>
        </w:rPr>
        <w:t>value</w:t>
      </w:r>
      <w:r w:rsidR="00C33848" w:rsidRPr="00242E19">
        <w:rPr>
          <w:b/>
        </w:rPr>
        <w:t xml:space="preserve"> </w:t>
      </w:r>
      <w:r w:rsidR="00C33848">
        <w:t>field</w:t>
      </w:r>
      <w:r w:rsidR="00817962">
        <w:t xml:space="preserve"> is not mandatory.</w:t>
      </w:r>
    </w:p>
    <w:p w14:paraId="034CA727" w14:textId="275F8343" w:rsidR="00580388" w:rsidRDefault="00580388" w:rsidP="00242E19">
      <w:pPr>
        <w:pStyle w:val="ListParagraph"/>
        <w:numPr>
          <w:ilvl w:val="0"/>
          <w:numId w:val="36"/>
        </w:numPr>
        <w:spacing w:after="0"/>
      </w:pPr>
      <w:r>
        <w:t>Click on Save button.</w:t>
      </w:r>
    </w:p>
    <w:p w14:paraId="3841B1EF" w14:textId="77777777" w:rsidR="00B261C1" w:rsidRDefault="00B261C1" w:rsidP="00B261C1">
      <w:pPr>
        <w:spacing w:after="0"/>
        <w:ind w:left="720"/>
      </w:pPr>
    </w:p>
    <w:p w14:paraId="0339D74B" w14:textId="17A286AB" w:rsidR="009308CB" w:rsidRDefault="00C75B10" w:rsidP="0008443B">
      <w:pPr>
        <w:ind w:left="720"/>
      </w:pPr>
      <w:r w:rsidRPr="00EA3275">
        <w:rPr>
          <w:b/>
        </w:rPr>
        <w:t>Note</w:t>
      </w:r>
      <w:r>
        <w:t xml:space="preserve">: The name given in (Step 3) should be used in the </w:t>
      </w:r>
      <w:r w:rsidR="00155F95">
        <w:rPr>
          <w:b/>
        </w:rPr>
        <w:t>C</w:t>
      </w:r>
      <w:r w:rsidRPr="00C75B10">
        <w:rPr>
          <w:b/>
        </w:rPr>
        <w:t>onfig-</w:t>
      </w:r>
      <w:proofErr w:type="spellStart"/>
      <w:r w:rsidR="00155F95">
        <w:rPr>
          <w:b/>
        </w:rPr>
        <w:t>MSI</w:t>
      </w:r>
      <w:r w:rsidRPr="00C75B10">
        <w:rPr>
          <w:b/>
        </w:rPr>
        <w:t>.json</w:t>
      </w:r>
      <w:proofErr w:type="spellEnd"/>
      <w:r>
        <w:t xml:space="preserve"> or </w:t>
      </w:r>
      <w:proofErr w:type="spellStart"/>
      <w:r w:rsidR="00155F95">
        <w:t>C</w:t>
      </w:r>
      <w:r w:rsidRPr="00C75B10">
        <w:rPr>
          <w:b/>
        </w:rPr>
        <w:t>onfig.json</w:t>
      </w:r>
      <w:proofErr w:type="spellEnd"/>
      <w:r>
        <w:t xml:space="preserve"> file.</w:t>
      </w:r>
    </w:p>
    <w:p w14:paraId="39BDF29F" w14:textId="60AE8D12" w:rsidR="00A565CC" w:rsidRDefault="2D5837DA" w:rsidP="009200CC">
      <w:pPr>
        <w:pStyle w:val="ListParagraph"/>
        <w:numPr>
          <w:ilvl w:val="0"/>
          <w:numId w:val="8"/>
        </w:numPr>
      </w:pPr>
      <w:r>
        <w:t xml:space="preserve">Install </w:t>
      </w:r>
      <w:ins w:id="33" w:author="Stefan Georgiev" w:date="2019-02-05T15:11:00Z">
        <w:r w:rsidR="093915A3" w:rsidRPr="7DD426E0">
          <w:rPr>
            <w:b/>
            <w:bCs/>
          </w:rPr>
          <w:t>Microsoft Azure Resource Manager</w:t>
        </w:r>
        <w:r w:rsidR="093915A3">
          <w:t xml:space="preserve"> PowerShell Module installed on the VM </w:t>
        </w:r>
      </w:ins>
      <w:r>
        <w:t xml:space="preserve">that is going to run </w:t>
      </w:r>
      <w:ins w:id="34" w:author="Stefan Georgiev" w:date="2019-02-05T15:11:00Z">
        <w:r w:rsidR="093915A3">
          <w:t>the scheduled task</w:t>
        </w:r>
      </w:ins>
      <w:del w:id="35" w:author="Stefan Georgiev" w:date="2019-02-05T15:11:00Z">
        <w:r w:rsidR="00A565CC" w:rsidDel="00A565CC">
          <w:delText>Microsoft Azure Resource Manager PowerShell Module installed on the RD Connection Broker server</w:delText>
        </w:r>
      </w:del>
      <w:ins w:id="36" w:author="Clark Nicholson" w:date="2019-01-24T14:28:00Z">
        <w:del w:id="37" w:author="Stefan Georgiev" w:date="2019-02-05T15:11:00Z">
          <w:r w:rsidR="00A565CC" w:rsidDel="00A565CC">
            <w:delText>additional VM specified in prerequisite 3</w:delText>
          </w:r>
        </w:del>
      </w:ins>
      <w:r w:rsidR="08C43AD4">
        <w:t xml:space="preserve">. </w:t>
      </w:r>
    </w:p>
    <w:p w14:paraId="75101993" w14:textId="40D08D73" w:rsidR="00A565CC" w:rsidRDefault="00A565CC" w:rsidP="00A565CC">
      <w:pPr>
        <w:pStyle w:val="ListParagraph"/>
        <w:numPr>
          <w:ilvl w:val="0"/>
          <w:numId w:val="32"/>
        </w:numPr>
      </w:pPr>
      <w:r>
        <w:t>RDP into VM that is going to run the scheduled task</w:t>
      </w:r>
    </w:p>
    <w:p w14:paraId="77E74045" w14:textId="586CC62E" w:rsidR="00A565CC" w:rsidRDefault="00A565CC" w:rsidP="00A565CC">
      <w:pPr>
        <w:pStyle w:val="ListParagraph"/>
        <w:numPr>
          <w:ilvl w:val="0"/>
          <w:numId w:val="32"/>
        </w:numPr>
      </w:pPr>
      <w:r>
        <w:t xml:space="preserve">Open </w:t>
      </w:r>
      <w:r w:rsidRPr="00A565CC">
        <w:rPr>
          <w:b/>
          <w:bCs/>
        </w:rPr>
        <w:t>PowerShell</w:t>
      </w:r>
      <w:r>
        <w:t xml:space="preserve"> </w:t>
      </w:r>
      <w:r w:rsidRPr="00A565CC">
        <w:rPr>
          <w:b/>
          <w:bCs/>
        </w:rPr>
        <w:t>ISE</w:t>
      </w:r>
      <w:r>
        <w:t xml:space="preserve"> as administrator</w:t>
      </w:r>
    </w:p>
    <w:p w14:paraId="21556709" w14:textId="77777777" w:rsidR="00A565CC" w:rsidRDefault="2D5837DA" w:rsidP="00A565CC">
      <w:pPr>
        <w:ind w:left="720"/>
        <w:rPr>
          <w:rStyle w:val="CommentReference"/>
        </w:rPr>
      </w:pPr>
      <w:r w:rsidRPr="00A565CC">
        <w:rPr>
          <w:noProof/>
        </w:rPr>
        <w:lastRenderedPageBreak/>
        <w:t xml:space="preserve"> </w:t>
      </w:r>
      <w:r w:rsidR="00A565CC">
        <w:rPr>
          <w:noProof/>
        </w:rPr>
        <w:drawing>
          <wp:inline distT="0" distB="0" distL="0" distR="0" wp14:anchorId="444BB03F" wp14:editId="26B54033">
            <wp:extent cx="1819288" cy="15859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9288" cy="1585924"/>
                    </a:xfrm>
                    <a:prstGeom prst="rect">
                      <a:avLst/>
                    </a:prstGeom>
                  </pic:spPr>
                </pic:pic>
              </a:graphicData>
            </a:graphic>
          </wp:inline>
        </w:drawing>
      </w:r>
      <w:r>
        <w:rPr>
          <w:rStyle w:val="CommentReference"/>
        </w:rPr>
        <w:t xml:space="preserve"> </w:t>
      </w:r>
    </w:p>
    <w:p w14:paraId="1049E6D2" w14:textId="7A34FF57" w:rsidR="00A565CC" w:rsidRDefault="00A565CC" w:rsidP="00A565CC">
      <w:pPr>
        <w:pStyle w:val="ListParagraph"/>
        <w:numPr>
          <w:ilvl w:val="0"/>
          <w:numId w:val="32"/>
        </w:numPr>
      </w:pPr>
      <w:r>
        <w:t xml:space="preserve">Execute </w:t>
      </w:r>
    </w:p>
    <w:p w14:paraId="243ECE96" w14:textId="4645D185" w:rsidR="00A565CC" w:rsidRPr="00A565CC" w:rsidRDefault="00A565CC" w:rsidP="00A565CC">
      <w:pPr>
        <w:pStyle w:val="ListParagraph"/>
        <w:ind w:left="1440"/>
        <w:rPr>
          <w:rFonts w:ascii="Consolas" w:hAnsi="Consolas"/>
        </w:rPr>
      </w:pPr>
      <w:r w:rsidRPr="00A565CC">
        <w:rPr>
          <w:rFonts w:ascii="Consolas" w:hAnsi="Consolas"/>
        </w:rPr>
        <w:t xml:space="preserve">Install-Module </w:t>
      </w:r>
      <w:proofErr w:type="spellStart"/>
      <w:r w:rsidRPr="00A565CC">
        <w:rPr>
          <w:rFonts w:ascii="Consolas" w:hAnsi="Consolas"/>
        </w:rPr>
        <w:t>Az</w:t>
      </w:r>
      <w:r w:rsidR="009D5AF4">
        <w:rPr>
          <w:rFonts w:ascii="Consolas" w:hAnsi="Consolas"/>
        </w:rPr>
        <w:t>ureRM</w:t>
      </w:r>
      <w:proofErr w:type="spellEnd"/>
    </w:p>
    <w:p w14:paraId="14E660F2" w14:textId="0A50488A" w:rsidR="00A565CC" w:rsidRDefault="00A565CC" w:rsidP="00424E54">
      <w:pPr>
        <w:pStyle w:val="ListParagraph"/>
        <w:ind w:left="1080" w:firstLine="360"/>
        <w:rPr>
          <w:b/>
          <w:bCs/>
        </w:rPr>
      </w:pPr>
      <w:r w:rsidRPr="00A565CC">
        <w:rPr>
          <w:b/>
          <w:bCs/>
        </w:rPr>
        <w:t>Note</w:t>
      </w:r>
      <w:r>
        <w:t xml:space="preserve">: if prompted for confirmation select </w:t>
      </w:r>
      <w:r w:rsidRPr="00A565CC">
        <w:rPr>
          <w:b/>
          <w:bCs/>
        </w:rPr>
        <w:t>Yes to All</w:t>
      </w:r>
      <w:r w:rsidR="00424E54">
        <w:rPr>
          <w:b/>
          <w:bCs/>
        </w:rPr>
        <w:t>.</w:t>
      </w:r>
    </w:p>
    <w:p w14:paraId="2DC9E505" w14:textId="7D6E7BA2" w:rsidR="00A565CC" w:rsidRDefault="00A565CC" w:rsidP="00424E54">
      <w:pPr>
        <w:pStyle w:val="ListParagraph"/>
        <w:ind w:left="1080" w:firstLine="360"/>
      </w:pPr>
      <w:r>
        <w:rPr>
          <w:noProof/>
        </w:rPr>
        <w:drawing>
          <wp:inline distT="0" distB="0" distL="0" distR="0" wp14:anchorId="1289FFA6" wp14:editId="53213847">
            <wp:extent cx="2709882" cy="5572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9882" cy="557217"/>
                    </a:xfrm>
                    <a:prstGeom prst="rect">
                      <a:avLst/>
                    </a:prstGeom>
                  </pic:spPr>
                </pic:pic>
              </a:graphicData>
            </a:graphic>
          </wp:inline>
        </w:drawing>
      </w:r>
    </w:p>
    <w:p w14:paraId="4B60F482" w14:textId="3C2BA4FA" w:rsidR="0038346A" w:rsidRDefault="771356AA" w:rsidP="009200CC">
      <w:pPr>
        <w:pStyle w:val="ListParagraph"/>
        <w:numPr>
          <w:ilvl w:val="0"/>
          <w:numId w:val="8"/>
        </w:numPr>
      </w:pPr>
      <w:bookmarkStart w:id="38" w:name="_Hlk10476133"/>
      <w:r>
        <w:t>Windows Virtual Desktop PowerShell module</w:t>
      </w:r>
      <w:r w:rsidR="5394BD53">
        <w:t xml:space="preserve"> installed on the VM running the scheduled task</w:t>
      </w:r>
      <w:r>
        <w:t xml:space="preserve">. </w:t>
      </w:r>
      <w:bookmarkEnd w:id="38"/>
    </w:p>
    <w:p w14:paraId="7164ED59" w14:textId="3F548B6D" w:rsidR="00A565CC" w:rsidRDefault="00A565CC" w:rsidP="00A565CC">
      <w:pPr>
        <w:pStyle w:val="ListParagraph"/>
        <w:numPr>
          <w:ilvl w:val="0"/>
          <w:numId w:val="33"/>
        </w:numPr>
      </w:pPr>
      <w:r>
        <w:t xml:space="preserve">Still in </w:t>
      </w:r>
      <w:r w:rsidRPr="00A565CC">
        <w:rPr>
          <w:b/>
          <w:bCs/>
        </w:rPr>
        <w:t>PowerShell ISE</w:t>
      </w:r>
      <w:r>
        <w:rPr>
          <w:b/>
          <w:bCs/>
        </w:rPr>
        <w:t xml:space="preserve"> </w:t>
      </w:r>
      <w:r>
        <w:t>execute</w:t>
      </w:r>
    </w:p>
    <w:p w14:paraId="04667AA3" w14:textId="2A5F4D25" w:rsidR="00A565CC" w:rsidRPr="00A565CC" w:rsidRDefault="00A565CC" w:rsidP="00A565CC">
      <w:pPr>
        <w:pStyle w:val="ListParagraph"/>
        <w:ind w:left="1080" w:firstLine="360"/>
        <w:rPr>
          <w:rFonts w:ascii="Consolas" w:hAnsi="Consolas"/>
        </w:rPr>
      </w:pPr>
      <w:r w:rsidRPr="00A565CC">
        <w:rPr>
          <w:rFonts w:ascii="Consolas" w:hAnsi="Consolas"/>
        </w:rPr>
        <w:t xml:space="preserve">Install-Module </w:t>
      </w:r>
      <w:proofErr w:type="spellStart"/>
      <w:proofErr w:type="gramStart"/>
      <w:r w:rsidRPr="00A565CC">
        <w:rPr>
          <w:rFonts w:ascii="Consolas" w:hAnsi="Consolas"/>
        </w:rPr>
        <w:t>Microsoft.RdInfra.RdPowershell</w:t>
      </w:r>
      <w:proofErr w:type="spellEnd"/>
      <w:proofErr w:type="gramEnd"/>
    </w:p>
    <w:p w14:paraId="6D00F5C5" w14:textId="3AC3F30F" w:rsidR="00424E54" w:rsidRDefault="00424E54" w:rsidP="00424E54">
      <w:pPr>
        <w:pStyle w:val="ListParagraph"/>
        <w:ind w:left="1080" w:firstLine="360"/>
        <w:rPr>
          <w:b/>
          <w:bCs/>
        </w:rPr>
      </w:pPr>
      <w:r w:rsidRPr="00A565CC">
        <w:rPr>
          <w:b/>
          <w:bCs/>
        </w:rPr>
        <w:t>Note</w:t>
      </w:r>
      <w:r>
        <w:t xml:space="preserve">: if prompted for confirmation select </w:t>
      </w:r>
      <w:r w:rsidRPr="00A565CC">
        <w:rPr>
          <w:b/>
          <w:bCs/>
        </w:rPr>
        <w:t>Yes to All</w:t>
      </w:r>
      <w:r>
        <w:rPr>
          <w:b/>
          <w:bCs/>
        </w:rPr>
        <w:t>.</w:t>
      </w:r>
    </w:p>
    <w:p w14:paraId="51EA0BF8" w14:textId="1ADA064F" w:rsidR="00424E54" w:rsidRDefault="00424E54" w:rsidP="00424E54">
      <w:pPr>
        <w:pStyle w:val="ListParagraph"/>
        <w:ind w:left="1080" w:firstLine="360"/>
        <w:rPr>
          <w:b/>
          <w:bCs/>
        </w:rPr>
      </w:pPr>
      <w:r>
        <w:rPr>
          <w:noProof/>
        </w:rPr>
        <w:drawing>
          <wp:inline distT="0" distB="0" distL="0" distR="0" wp14:anchorId="3930B6AD" wp14:editId="1CDCEA9C">
            <wp:extent cx="2709882" cy="5572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9882" cy="557217"/>
                    </a:xfrm>
                    <a:prstGeom prst="rect">
                      <a:avLst/>
                    </a:prstGeom>
                  </pic:spPr>
                </pic:pic>
              </a:graphicData>
            </a:graphic>
          </wp:inline>
        </w:drawing>
      </w:r>
    </w:p>
    <w:p w14:paraId="6190ECC7" w14:textId="5912E626" w:rsidR="0038346A" w:rsidRDefault="00D6653B" w:rsidP="0038346A">
      <w:pPr>
        <w:pStyle w:val="Heading1"/>
      </w:pPr>
      <w:r>
        <w:t>Limitations</w:t>
      </w:r>
    </w:p>
    <w:p w14:paraId="2A0FD97A" w14:textId="08E55B6B" w:rsidR="0038346A" w:rsidRDefault="0038346A" w:rsidP="0038346A">
      <w:pPr>
        <w:pStyle w:val="ListParagraph"/>
        <w:numPr>
          <w:ilvl w:val="0"/>
          <w:numId w:val="11"/>
        </w:numPr>
      </w:pPr>
      <w:r>
        <w:t xml:space="preserve">This scaling script is written to handle one host pool per scheduled task. </w:t>
      </w:r>
    </w:p>
    <w:p w14:paraId="30A40F8B" w14:textId="0E111418" w:rsidR="00D6653B" w:rsidRDefault="00C90981" w:rsidP="0038346A">
      <w:pPr>
        <w:pStyle w:val="ListParagraph"/>
        <w:numPr>
          <w:ilvl w:val="0"/>
          <w:numId w:val="11"/>
        </w:numPr>
      </w:pPr>
      <w:r>
        <w:t xml:space="preserve">All </w:t>
      </w:r>
      <w:r w:rsidR="0038346A">
        <w:t>scheduled tasks that run</w:t>
      </w:r>
      <w:del w:id="39" w:author="Clark Nicholson" w:date="2019-01-24T14:29:00Z">
        <w:r w:rsidR="0038346A" w:rsidDel="00DE141D">
          <w:delText>s</w:delText>
        </w:r>
      </w:del>
      <w:r w:rsidR="0038346A">
        <w:t xml:space="preserve"> scaling scripts </w:t>
      </w:r>
      <w:proofErr w:type="gramStart"/>
      <w:r w:rsidR="0038346A">
        <w:t>must to</w:t>
      </w:r>
      <w:proofErr w:type="gramEnd"/>
      <w:r w:rsidR="0038346A">
        <w:t xml:space="preserve"> be </w:t>
      </w:r>
      <w:r>
        <w:t xml:space="preserve">configured on </w:t>
      </w:r>
      <w:r w:rsidR="0038346A">
        <w:t>VM</w:t>
      </w:r>
      <w:r>
        <w:t>(s)</w:t>
      </w:r>
      <w:r w:rsidR="0038346A">
        <w:t xml:space="preserve"> that is</w:t>
      </w:r>
      <w:r>
        <w:t xml:space="preserve">(are) </w:t>
      </w:r>
      <w:r w:rsidR="0038346A">
        <w:t>always on.</w:t>
      </w:r>
    </w:p>
    <w:p w14:paraId="702F4BEB" w14:textId="77777777" w:rsidR="00D6653B" w:rsidRDefault="00D6653B" w:rsidP="00D6653B">
      <w:pPr>
        <w:pStyle w:val="ListParagraph"/>
        <w:numPr>
          <w:ilvl w:val="0"/>
          <w:numId w:val="11"/>
        </w:numPr>
        <w:rPr>
          <w:ins w:id="40" w:author="Stefan Georgiev" w:date="2019-02-05T15:11:00Z"/>
        </w:rPr>
      </w:pPr>
      <w:r>
        <w:t xml:space="preserve">Accounts with MFA are not supported. It is recommended to use service principals to </w:t>
      </w:r>
      <w:del w:id="41" w:author="Clark Nicholson" w:date="2019-01-24T14:30:00Z">
        <w:r w:rsidDel="00DE141D">
          <w:delText xml:space="preserve">query </w:delText>
        </w:r>
      </w:del>
      <w:ins w:id="42" w:author="Clark Nicholson" w:date="2019-01-24T14:30:00Z">
        <w:r>
          <w:t xml:space="preserve">access </w:t>
        </w:r>
      </w:ins>
      <w:r>
        <w:t>the Windows Virtual Desktop service.</w:t>
      </w:r>
    </w:p>
    <w:p w14:paraId="65D90315" w14:textId="7E3E48A4" w:rsidR="0038346A" w:rsidRDefault="00D6653B" w:rsidP="00D6653B">
      <w:pPr>
        <w:pStyle w:val="Heading1"/>
      </w:pPr>
      <w:r>
        <w:t>Recommendation</w:t>
      </w:r>
      <w:r w:rsidRPr="00D6653B">
        <w:t>s</w:t>
      </w:r>
    </w:p>
    <w:p w14:paraId="40AB7398" w14:textId="31BFB307" w:rsidR="000B4CE9" w:rsidRDefault="000B4CE9" w:rsidP="00D6653B">
      <w:pPr>
        <w:pStyle w:val="ListParagraph"/>
        <w:numPr>
          <w:ilvl w:val="0"/>
          <w:numId w:val="35"/>
        </w:numPr>
      </w:pPr>
      <w:r>
        <w:t>Create a separate folder for each instance of the scaling script and its configuration.</w:t>
      </w:r>
    </w:p>
    <w:p w14:paraId="72A7E5A6" w14:textId="21E45B0C" w:rsidR="004135E7" w:rsidRDefault="00F10862" w:rsidP="00D6653B">
      <w:pPr>
        <w:pStyle w:val="ListParagraph"/>
        <w:numPr>
          <w:ilvl w:val="0"/>
          <w:numId w:val="35"/>
        </w:numPr>
      </w:pPr>
      <w:r w:rsidRPr="00F10862">
        <w:t>Handling Maintenance and Troubleshooting when Scaling</w:t>
      </w:r>
      <w:r>
        <w:t>.</w:t>
      </w:r>
    </w:p>
    <w:p w14:paraId="2A790C31" w14:textId="2ECB6150" w:rsidR="009200CC" w:rsidRDefault="009200CC" w:rsidP="009200CC">
      <w:pPr>
        <w:pStyle w:val="Heading1"/>
      </w:pPr>
      <w:r>
        <w:t>Script Deployment</w:t>
      </w:r>
    </w:p>
    <w:p w14:paraId="00D578AA" w14:textId="2D659A2E" w:rsidR="009200CC" w:rsidRDefault="009200CC" w:rsidP="009200CC">
      <w:r>
        <w:t>Use following procedure to deploy the script.</w:t>
      </w:r>
    </w:p>
    <w:p w14:paraId="1882C277" w14:textId="48137468" w:rsidR="009200CC" w:rsidRDefault="009200CC" w:rsidP="009200CC">
      <w:pPr>
        <w:pStyle w:val="ListParagraph"/>
        <w:numPr>
          <w:ilvl w:val="0"/>
          <w:numId w:val="10"/>
        </w:numPr>
      </w:pPr>
      <w:r>
        <w:t xml:space="preserve">Logon to the </w:t>
      </w:r>
      <w:r w:rsidR="007B2C83">
        <w:t xml:space="preserve">VM </w:t>
      </w:r>
      <w:r w:rsidR="0038346A">
        <w:t>(</w:t>
      </w:r>
      <w:r w:rsidR="002A635D">
        <w:rPr>
          <w:b/>
        </w:rPr>
        <w:t xml:space="preserve">scaler </w:t>
      </w:r>
      <w:r w:rsidR="0038346A" w:rsidRPr="0038346A">
        <w:rPr>
          <w:b/>
        </w:rPr>
        <w:t>VM</w:t>
      </w:r>
      <w:r w:rsidR="0038346A">
        <w:t xml:space="preserve">) </w:t>
      </w:r>
      <w:r w:rsidR="007B2C83">
        <w:t xml:space="preserve">that is going to run the scheduled task </w:t>
      </w:r>
      <w:r>
        <w:t>using domain administrative account.</w:t>
      </w:r>
    </w:p>
    <w:p w14:paraId="55C7EA17" w14:textId="77777777" w:rsidR="00424E54" w:rsidRDefault="28C97FA4" w:rsidP="00EA4A42">
      <w:pPr>
        <w:pStyle w:val="ListParagraph"/>
        <w:numPr>
          <w:ilvl w:val="0"/>
          <w:numId w:val="10"/>
        </w:numPr>
      </w:pPr>
      <w:r>
        <w:t>Create a folder on the scaling VM that is going to hold the scaling script and its configuration (</w:t>
      </w:r>
      <w:r w:rsidRPr="28C97FA4">
        <w:rPr>
          <w:rFonts w:ascii="Calibri" w:hAnsi="Calibri" w:cs="Calibri"/>
          <w:color w:val="000000" w:themeColor="text1"/>
        </w:rPr>
        <w:t xml:space="preserve">For example, </w:t>
      </w:r>
      <w:r w:rsidRPr="28C97FA4">
        <w:rPr>
          <w:rFonts w:ascii="Calibri" w:hAnsi="Calibri" w:cs="Calibri"/>
          <w:b/>
          <w:bCs/>
          <w:color w:val="000000" w:themeColor="text1"/>
        </w:rPr>
        <w:t>C:\</w:t>
      </w:r>
      <w:ins w:id="43" w:author="Stefan Georgiev" w:date="2019-02-05T15:14:00Z">
        <w:r w:rsidR="00C505E9" w:rsidRPr="00C505E9">
          <w:rPr>
            <w:rFonts w:ascii="Calibri" w:hAnsi="Calibri" w:cs="Calibri"/>
            <w:b/>
            <w:bCs/>
            <w:color w:val="000000" w:themeColor="text1"/>
          </w:rPr>
          <w:t>scaling-HostPool1</w:t>
        </w:r>
      </w:ins>
      <w:del w:id="44" w:author="Stefan Georgiev" w:date="2019-02-05T15:14:00Z">
        <w:r w:rsidRPr="28C97FA4" w:rsidDel="00C505E9">
          <w:rPr>
            <w:rFonts w:ascii="Calibri" w:hAnsi="Calibri" w:cs="Calibri"/>
            <w:b/>
            <w:bCs/>
            <w:color w:val="000000" w:themeColor="text1"/>
          </w:rPr>
          <w:delText>scaling</w:delText>
        </w:r>
      </w:del>
      <w:r>
        <w:t>)</w:t>
      </w:r>
    </w:p>
    <w:p w14:paraId="27477710" w14:textId="531E121E" w:rsidR="00EA4A42" w:rsidRDefault="00424E54" w:rsidP="00424E54">
      <w:pPr>
        <w:pStyle w:val="ListParagraph"/>
      </w:pPr>
      <w:r>
        <w:rPr>
          <w:noProof/>
        </w:rPr>
        <w:lastRenderedPageBreak/>
        <w:drawing>
          <wp:inline distT="0" distB="0" distL="0" distR="0" wp14:anchorId="43A9F76B" wp14:editId="6A859AA3">
            <wp:extent cx="1609737" cy="138113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09737" cy="1381135"/>
                    </a:xfrm>
                    <a:prstGeom prst="rect">
                      <a:avLst/>
                    </a:prstGeom>
                  </pic:spPr>
                </pic:pic>
              </a:graphicData>
            </a:graphic>
          </wp:inline>
        </w:drawing>
      </w:r>
    </w:p>
    <w:p w14:paraId="4F8B069C" w14:textId="006E9755" w:rsidR="00014944" w:rsidRDefault="00014944" w:rsidP="00EA4A42">
      <w:pPr>
        <w:pStyle w:val="ListParagraph"/>
        <w:numPr>
          <w:ilvl w:val="0"/>
          <w:numId w:val="10"/>
        </w:numPr>
      </w:pPr>
      <w:r w:rsidRPr="00014944">
        <w:t xml:space="preserve">Download the </w:t>
      </w:r>
      <w:hyperlink r:id="rId37" w:history="1">
        <w:r w:rsidR="008C69A4" w:rsidRPr="00B30F32">
          <w:rPr>
            <w:rStyle w:val="Hyperlink"/>
            <w:b/>
            <w:bCs/>
          </w:rPr>
          <w:t>basicScale-MSI.ps1</w:t>
        </w:r>
      </w:hyperlink>
      <w:r w:rsidR="008C69A4" w:rsidRPr="00D70390">
        <w:rPr>
          <w:b/>
          <w:bCs/>
        </w:rPr>
        <w:t xml:space="preserve">, </w:t>
      </w:r>
      <w:hyperlink r:id="rId38" w:history="1">
        <w:r w:rsidR="008C69A4" w:rsidRPr="00B30F32">
          <w:rPr>
            <w:rStyle w:val="Hyperlink"/>
            <w:b/>
            <w:bCs/>
          </w:rPr>
          <w:t>Config</w:t>
        </w:r>
        <w:r w:rsidRPr="00B30F32">
          <w:rPr>
            <w:rStyle w:val="Hyperlink"/>
            <w:b/>
            <w:bCs/>
          </w:rPr>
          <w:t>-</w:t>
        </w:r>
        <w:proofErr w:type="spellStart"/>
        <w:r w:rsidRPr="00B30F32">
          <w:rPr>
            <w:rStyle w:val="Hyperlink"/>
            <w:b/>
            <w:bCs/>
          </w:rPr>
          <w:t>MSI.json</w:t>
        </w:r>
        <w:proofErr w:type="spellEnd"/>
      </w:hyperlink>
      <w:r w:rsidRPr="00014944">
        <w:t xml:space="preserve"> files and copy them to </w:t>
      </w:r>
      <w:r w:rsidR="00145B9A">
        <w:t xml:space="preserve">the </w:t>
      </w:r>
      <w:r w:rsidRPr="00014944">
        <w:t xml:space="preserve">folder created in </w:t>
      </w:r>
      <w:r w:rsidR="00145B9A">
        <w:t>previous step</w:t>
      </w:r>
      <w:r w:rsidRPr="00014944">
        <w:t>.</w:t>
      </w:r>
    </w:p>
    <w:p w14:paraId="57FF50B6" w14:textId="66AC134A" w:rsidR="008C69A4" w:rsidRPr="008C69A4" w:rsidRDefault="00014944" w:rsidP="008C69A4">
      <w:pPr>
        <w:pStyle w:val="ListParagraph"/>
        <w:numPr>
          <w:ilvl w:val="0"/>
          <w:numId w:val="15"/>
        </w:numPr>
        <w:spacing w:after="0"/>
        <w:rPr>
          <w:rFonts w:ascii="Calibri" w:hAnsi="Calibri" w:cs="Calibri"/>
          <w:bCs/>
          <w:color w:val="0D0D0D" w:themeColor="text1" w:themeTint="F2"/>
        </w:rPr>
      </w:pPr>
      <w:commentRangeStart w:id="45"/>
      <w:r>
        <w:t xml:space="preserve">Update the MSI Scaling Script settings in </w:t>
      </w:r>
      <w:r w:rsidRPr="008C69A4">
        <w:rPr>
          <w:b/>
          <w:rPrChange w:id="46" w:author="Viswa" w:date="2019-05-28T15:05:00Z">
            <w:rPr/>
          </w:rPrChange>
        </w:rPr>
        <w:t>Config-</w:t>
      </w:r>
      <w:proofErr w:type="spellStart"/>
      <w:r w:rsidRPr="008C69A4">
        <w:rPr>
          <w:b/>
          <w:rPrChange w:id="47" w:author="Viswa" w:date="2019-05-28T15:05:00Z">
            <w:rPr/>
          </w:rPrChange>
        </w:rPr>
        <w:t>MSI.json</w:t>
      </w:r>
      <w:proofErr w:type="spellEnd"/>
      <w:r w:rsidR="008C69A4">
        <w:rPr>
          <w:b/>
        </w:rPr>
        <w:t>.</w:t>
      </w:r>
      <w:commentRangeEnd w:id="45"/>
      <w:r w:rsidR="00424E54">
        <w:rPr>
          <w:rStyle w:val="CommentReference"/>
        </w:rPr>
        <w:commentReference w:id="45"/>
      </w:r>
    </w:p>
    <w:p w14:paraId="4D663FD8" w14:textId="77777777" w:rsidR="008C69A4" w:rsidRPr="008C69A4" w:rsidRDefault="008C69A4" w:rsidP="008C69A4">
      <w:pPr>
        <w:pStyle w:val="ListParagraph"/>
        <w:spacing w:after="0"/>
        <w:ind w:left="1440"/>
        <w:rPr>
          <w:rFonts w:ascii="Calibri" w:hAnsi="Calibri" w:cs="Calibri"/>
          <w:bCs/>
          <w:color w:val="0D0D0D" w:themeColor="text1" w:themeTint="F2"/>
        </w:rPr>
      </w:pPr>
    </w:p>
    <w:tbl>
      <w:tblPr>
        <w:tblStyle w:val="TableGrid"/>
        <w:tblW w:w="0" w:type="auto"/>
        <w:tblInd w:w="10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21"/>
        <w:gridCol w:w="5154"/>
      </w:tblGrid>
      <w:tr w:rsidR="008C69A4" w:rsidRPr="008C69A4" w14:paraId="14D315D0" w14:textId="77777777" w:rsidTr="7CC2B32F">
        <w:tc>
          <w:tcPr>
            <w:tcW w:w="3121" w:type="dxa"/>
            <w:hideMark/>
          </w:tcPr>
          <w:p w14:paraId="0BDBE4DF" w14:textId="77777777" w:rsidR="00B571B3" w:rsidRPr="008C69A4" w:rsidRDefault="00B571B3" w:rsidP="008C69A4">
            <w:pPr>
              <w:pStyle w:val="NormalWeb"/>
              <w:spacing w:before="0" w:beforeAutospacing="0" w:after="0" w:afterAutospacing="0"/>
              <w:rPr>
                <w:rFonts w:ascii="Calibri" w:hAnsi="Calibri" w:cs="Calibri"/>
                <w:b/>
                <w:bCs/>
                <w:color w:val="0D0D0D" w:themeColor="text1" w:themeTint="F2"/>
                <w:sz w:val="22"/>
                <w:szCs w:val="22"/>
                <w:rPrChange w:id="49" w:author="Viswa" w:date="2019-05-28T15:11:00Z">
                  <w:rPr>
                    <w:rFonts w:ascii="Segoe UI" w:hAnsi="Segoe UI" w:cs="Segoe UI"/>
                    <w:b/>
                    <w:bCs/>
                    <w:color w:val="D4D4D4"/>
                    <w:sz w:val="21"/>
                    <w:szCs w:val="21"/>
                  </w:rPr>
                </w:rPrChange>
              </w:rPr>
            </w:pPr>
            <w:r w:rsidRPr="008C69A4">
              <w:rPr>
                <w:rFonts w:ascii="Calibri" w:hAnsi="Calibri" w:cs="Calibri"/>
                <w:b/>
                <w:bCs/>
                <w:color w:val="0D0D0D" w:themeColor="text1" w:themeTint="F2"/>
                <w:sz w:val="22"/>
                <w:szCs w:val="22"/>
                <w:rPrChange w:id="50" w:author="Viswa" w:date="2019-05-28T15:11:00Z">
                  <w:rPr>
                    <w:rFonts w:ascii="Segoe UI" w:hAnsi="Segoe UI" w:cs="Segoe UI"/>
                    <w:b/>
                    <w:bCs/>
                    <w:color w:val="D4D4D4"/>
                    <w:sz w:val="21"/>
                    <w:szCs w:val="21"/>
                  </w:rPr>
                </w:rPrChange>
              </w:rPr>
              <w:t>Field</w:t>
            </w:r>
          </w:p>
        </w:tc>
        <w:tc>
          <w:tcPr>
            <w:tcW w:w="0" w:type="auto"/>
            <w:hideMark/>
          </w:tcPr>
          <w:p w14:paraId="0DE7E89A" w14:textId="77777777" w:rsidR="00B571B3" w:rsidRPr="008C69A4" w:rsidRDefault="00B571B3" w:rsidP="008C69A4">
            <w:pPr>
              <w:pStyle w:val="NormalWeb"/>
              <w:spacing w:before="0" w:beforeAutospacing="0" w:after="0" w:afterAutospacing="0"/>
              <w:rPr>
                <w:rFonts w:ascii="Calibri" w:hAnsi="Calibri" w:cs="Calibri"/>
                <w:b/>
                <w:bCs/>
                <w:color w:val="0D0D0D" w:themeColor="text1" w:themeTint="F2"/>
                <w:sz w:val="22"/>
                <w:szCs w:val="22"/>
                <w:rPrChange w:id="51" w:author="Viswa" w:date="2019-05-28T15:11:00Z">
                  <w:rPr>
                    <w:rFonts w:ascii="Segoe UI" w:hAnsi="Segoe UI" w:cs="Segoe UI"/>
                    <w:b/>
                    <w:bCs/>
                    <w:color w:val="D4D4D4"/>
                    <w:sz w:val="21"/>
                    <w:szCs w:val="21"/>
                  </w:rPr>
                </w:rPrChange>
              </w:rPr>
            </w:pPr>
            <w:r w:rsidRPr="008C69A4">
              <w:rPr>
                <w:rFonts w:ascii="Calibri" w:hAnsi="Calibri" w:cs="Calibri"/>
                <w:b/>
                <w:bCs/>
                <w:color w:val="0D0D0D" w:themeColor="text1" w:themeTint="F2"/>
                <w:sz w:val="22"/>
                <w:szCs w:val="22"/>
                <w:rPrChange w:id="52" w:author="Viswa" w:date="2019-05-28T15:11:00Z">
                  <w:rPr>
                    <w:rFonts w:ascii="Segoe UI" w:hAnsi="Segoe UI" w:cs="Segoe UI"/>
                    <w:b/>
                    <w:bCs/>
                    <w:color w:val="D4D4D4"/>
                    <w:sz w:val="21"/>
                    <w:szCs w:val="21"/>
                  </w:rPr>
                </w:rPrChange>
              </w:rPr>
              <w:t>Description</w:t>
            </w:r>
          </w:p>
        </w:tc>
      </w:tr>
      <w:tr w:rsidR="008C69A4" w:rsidRPr="008C69A4" w14:paraId="21869E00" w14:textId="77777777" w:rsidTr="7CC2B32F">
        <w:tc>
          <w:tcPr>
            <w:tcW w:w="3121" w:type="dxa"/>
            <w:hideMark/>
          </w:tcPr>
          <w:p w14:paraId="00F880E3"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53" w:author="Viswa" w:date="2019-05-28T15:11:00Z">
                  <w:rPr>
                    <w:rFonts w:ascii="Segoe UI" w:hAnsi="Segoe UI" w:cs="Segoe UI"/>
                    <w:color w:val="D4D4D4"/>
                    <w:sz w:val="21"/>
                    <w:szCs w:val="21"/>
                  </w:rPr>
                </w:rPrChange>
              </w:rPr>
            </w:pPr>
            <w:proofErr w:type="spellStart"/>
            <w:r w:rsidRPr="008C69A4">
              <w:rPr>
                <w:rFonts w:ascii="Calibri" w:hAnsi="Calibri" w:cs="Calibri"/>
                <w:bCs/>
                <w:color w:val="0D0D0D" w:themeColor="text1" w:themeTint="F2"/>
                <w:sz w:val="22"/>
                <w:szCs w:val="22"/>
                <w:rPrChange w:id="54" w:author="Viswa" w:date="2019-05-28T15:11:00Z">
                  <w:rPr>
                    <w:rFonts w:ascii="Segoe UI" w:hAnsi="Segoe UI" w:cs="Segoe UI"/>
                    <w:color w:val="D4D4D4"/>
                    <w:sz w:val="21"/>
                    <w:szCs w:val="21"/>
                  </w:rPr>
                </w:rPrChange>
              </w:rPr>
              <w:t>AADTenantId</w:t>
            </w:r>
            <w:proofErr w:type="spellEnd"/>
          </w:p>
        </w:tc>
        <w:tc>
          <w:tcPr>
            <w:tcW w:w="0" w:type="auto"/>
            <w:hideMark/>
          </w:tcPr>
          <w:p w14:paraId="587527D9" w14:textId="03BA6769"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55"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56" w:author="Viswa" w:date="2019-05-28T15:11:00Z">
                  <w:rPr>
                    <w:rFonts w:ascii="Segoe UI" w:hAnsi="Segoe UI" w:cs="Segoe UI"/>
                    <w:color w:val="D4D4D4"/>
                    <w:sz w:val="21"/>
                    <w:szCs w:val="21"/>
                  </w:rPr>
                </w:rPrChange>
              </w:rPr>
              <w:t xml:space="preserve">Azure AD Tenant ID </w:t>
            </w:r>
            <w:r w:rsidR="00F10A7F">
              <w:rPr>
                <w:rFonts w:ascii="Calibri" w:hAnsi="Calibri" w:cs="Calibri"/>
                <w:bCs/>
                <w:color w:val="0D0D0D" w:themeColor="text1" w:themeTint="F2"/>
                <w:sz w:val="22"/>
                <w:szCs w:val="22"/>
              </w:rPr>
              <w:t>associated with the</w:t>
            </w:r>
            <w:r w:rsidR="00B65B79">
              <w:rPr>
                <w:rFonts w:ascii="Calibri" w:hAnsi="Calibri" w:cs="Calibri"/>
                <w:bCs/>
                <w:color w:val="0D0D0D" w:themeColor="text1" w:themeTint="F2"/>
                <w:sz w:val="22"/>
                <w:szCs w:val="22"/>
              </w:rPr>
              <w:t xml:space="preserve"> Azure</w:t>
            </w:r>
            <w:r w:rsidRPr="008C69A4">
              <w:rPr>
                <w:rFonts w:ascii="Calibri" w:hAnsi="Calibri" w:cs="Calibri"/>
                <w:bCs/>
                <w:color w:val="0D0D0D" w:themeColor="text1" w:themeTint="F2"/>
                <w:sz w:val="22"/>
                <w:szCs w:val="22"/>
                <w:rPrChange w:id="57" w:author="Viswa" w:date="2019-05-28T15:11:00Z">
                  <w:rPr>
                    <w:rFonts w:ascii="Segoe UI" w:hAnsi="Segoe UI" w:cs="Segoe UI"/>
                    <w:color w:val="D4D4D4"/>
                    <w:sz w:val="21"/>
                    <w:szCs w:val="21"/>
                  </w:rPr>
                </w:rPrChange>
              </w:rPr>
              <w:t xml:space="preserve"> subscription where the session host VMs </w:t>
            </w:r>
            <w:r w:rsidR="00B65B79">
              <w:rPr>
                <w:rFonts w:ascii="Calibri" w:hAnsi="Calibri" w:cs="Calibri"/>
                <w:bCs/>
                <w:color w:val="0D0D0D" w:themeColor="text1" w:themeTint="F2"/>
                <w:sz w:val="22"/>
                <w:szCs w:val="22"/>
              </w:rPr>
              <w:t xml:space="preserve">are </w:t>
            </w:r>
            <w:r w:rsidRPr="008C69A4">
              <w:rPr>
                <w:rFonts w:ascii="Calibri" w:hAnsi="Calibri" w:cs="Calibri"/>
                <w:bCs/>
                <w:color w:val="0D0D0D" w:themeColor="text1" w:themeTint="F2"/>
                <w:sz w:val="22"/>
                <w:szCs w:val="22"/>
                <w:rPrChange w:id="58" w:author="Viswa" w:date="2019-05-28T15:11:00Z">
                  <w:rPr>
                    <w:rFonts w:ascii="Segoe UI" w:hAnsi="Segoe UI" w:cs="Segoe UI"/>
                    <w:color w:val="D4D4D4"/>
                    <w:sz w:val="21"/>
                    <w:szCs w:val="21"/>
                  </w:rPr>
                </w:rPrChange>
              </w:rPr>
              <w:t>run</w:t>
            </w:r>
            <w:r w:rsidR="00B65B79">
              <w:rPr>
                <w:rFonts w:ascii="Calibri" w:hAnsi="Calibri" w:cs="Calibri"/>
                <w:bCs/>
                <w:color w:val="0D0D0D" w:themeColor="text1" w:themeTint="F2"/>
                <w:sz w:val="22"/>
                <w:szCs w:val="22"/>
              </w:rPr>
              <w:t>ning</w:t>
            </w:r>
          </w:p>
        </w:tc>
      </w:tr>
      <w:tr w:rsidR="008C69A4" w:rsidRPr="008C69A4" w14:paraId="7B865FA5" w14:textId="77777777" w:rsidTr="7CC2B32F">
        <w:tc>
          <w:tcPr>
            <w:tcW w:w="3121" w:type="dxa"/>
            <w:hideMark/>
          </w:tcPr>
          <w:p w14:paraId="44681D99"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59" w:author="Viswa" w:date="2019-05-28T15:11:00Z">
                  <w:rPr>
                    <w:rFonts w:ascii="Segoe UI" w:hAnsi="Segoe UI" w:cs="Segoe UI"/>
                    <w:color w:val="D4D4D4"/>
                    <w:sz w:val="21"/>
                    <w:szCs w:val="21"/>
                  </w:rPr>
                </w:rPrChange>
              </w:rPr>
            </w:pPr>
            <w:proofErr w:type="spellStart"/>
            <w:r w:rsidRPr="008C69A4">
              <w:rPr>
                <w:rFonts w:ascii="Calibri" w:hAnsi="Calibri" w:cs="Calibri"/>
                <w:bCs/>
                <w:color w:val="0D0D0D" w:themeColor="text1" w:themeTint="F2"/>
                <w:sz w:val="22"/>
                <w:szCs w:val="22"/>
                <w:rPrChange w:id="60" w:author="Viswa" w:date="2019-05-28T15:11:00Z">
                  <w:rPr>
                    <w:rFonts w:ascii="Segoe UI" w:hAnsi="Segoe UI" w:cs="Segoe UI"/>
                    <w:color w:val="D4D4D4"/>
                    <w:sz w:val="21"/>
                    <w:szCs w:val="21"/>
                  </w:rPr>
                </w:rPrChange>
              </w:rPr>
              <w:t>currentAzureSubscriptionId</w:t>
            </w:r>
            <w:proofErr w:type="spellEnd"/>
          </w:p>
        </w:tc>
        <w:tc>
          <w:tcPr>
            <w:tcW w:w="0" w:type="auto"/>
            <w:hideMark/>
          </w:tcPr>
          <w:p w14:paraId="694447E1" w14:textId="4C9D8521"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61"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62" w:author="Viswa" w:date="2019-05-28T15:11:00Z">
                  <w:rPr>
                    <w:rFonts w:ascii="Segoe UI" w:hAnsi="Segoe UI" w:cs="Segoe UI"/>
                    <w:color w:val="D4D4D4"/>
                    <w:sz w:val="21"/>
                    <w:szCs w:val="21"/>
                  </w:rPr>
                </w:rPrChange>
              </w:rPr>
              <w:t>The</w:t>
            </w:r>
            <w:r w:rsidR="007B4C84">
              <w:rPr>
                <w:rFonts w:ascii="Calibri" w:hAnsi="Calibri" w:cs="Calibri"/>
                <w:bCs/>
                <w:color w:val="0D0D0D" w:themeColor="text1" w:themeTint="F2"/>
                <w:sz w:val="22"/>
                <w:szCs w:val="22"/>
              </w:rPr>
              <w:t xml:space="preserve"> GUID </w:t>
            </w:r>
            <w:r w:rsidRPr="008C69A4">
              <w:rPr>
                <w:rFonts w:ascii="Calibri" w:hAnsi="Calibri" w:cs="Calibri"/>
                <w:bCs/>
                <w:color w:val="0D0D0D" w:themeColor="text1" w:themeTint="F2"/>
                <w:sz w:val="22"/>
                <w:szCs w:val="22"/>
                <w:rPrChange w:id="63" w:author="Viswa" w:date="2019-05-28T15:11:00Z">
                  <w:rPr>
                    <w:rFonts w:ascii="Segoe UI" w:hAnsi="Segoe UI" w:cs="Segoe UI"/>
                    <w:color w:val="D4D4D4"/>
                    <w:sz w:val="21"/>
                    <w:szCs w:val="21"/>
                  </w:rPr>
                </w:rPrChange>
              </w:rPr>
              <w:t xml:space="preserve">of the Azure subscription where the session host VMs </w:t>
            </w:r>
            <w:r w:rsidR="00467734">
              <w:rPr>
                <w:rFonts w:ascii="Calibri" w:hAnsi="Calibri" w:cs="Calibri"/>
                <w:bCs/>
                <w:color w:val="0D0D0D" w:themeColor="text1" w:themeTint="F2"/>
                <w:sz w:val="22"/>
                <w:szCs w:val="22"/>
              </w:rPr>
              <w:t>are running</w:t>
            </w:r>
          </w:p>
        </w:tc>
      </w:tr>
      <w:tr w:rsidR="00467734" w:rsidRPr="008C69A4" w14:paraId="70FC21A7" w14:textId="77777777" w:rsidTr="7CC2B32F">
        <w:tc>
          <w:tcPr>
            <w:tcW w:w="3121" w:type="dxa"/>
          </w:tcPr>
          <w:p w14:paraId="62F41B87" w14:textId="3DD9FDCB" w:rsidR="00467734" w:rsidRPr="008C69A4" w:rsidRDefault="00CC01E0" w:rsidP="008C69A4">
            <w:pPr>
              <w:pStyle w:val="NormalWeb"/>
              <w:spacing w:before="0" w:beforeAutospacing="0" w:after="0" w:afterAutospacing="0"/>
              <w:rPr>
                <w:rFonts w:ascii="Calibri" w:hAnsi="Calibri" w:cs="Calibri"/>
                <w:bCs/>
                <w:color w:val="0D0D0D" w:themeColor="text1" w:themeTint="F2"/>
                <w:sz w:val="22"/>
                <w:szCs w:val="22"/>
              </w:rPr>
            </w:pPr>
            <w:proofErr w:type="spellStart"/>
            <w:r>
              <w:rPr>
                <w:rFonts w:ascii="Calibri" w:hAnsi="Calibri" w:cs="Calibri"/>
                <w:bCs/>
                <w:color w:val="0D0D0D" w:themeColor="text1" w:themeTint="F2"/>
                <w:sz w:val="22"/>
                <w:szCs w:val="22"/>
              </w:rPr>
              <w:t>tenantGroupName</w:t>
            </w:r>
            <w:proofErr w:type="spellEnd"/>
          </w:p>
        </w:tc>
        <w:tc>
          <w:tcPr>
            <w:tcW w:w="0" w:type="auto"/>
          </w:tcPr>
          <w:p w14:paraId="49D0F963" w14:textId="21AB2D76" w:rsidR="00467734" w:rsidRPr="008C69A4" w:rsidRDefault="000C1F1B" w:rsidP="008C69A4">
            <w:pPr>
              <w:pStyle w:val="NormalWeb"/>
              <w:spacing w:before="0" w:beforeAutospacing="0" w:after="0" w:afterAutospacing="0"/>
              <w:rPr>
                <w:rFonts w:ascii="Calibri" w:hAnsi="Calibri" w:cs="Calibri"/>
                <w:bCs/>
                <w:color w:val="0D0D0D" w:themeColor="text1" w:themeTint="F2"/>
                <w:sz w:val="22"/>
                <w:szCs w:val="22"/>
              </w:rPr>
            </w:pPr>
            <w:r>
              <w:rPr>
                <w:rFonts w:ascii="Calibri" w:hAnsi="Calibri" w:cs="Calibri"/>
                <w:bCs/>
                <w:color w:val="0D0D0D" w:themeColor="text1" w:themeTint="F2"/>
                <w:sz w:val="22"/>
                <w:szCs w:val="22"/>
              </w:rPr>
              <w:t xml:space="preserve">Windows Virtual Desktop </w:t>
            </w:r>
            <w:r w:rsidR="00566C99">
              <w:rPr>
                <w:rFonts w:ascii="Calibri" w:hAnsi="Calibri" w:cs="Calibri"/>
                <w:bCs/>
                <w:color w:val="0D0D0D" w:themeColor="text1" w:themeTint="F2"/>
                <w:sz w:val="22"/>
                <w:szCs w:val="22"/>
              </w:rPr>
              <w:t>tenant group</w:t>
            </w:r>
          </w:p>
        </w:tc>
      </w:tr>
      <w:tr w:rsidR="008C69A4" w:rsidRPr="008C69A4" w14:paraId="7D5862BF" w14:textId="77777777" w:rsidTr="7CC2B32F">
        <w:tc>
          <w:tcPr>
            <w:tcW w:w="3121" w:type="dxa"/>
            <w:hideMark/>
          </w:tcPr>
          <w:p w14:paraId="6D104622"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64" w:author="Viswa" w:date="2019-05-28T15:11:00Z">
                  <w:rPr>
                    <w:rFonts w:ascii="Segoe UI" w:hAnsi="Segoe UI" w:cs="Segoe UI"/>
                    <w:color w:val="D4D4D4"/>
                    <w:sz w:val="21"/>
                    <w:szCs w:val="21"/>
                  </w:rPr>
                </w:rPrChange>
              </w:rPr>
            </w:pPr>
            <w:proofErr w:type="spellStart"/>
            <w:r w:rsidRPr="008C69A4">
              <w:rPr>
                <w:rFonts w:ascii="Calibri" w:hAnsi="Calibri" w:cs="Calibri"/>
                <w:bCs/>
                <w:color w:val="0D0D0D" w:themeColor="text1" w:themeTint="F2"/>
                <w:sz w:val="22"/>
                <w:szCs w:val="22"/>
                <w:rPrChange w:id="65" w:author="Viswa" w:date="2019-05-28T15:11:00Z">
                  <w:rPr>
                    <w:rFonts w:ascii="Segoe UI" w:hAnsi="Segoe UI" w:cs="Segoe UI"/>
                    <w:color w:val="D4D4D4"/>
                    <w:sz w:val="21"/>
                    <w:szCs w:val="21"/>
                  </w:rPr>
                </w:rPrChange>
              </w:rPr>
              <w:t>tenantName</w:t>
            </w:r>
            <w:proofErr w:type="spellEnd"/>
          </w:p>
        </w:tc>
        <w:tc>
          <w:tcPr>
            <w:tcW w:w="0" w:type="auto"/>
            <w:hideMark/>
          </w:tcPr>
          <w:p w14:paraId="245F76AC" w14:textId="38AEB6E4"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66"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67" w:author="Viswa" w:date="2019-05-28T15:11:00Z">
                  <w:rPr>
                    <w:rFonts w:ascii="Segoe UI" w:hAnsi="Segoe UI" w:cs="Segoe UI"/>
                    <w:color w:val="D4D4D4"/>
                    <w:sz w:val="21"/>
                    <w:szCs w:val="21"/>
                  </w:rPr>
                </w:rPrChange>
              </w:rPr>
              <w:t>Windows Virtual Desktop tenant name</w:t>
            </w:r>
          </w:p>
        </w:tc>
      </w:tr>
      <w:tr w:rsidR="008C69A4" w:rsidRPr="008C69A4" w14:paraId="30540059" w14:textId="77777777" w:rsidTr="7CC2B32F">
        <w:tc>
          <w:tcPr>
            <w:tcW w:w="3121" w:type="dxa"/>
            <w:hideMark/>
          </w:tcPr>
          <w:p w14:paraId="42D1376B"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68" w:author="Viswa" w:date="2019-05-28T15:11:00Z">
                  <w:rPr>
                    <w:rFonts w:ascii="Segoe UI" w:hAnsi="Segoe UI" w:cs="Segoe UI"/>
                    <w:color w:val="D4D4D4"/>
                    <w:sz w:val="21"/>
                    <w:szCs w:val="21"/>
                  </w:rPr>
                </w:rPrChange>
              </w:rPr>
            </w:pPr>
            <w:proofErr w:type="spellStart"/>
            <w:r w:rsidRPr="008C69A4">
              <w:rPr>
                <w:rFonts w:ascii="Calibri" w:hAnsi="Calibri" w:cs="Calibri"/>
                <w:bCs/>
                <w:color w:val="0D0D0D" w:themeColor="text1" w:themeTint="F2"/>
                <w:sz w:val="22"/>
                <w:szCs w:val="22"/>
                <w:rPrChange w:id="69" w:author="Viswa" w:date="2019-05-28T15:11:00Z">
                  <w:rPr>
                    <w:rFonts w:ascii="Segoe UI" w:hAnsi="Segoe UI" w:cs="Segoe UI"/>
                    <w:color w:val="D4D4D4"/>
                    <w:sz w:val="21"/>
                    <w:szCs w:val="21"/>
                  </w:rPr>
                </w:rPrChange>
              </w:rPr>
              <w:t>hostPoolName</w:t>
            </w:r>
            <w:proofErr w:type="spellEnd"/>
          </w:p>
        </w:tc>
        <w:tc>
          <w:tcPr>
            <w:tcW w:w="0" w:type="auto"/>
            <w:hideMark/>
          </w:tcPr>
          <w:p w14:paraId="6F47CB6D"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70"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71" w:author="Viswa" w:date="2019-05-28T15:11:00Z">
                  <w:rPr>
                    <w:rFonts w:ascii="Segoe UI" w:hAnsi="Segoe UI" w:cs="Segoe UI"/>
                    <w:color w:val="D4D4D4"/>
                    <w:sz w:val="21"/>
                    <w:szCs w:val="21"/>
                  </w:rPr>
                </w:rPrChange>
              </w:rPr>
              <w:t>Windows Virtual Desktop host pool name</w:t>
            </w:r>
          </w:p>
        </w:tc>
      </w:tr>
      <w:tr w:rsidR="008C69A4" w:rsidRPr="008C69A4" w14:paraId="11341809" w14:textId="77777777" w:rsidTr="7CC2B32F">
        <w:tc>
          <w:tcPr>
            <w:tcW w:w="3121" w:type="dxa"/>
            <w:hideMark/>
          </w:tcPr>
          <w:p w14:paraId="219E119A" w14:textId="7DA00FD1" w:rsidR="00B571B3" w:rsidRPr="008C69A4" w:rsidRDefault="008837DF" w:rsidP="008C69A4">
            <w:pPr>
              <w:pStyle w:val="NormalWeb"/>
              <w:spacing w:before="0" w:beforeAutospacing="0" w:after="0" w:afterAutospacing="0"/>
              <w:rPr>
                <w:rFonts w:ascii="Calibri" w:hAnsi="Calibri" w:cs="Calibri"/>
                <w:bCs/>
                <w:color w:val="0D0D0D" w:themeColor="text1" w:themeTint="F2"/>
                <w:sz w:val="22"/>
                <w:szCs w:val="22"/>
                <w:rPrChange w:id="72"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p</w:t>
            </w:r>
            <w:r w:rsidR="00B571B3" w:rsidRPr="008C69A4">
              <w:rPr>
                <w:rFonts w:ascii="Calibri" w:hAnsi="Calibri" w:cs="Calibri"/>
                <w:bCs/>
                <w:color w:val="0D0D0D" w:themeColor="text1" w:themeTint="F2"/>
                <w:sz w:val="22"/>
                <w:szCs w:val="22"/>
                <w:rPrChange w:id="73" w:author="Viswa" w:date="2019-05-28T15:11:00Z">
                  <w:rPr>
                    <w:rFonts w:ascii="Segoe UI" w:hAnsi="Segoe UI" w:cs="Segoe UI"/>
                    <w:color w:val="D4D4D4"/>
                    <w:sz w:val="21"/>
                    <w:szCs w:val="21"/>
                  </w:rPr>
                </w:rPrChange>
              </w:rPr>
              <w:t>eakLoadBalancingType</w:t>
            </w:r>
            <w:proofErr w:type="spellEnd"/>
          </w:p>
        </w:tc>
        <w:tc>
          <w:tcPr>
            <w:tcW w:w="0" w:type="auto"/>
            <w:hideMark/>
          </w:tcPr>
          <w:p w14:paraId="48160E6C" w14:textId="796D453F" w:rsidR="00B571B3" w:rsidRPr="008C69A4" w:rsidRDefault="00DF16AE" w:rsidP="008C69A4">
            <w:pPr>
              <w:pStyle w:val="NormalWeb"/>
              <w:spacing w:before="0" w:beforeAutospacing="0" w:after="0" w:afterAutospacing="0"/>
              <w:rPr>
                <w:rFonts w:ascii="Calibri" w:hAnsi="Calibri" w:cs="Calibri"/>
                <w:bCs/>
                <w:color w:val="0D0D0D" w:themeColor="text1" w:themeTint="F2"/>
                <w:sz w:val="22"/>
                <w:szCs w:val="22"/>
                <w:rPrChange w:id="74" w:author="Viswa" w:date="2019-05-28T15:11:00Z">
                  <w:rPr>
                    <w:rFonts w:ascii="Segoe UI" w:hAnsi="Segoe UI" w:cs="Segoe UI"/>
                    <w:color w:val="D4D4D4"/>
                    <w:sz w:val="21"/>
                    <w:szCs w:val="21"/>
                  </w:rPr>
                </w:rPrChange>
              </w:rPr>
            </w:pPr>
            <w:r>
              <w:rPr>
                <w:rFonts w:ascii="Calibri" w:hAnsi="Calibri" w:cs="Calibri"/>
                <w:bCs/>
                <w:color w:val="0D0D0D" w:themeColor="text1" w:themeTint="F2"/>
                <w:sz w:val="22"/>
                <w:szCs w:val="22"/>
              </w:rPr>
              <w:t>The desired load balancing type for the host pool during peak hours. Enter either “</w:t>
            </w:r>
            <w:proofErr w:type="spellStart"/>
            <w:r>
              <w:rPr>
                <w:rFonts w:ascii="Calibri" w:hAnsi="Calibri" w:cs="Calibri"/>
                <w:bCs/>
                <w:color w:val="0D0D0D" w:themeColor="text1" w:themeTint="F2"/>
                <w:sz w:val="22"/>
                <w:szCs w:val="22"/>
              </w:rPr>
              <w:t>DepthFirst</w:t>
            </w:r>
            <w:proofErr w:type="spellEnd"/>
            <w:r>
              <w:rPr>
                <w:rFonts w:ascii="Calibri" w:hAnsi="Calibri" w:cs="Calibri"/>
                <w:bCs/>
                <w:color w:val="0D0D0D" w:themeColor="text1" w:themeTint="F2"/>
                <w:sz w:val="22"/>
                <w:szCs w:val="22"/>
              </w:rPr>
              <w:t>” or “</w:t>
            </w:r>
            <w:proofErr w:type="spellStart"/>
            <w:r>
              <w:rPr>
                <w:rFonts w:ascii="Calibri" w:hAnsi="Calibri" w:cs="Calibri"/>
                <w:bCs/>
                <w:color w:val="0D0D0D" w:themeColor="text1" w:themeTint="F2"/>
                <w:sz w:val="22"/>
                <w:szCs w:val="22"/>
              </w:rPr>
              <w:t>BreadthFirst</w:t>
            </w:r>
            <w:proofErr w:type="spellEnd"/>
            <w:r>
              <w:rPr>
                <w:rFonts w:ascii="Calibri" w:hAnsi="Calibri" w:cs="Calibri"/>
                <w:bCs/>
                <w:color w:val="0D0D0D" w:themeColor="text1" w:themeTint="F2"/>
                <w:sz w:val="22"/>
                <w:szCs w:val="22"/>
              </w:rPr>
              <w:t>”.</w:t>
            </w:r>
            <w:r>
              <w:rPr>
                <w:rStyle w:val="CommentReference"/>
                <w:rFonts w:asciiTheme="minorHAnsi" w:eastAsiaTheme="minorEastAsia" w:hAnsiTheme="minorHAnsi" w:cstheme="minorBidi"/>
                <w:lang w:eastAsia="zh-CN"/>
              </w:rPr>
              <w:commentReference w:id="75"/>
            </w:r>
            <w:commentRangeStart w:id="76"/>
            <w:commentRangeEnd w:id="76"/>
            <w:r>
              <w:rPr>
                <w:rStyle w:val="CommentReference"/>
                <w:rFonts w:asciiTheme="minorHAnsi" w:eastAsiaTheme="minorEastAsia" w:hAnsiTheme="minorHAnsi" w:cstheme="minorBidi"/>
                <w:lang w:eastAsia="zh-CN"/>
              </w:rPr>
              <w:commentReference w:id="76"/>
            </w:r>
          </w:p>
        </w:tc>
      </w:tr>
      <w:tr w:rsidR="008C69A4" w:rsidRPr="008C69A4" w14:paraId="2F1C3BEA" w14:textId="77777777" w:rsidTr="7CC2B32F">
        <w:tc>
          <w:tcPr>
            <w:tcW w:w="3121" w:type="dxa"/>
            <w:hideMark/>
          </w:tcPr>
          <w:p w14:paraId="168AB9BC" w14:textId="1FD94BD6"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77" w:author="Viswa" w:date="2019-05-28T15:11:00Z">
                  <w:rPr>
                    <w:rFonts w:ascii="Segoe UI" w:hAnsi="Segoe UI" w:cs="Segoe UI"/>
                    <w:color w:val="D4D4D4"/>
                    <w:sz w:val="21"/>
                    <w:szCs w:val="21"/>
                  </w:rPr>
                </w:rPrChange>
              </w:rPr>
            </w:pPr>
            <w:commentRangeStart w:id="78"/>
            <w:proofErr w:type="spellStart"/>
            <w:r w:rsidRPr="008C69A4">
              <w:rPr>
                <w:rFonts w:ascii="Calibri" w:hAnsi="Calibri" w:cs="Calibri"/>
                <w:bCs/>
                <w:color w:val="0D0D0D" w:themeColor="text1" w:themeTint="F2"/>
                <w:sz w:val="22"/>
                <w:szCs w:val="22"/>
                <w:rPrChange w:id="79" w:author="Viswa" w:date="2019-05-28T15:11:00Z">
                  <w:rPr>
                    <w:rFonts w:ascii="Segoe UI" w:hAnsi="Segoe UI" w:cs="Segoe UI"/>
                    <w:color w:val="D4D4D4"/>
                    <w:sz w:val="21"/>
                    <w:szCs w:val="21"/>
                  </w:rPr>
                </w:rPrChange>
              </w:rPr>
              <w:t>sessionLoadBalancingPeakHours</w:t>
            </w:r>
            <w:proofErr w:type="spellEnd"/>
          </w:p>
        </w:tc>
        <w:tc>
          <w:tcPr>
            <w:tcW w:w="0" w:type="auto"/>
            <w:hideMark/>
          </w:tcPr>
          <w:p w14:paraId="63041811"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80"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81" w:author="Viswa" w:date="2019-05-28T15:11:00Z">
                  <w:rPr>
                    <w:rFonts w:ascii="Segoe UI" w:hAnsi="Segoe UI" w:cs="Segoe UI"/>
                    <w:color w:val="D4D4D4"/>
                    <w:sz w:val="21"/>
                    <w:szCs w:val="21"/>
                  </w:rPr>
                </w:rPrChange>
              </w:rPr>
              <w:t>Session Load Balancing Peak Hours</w:t>
            </w:r>
            <w:commentRangeEnd w:id="78"/>
            <w:r w:rsidR="006D703A">
              <w:rPr>
                <w:rStyle w:val="CommentReference"/>
                <w:rFonts w:asciiTheme="minorHAnsi" w:eastAsiaTheme="minorEastAsia" w:hAnsiTheme="minorHAnsi" w:cstheme="minorBidi"/>
                <w:lang w:eastAsia="zh-CN"/>
              </w:rPr>
              <w:commentReference w:id="78"/>
            </w:r>
          </w:p>
        </w:tc>
      </w:tr>
      <w:tr w:rsidR="007E1CC0" w:rsidRPr="008C69A4" w14:paraId="420F4C9E" w14:textId="77777777" w:rsidTr="7CC2B32F">
        <w:tc>
          <w:tcPr>
            <w:tcW w:w="3121" w:type="dxa"/>
          </w:tcPr>
          <w:p w14:paraId="7E283E96" w14:textId="4A2C9425" w:rsidR="007E1CC0" w:rsidRDefault="007E1CC0" w:rsidP="008C69A4">
            <w:pPr>
              <w:pStyle w:val="NormalWeb"/>
              <w:spacing w:before="0" w:beforeAutospacing="0" w:after="0" w:afterAutospacing="0"/>
              <w:rPr>
                <w:rFonts w:ascii="Calibri" w:hAnsi="Calibri" w:cs="Calibri"/>
                <w:bCs/>
                <w:color w:val="0D0D0D" w:themeColor="text1" w:themeTint="F2"/>
                <w:sz w:val="22"/>
                <w:szCs w:val="22"/>
              </w:rPr>
            </w:pPr>
            <w:proofErr w:type="spellStart"/>
            <w:r>
              <w:rPr>
                <w:rFonts w:ascii="Calibri" w:hAnsi="Calibri" w:cs="Calibri"/>
                <w:bCs/>
                <w:color w:val="0D0D0D" w:themeColor="text1" w:themeTint="F2"/>
                <w:sz w:val="22"/>
                <w:szCs w:val="22"/>
              </w:rPr>
              <w:t>maintenanceTagName</w:t>
            </w:r>
            <w:proofErr w:type="spellEnd"/>
          </w:p>
        </w:tc>
        <w:tc>
          <w:tcPr>
            <w:tcW w:w="0" w:type="auto"/>
          </w:tcPr>
          <w:p w14:paraId="68F60AF5" w14:textId="520568D4" w:rsidR="007E1CC0" w:rsidRPr="008C69A4" w:rsidRDefault="3D318EA1" w:rsidP="7CC2B32F">
            <w:r>
              <w:t xml:space="preserve">Provide the </w:t>
            </w:r>
            <w:r w:rsidRPr="7CC2B32F">
              <w:rPr>
                <w:b/>
                <w:bCs/>
              </w:rPr>
              <w:t xml:space="preserve">name </w:t>
            </w:r>
            <w:r>
              <w:t xml:space="preserve">field for the tag, </w:t>
            </w:r>
            <w:r w:rsidRPr="7CC2B32F">
              <w:rPr>
                <w:b/>
                <w:bCs/>
              </w:rPr>
              <w:t xml:space="preserve">value </w:t>
            </w:r>
            <w:r>
              <w:t>field is not mandatory.</w:t>
            </w:r>
          </w:p>
        </w:tc>
      </w:tr>
      <w:tr w:rsidR="00B61600" w:rsidRPr="008C69A4" w14:paraId="3E64B0CF" w14:textId="77777777" w:rsidTr="7CC2B32F">
        <w:tc>
          <w:tcPr>
            <w:tcW w:w="3121" w:type="dxa"/>
          </w:tcPr>
          <w:p w14:paraId="05078D8F" w14:textId="7F9E3EEB" w:rsidR="00B61600" w:rsidRPr="008C69A4" w:rsidRDefault="00B61600" w:rsidP="008C69A4">
            <w:pPr>
              <w:pStyle w:val="NormalWeb"/>
              <w:spacing w:before="0" w:beforeAutospacing="0" w:after="0" w:afterAutospacing="0"/>
              <w:rPr>
                <w:rFonts w:ascii="Calibri" w:hAnsi="Calibri" w:cs="Calibri"/>
                <w:bCs/>
                <w:color w:val="0D0D0D" w:themeColor="text1" w:themeTint="F2"/>
                <w:sz w:val="22"/>
                <w:szCs w:val="22"/>
              </w:rPr>
            </w:pPr>
            <w:proofErr w:type="spellStart"/>
            <w:r>
              <w:rPr>
                <w:rFonts w:ascii="Calibri" w:hAnsi="Calibri" w:cs="Calibri"/>
                <w:bCs/>
                <w:color w:val="0D0D0D" w:themeColor="text1" w:themeTint="F2"/>
                <w:sz w:val="22"/>
                <w:szCs w:val="22"/>
              </w:rPr>
              <w:t>keyVaultName</w:t>
            </w:r>
            <w:proofErr w:type="spellEnd"/>
          </w:p>
        </w:tc>
        <w:tc>
          <w:tcPr>
            <w:tcW w:w="0" w:type="auto"/>
          </w:tcPr>
          <w:p w14:paraId="0DCE4CCB" w14:textId="4D909335" w:rsidR="00B61600" w:rsidRPr="008C69A4" w:rsidRDefault="0048487A" w:rsidP="008C69A4">
            <w:pPr>
              <w:pStyle w:val="NormalWeb"/>
              <w:spacing w:before="0" w:beforeAutospacing="0" w:after="0" w:afterAutospacing="0"/>
              <w:rPr>
                <w:rFonts w:ascii="Calibri" w:hAnsi="Calibri" w:cs="Calibri"/>
                <w:bCs/>
                <w:color w:val="0D0D0D" w:themeColor="text1" w:themeTint="F2"/>
                <w:sz w:val="22"/>
                <w:szCs w:val="22"/>
              </w:rPr>
            </w:pPr>
            <w:r w:rsidRPr="008C69A4">
              <w:rPr>
                <w:rFonts w:ascii="Calibri" w:hAnsi="Calibri" w:cs="Calibri"/>
                <w:bCs/>
                <w:color w:val="0D0D0D" w:themeColor="text1" w:themeTint="F2"/>
                <w:sz w:val="22"/>
                <w:szCs w:val="22"/>
                <w:rPrChange w:id="82" w:author="Viswa" w:date="2019-05-28T15:11:00Z">
                  <w:rPr>
                    <w:rFonts w:ascii="Segoe UI" w:hAnsi="Segoe UI" w:cs="Segoe UI"/>
                    <w:color w:val="D4D4D4"/>
                    <w:sz w:val="21"/>
                    <w:szCs w:val="21"/>
                  </w:rPr>
                </w:rPrChange>
              </w:rPr>
              <w:t>Key</w:t>
            </w:r>
            <w:r>
              <w:rPr>
                <w:rFonts w:ascii="Calibri" w:hAnsi="Calibri" w:cs="Calibri"/>
                <w:bCs/>
                <w:color w:val="0D0D0D" w:themeColor="text1" w:themeTint="F2"/>
                <w:sz w:val="22"/>
                <w:szCs w:val="22"/>
              </w:rPr>
              <w:t xml:space="preserve"> </w:t>
            </w:r>
            <w:r w:rsidRPr="008C69A4">
              <w:rPr>
                <w:rFonts w:ascii="Calibri" w:hAnsi="Calibri" w:cs="Calibri"/>
                <w:bCs/>
                <w:color w:val="0D0D0D" w:themeColor="text1" w:themeTint="F2"/>
                <w:sz w:val="22"/>
                <w:szCs w:val="22"/>
                <w:rPrChange w:id="83" w:author="Viswa" w:date="2019-05-28T15:11:00Z">
                  <w:rPr>
                    <w:rFonts w:ascii="Segoe UI" w:hAnsi="Segoe UI" w:cs="Segoe UI"/>
                    <w:color w:val="D4D4D4"/>
                    <w:sz w:val="21"/>
                    <w:szCs w:val="21"/>
                  </w:rPr>
                </w:rPrChange>
              </w:rPr>
              <w:t>vault name where the WVD Tenant Admin Account have stored secret</w:t>
            </w:r>
          </w:p>
        </w:tc>
      </w:tr>
      <w:tr w:rsidR="0048487A" w:rsidRPr="008C69A4" w14:paraId="4A69F295" w14:textId="77777777" w:rsidTr="7CC2B32F">
        <w:tc>
          <w:tcPr>
            <w:tcW w:w="3121" w:type="dxa"/>
            <w:hideMark/>
          </w:tcPr>
          <w:p w14:paraId="69333D86" w14:textId="1376D2DB"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84"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k</w:t>
            </w:r>
            <w:r w:rsidRPr="008C69A4">
              <w:rPr>
                <w:rFonts w:ascii="Calibri" w:hAnsi="Calibri" w:cs="Calibri"/>
                <w:bCs/>
                <w:color w:val="0D0D0D" w:themeColor="text1" w:themeTint="F2"/>
                <w:sz w:val="22"/>
                <w:szCs w:val="22"/>
                <w:rPrChange w:id="85" w:author="Viswa" w:date="2019-05-28T15:11:00Z">
                  <w:rPr>
                    <w:rFonts w:ascii="Segoe UI" w:hAnsi="Segoe UI" w:cs="Segoe UI"/>
                    <w:color w:val="D4D4D4"/>
                    <w:sz w:val="21"/>
                    <w:szCs w:val="21"/>
                  </w:rPr>
                </w:rPrChange>
              </w:rPr>
              <w:t>eyVaultSecretName</w:t>
            </w:r>
            <w:proofErr w:type="spellEnd"/>
          </w:p>
        </w:tc>
        <w:tc>
          <w:tcPr>
            <w:tcW w:w="0" w:type="auto"/>
            <w:hideMark/>
          </w:tcPr>
          <w:p w14:paraId="6DCC1C63" w14:textId="1AAEB200" w:rsidR="0048487A" w:rsidRPr="008C69A4" w:rsidRDefault="004432F5" w:rsidP="0048487A">
            <w:pPr>
              <w:pStyle w:val="NormalWeb"/>
              <w:spacing w:before="0" w:beforeAutospacing="0" w:after="0" w:afterAutospacing="0"/>
              <w:rPr>
                <w:rFonts w:ascii="Calibri" w:hAnsi="Calibri" w:cs="Calibri"/>
                <w:bCs/>
                <w:color w:val="0D0D0D" w:themeColor="text1" w:themeTint="F2"/>
                <w:sz w:val="22"/>
                <w:szCs w:val="22"/>
                <w:rPrChange w:id="86" w:author="Viswa" w:date="2019-05-28T15:11:00Z">
                  <w:rPr>
                    <w:rFonts w:ascii="Segoe UI" w:hAnsi="Segoe UI" w:cs="Segoe UI"/>
                    <w:color w:val="D4D4D4"/>
                    <w:sz w:val="21"/>
                    <w:szCs w:val="21"/>
                  </w:rPr>
                </w:rPrChange>
              </w:rPr>
            </w:pPr>
            <w:r>
              <w:rPr>
                <w:rFonts w:ascii="Calibri" w:hAnsi="Calibri" w:cs="Calibri"/>
                <w:bCs/>
                <w:color w:val="0D0D0D" w:themeColor="text1" w:themeTint="F2"/>
                <w:sz w:val="22"/>
                <w:szCs w:val="22"/>
              </w:rPr>
              <w:t xml:space="preserve">The name of </w:t>
            </w:r>
            <w:r w:rsidR="00122CD0">
              <w:rPr>
                <w:rFonts w:ascii="Calibri" w:hAnsi="Calibri" w:cs="Calibri"/>
                <w:bCs/>
                <w:color w:val="0D0D0D" w:themeColor="text1" w:themeTint="F2"/>
                <w:sz w:val="22"/>
                <w:szCs w:val="22"/>
              </w:rPr>
              <w:t xml:space="preserve">the </w:t>
            </w:r>
            <w:r w:rsidR="00C204D9">
              <w:rPr>
                <w:rFonts w:ascii="Calibri" w:hAnsi="Calibri" w:cs="Calibri"/>
                <w:bCs/>
                <w:color w:val="0D0D0D" w:themeColor="text1" w:themeTint="F2"/>
                <w:sz w:val="22"/>
                <w:szCs w:val="22"/>
              </w:rPr>
              <w:t xml:space="preserve">secret in </w:t>
            </w:r>
            <w:commentRangeStart w:id="87"/>
            <w:commentRangeStart w:id="88"/>
            <w:r w:rsidR="00A01C20">
              <w:rPr>
                <w:rFonts w:ascii="Calibri" w:hAnsi="Calibri" w:cs="Calibri"/>
                <w:bCs/>
                <w:color w:val="0D0D0D" w:themeColor="text1" w:themeTint="F2"/>
                <w:sz w:val="22"/>
                <w:szCs w:val="22"/>
              </w:rPr>
              <w:t>Azure Key</w:t>
            </w:r>
            <w:r w:rsidR="009B3F47">
              <w:rPr>
                <w:rFonts w:ascii="Calibri" w:hAnsi="Calibri" w:cs="Calibri"/>
                <w:bCs/>
                <w:color w:val="0D0D0D" w:themeColor="text1" w:themeTint="F2"/>
                <w:sz w:val="22"/>
                <w:szCs w:val="22"/>
              </w:rPr>
              <w:t xml:space="preserve"> </w:t>
            </w:r>
            <w:r w:rsidR="00A01C20">
              <w:rPr>
                <w:rFonts w:ascii="Calibri" w:hAnsi="Calibri" w:cs="Calibri"/>
                <w:bCs/>
                <w:color w:val="0D0D0D" w:themeColor="text1" w:themeTint="F2"/>
                <w:sz w:val="22"/>
                <w:szCs w:val="22"/>
              </w:rPr>
              <w:t>Vault</w:t>
            </w:r>
            <w:r w:rsidR="0048487A" w:rsidRPr="008C69A4">
              <w:rPr>
                <w:rFonts w:ascii="Calibri" w:hAnsi="Calibri" w:cs="Calibri"/>
                <w:bCs/>
                <w:color w:val="0D0D0D" w:themeColor="text1" w:themeTint="F2"/>
                <w:sz w:val="22"/>
                <w:szCs w:val="22"/>
                <w:rPrChange w:id="89" w:author="Viswa" w:date="2019-05-28T15:11:00Z">
                  <w:rPr>
                    <w:rFonts w:ascii="Segoe UI" w:hAnsi="Segoe UI" w:cs="Segoe UI"/>
                    <w:color w:val="D4D4D4"/>
                    <w:sz w:val="21"/>
                    <w:szCs w:val="21"/>
                  </w:rPr>
                </w:rPrChange>
              </w:rPr>
              <w:t xml:space="preserve"> </w:t>
            </w:r>
            <w:r w:rsidR="0076739A">
              <w:rPr>
                <w:rFonts w:ascii="Calibri" w:hAnsi="Calibri" w:cs="Calibri"/>
                <w:bCs/>
                <w:color w:val="0D0D0D" w:themeColor="text1" w:themeTint="F2"/>
                <w:sz w:val="22"/>
                <w:szCs w:val="22"/>
              </w:rPr>
              <w:t xml:space="preserve">which </w:t>
            </w:r>
            <w:r w:rsidR="009B3F47">
              <w:rPr>
                <w:rFonts w:ascii="Calibri" w:hAnsi="Calibri" w:cs="Calibri"/>
                <w:bCs/>
                <w:color w:val="0D0D0D" w:themeColor="text1" w:themeTint="F2"/>
                <w:sz w:val="22"/>
                <w:szCs w:val="22"/>
              </w:rPr>
              <w:t>contain</w:t>
            </w:r>
            <w:r w:rsidR="0076739A">
              <w:rPr>
                <w:rFonts w:ascii="Calibri" w:hAnsi="Calibri" w:cs="Calibri"/>
                <w:bCs/>
                <w:color w:val="0D0D0D" w:themeColor="text1" w:themeTint="F2"/>
                <w:sz w:val="22"/>
                <w:szCs w:val="22"/>
              </w:rPr>
              <w:t>s</w:t>
            </w:r>
            <w:r w:rsidR="009B3F47">
              <w:rPr>
                <w:rFonts w:ascii="Calibri" w:hAnsi="Calibri" w:cs="Calibri"/>
                <w:bCs/>
                <w:color w:val="0D0D0D" w:themeColor="text1" w:themeTint="F2"/>
                <w:sz w:val="22"/>
                <w:szCs w:val="22"/>
              </w:rPr>
              <w:t xml:space="preserve"> the </w:t>
            </w:r>
            <w:r w:rsidR="00195343">
              <w:rPr>
                <w:rFonts w:ascii="Calibri" w:hAnsi="Calibri" w:cs="Calibri"/>
                <w:bCs/>
                <w:color w:val="0D0D0D" w:themeColor="text1" w:themeTint="F2"/>
                <w:sz w:val="22"/>
                <w:szCs w:val="22"/>
              </w:rPr>
              <w:t>password for</w:t>
            </w:r>
            <w:r w:rsidR="008D75B7">
              <w:rPr>
                <w:rFonts w:ascii="Calibri" w:hAnsi="Calibri" w:cs="Calibri"/>
                <w:bCs/>
                <w:color w:val="0D0D0D" w:themeColor="text1" w:themeTint="F2"/>
                <w:sz w:val="22"/>
                <w:szCs w:val="22"/>
              </w:rPr>
              <w:t xml:space="preserve"> the WVD </w:t>
            </w:r>
            <w:r w:rsidR="00E955E4">
              <w:rPr>
                <w:rFonts w:ascii="Calibri" w:hAnsi="Calibri" w:cs="Calibri"/>
                <w:bCs/>
                <w:color w:val="0D0D0D" w:themeColor="text1" w:themeTint="F2"/>
                <w:sz w:val="22"/>
                <w:szCs w:val="22"/>
              </w:rPr>
              <w:t xml:space="preserve">and Azure </w:t>
            </w:r>
            <w:r w:rsidR="008D75B7">
              <w:rPr>
                <w:rFonts w:ascii="Calibri" w:hAnsi="Calibri" w:cs="Calibri"/>
                <w:bCs/>
                <w:color w:val="0D0D0D" w:themeColor="text1" w:themeTint="F2"/>
                <w:sz w:val="22"/>
                <w:szCs w:val="22"/>
              </w:rPr>
              <w:t>admin.</w:t>
            </w:r>
            <w:commentRangeEnd w:id="87"/>
            <w:commentRangeEnd w:id="88"/>
            <w:r w:rsidR="006A3D7E">
              <w:rPr>
                <w:rFonts w:ascii="Calibri" w:hAnsi="Calibri" w:cs="Calibri"/>
                <w:bCs/>
                <w:color w:val="0D0D0D" w:themeColor="text1" w:themeTint="F2"/>
                <w:sz w:val="22"/>
                <w:szCs w:val="22"/>
              </w:rPr>
              <w:t xml:space="preserve"> </w:t>
            </w:r>
            <w:r w:rsidR="0048487A">
              <w:rPr>
                <w:rStyle w:val="CommentReference"/>
                <w:rFonts w:asciiTheme="minorHAnsi" w:eastAsiaTheme="minorEastAsia" w:hAnsiTheme="minorHAnsi" w:cstheme="minorBidi"/>
                <w:lang w:eastAsia="zh-CN"/>
              </w:rPr>
              <w:commentReference w:id="87"/>
            </w:r>
            <w:r w:rsidR="008C485C">
              <w:rPr>
                <w:rStyle w:val="CommentReference"/>
                <w:rFonts w:asciiTheme="minorHAnsi" w:eastAsiaTheme="minorEastAsia" w:hAnsiTheme="minorHAnsi" w:cstheme="minorBidi"/>
                <w:lang w:eastAsia="zh-CN"/>
              </w:rPr>
              <w:commentReference w:id="88"/>
            </w:r>
          </w:p>
        </w:tc>
      </w:tr>
      <w:tr w:rsidR="0048487A" w:rsidRPr="008C69A4" w14:paraId="29A71E28" w14:textId="77777777" w:rsidTr="7CC2B32F">
        <w:tc>
          <w:tcPr>
            <w:tcW w:w="3121" w:type="dxa"/>
            <w:hideMark/>
          </w:tcPr>
          <w:p w14:paraId="5D8C1844" w14:textId="458ACFE8"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90"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rdBroker</w:t>
            </w:r>
            <w:proofErr w:type="spellEnd"/>
          </w:p>
        </w:tc>
        <w:tc>
          <w:tcPr>
            <w:tcW w:w="0" w:type="auto"/>
            <w:hideMark/>
          </w:tcPr>
          <w:p w14:paraId="628BD63F" w14:textId="00A43204" w:rsidR="0048487A" w:rsidRPr="008C69A4" w:rsidRDefault="00DF3A68" w:rsidP="0048487A">
            <w:pPr>
              <w:pStyle w:val="NormalWeb"/>
              <w:spacing w:before="0" w:beforeAutospacing="0" w:after="0" w:afterAutospacing="0"/>
              <w:rPr>
                <w:rFonts w:ascii="Calibri" w:hAnsi="Calibri" w:cs="Calibri"/>
                <w:bCs/>
                <w:color w:val="0D0D0D" w:themeColor="text1" w:themeTint="F2"/>
                <w:sz w:val="22"/>
                <w:szCs w:val="22"/>
                <w:rPrChange w:id="91" w:author="Viswa" w:date="2019-05-28T15:11:00Z">
                  <w:rPr>
                    <w:rFonts w:ascii="Segoe UI" w:hAnsi="Segoe UI" w:cs="Segoe UI"/>
                    <w:color w:val="D4D4D4"/>
                    <w:sz w:val="21"/>
                    <w:szCs w:val="21"/>
                  </w:rPr>
                </w:rPrChange>
              </w:rPr>
            </w:pPr>
            <w:r>
              <w:rPr>
                <w:rFonts w:ascii="Calibri" w:hAnsi="Calibri" w:cs="Calibri"/>
                <w:bCs/>
                <w:color w:val="0D0D0D" w:themeColor="text1" w:themeTint="F2"/>
                <w:sz w:val="22"/>
                <w:szCs w:val="22"/>
              </w:rPr>
              <w:t xml:space="preserve">The </w:t>
            </w:r>
            <w:r w:rsidR="0048487A" w:rsidRPr="008C69A4">
              <w:rPr>
                <w:rFonts w:ascii="Calibri" w:hAnsi="Calibri" w:cs="Calibri"/>
                <w:bCs/>
                <w:color w:val="0D0D0D" w:themeColor="text1" w:themeTint="F2"/>
                <w:sz w:val="22"/>
                <w:szCs w:val="22"/>
                <w:rPrChange w:id="92" w:author="Viswa" w:date="2019-05-28T15:11:00Z">
                  <w:rPr>
                    <w:rFonts w:ascii="Segoe UI" w:hAnsi="Segoe UI" w:cs="Segoe UI"/>
                    <w:color w:val="D4D4D4"/>
                    <w:sz w:val="21"/>
                    <w:szCs w:val="21"/>
                  </w:rPr>
                </w:rPrChange>
              </w:rPr>
              <w:t>URL to the WVD service</w:t>
            </w:r>
            <w:r>
              <w:rPr>
                <w:rFonts w:ascii="Calibri" w:hAnsi="Calibri" w:cs="Calibri"/>
                <w:bCs/>
                <w:color w:val="0D0D0D" w:themeColor="text1" w:themeTint="F2"/>
                <w:sz w:val="22"/>
                <w:szCs w:val="22"/>
              </w:rPr>
              <w:t xml:space="preserve"> (</w:t>
            </w:r>
            <w:r w:rsidR="0048487A" w:rsidRPr="008C69A4">
              <w:rPr>
                <w:rFonts w:ascii="Calibri" w:hAnsi="Calibri" w:cs="Calibri"/>
                <w:bCs/>
                <w:color w:val="0D0D0D" w:themeColor="text1" w:themeTint="F2"/>
                <w:sz w:val="22"/>
                <w:szCs w:val="22"/>
                <w:rPrChange w:id="93" w:author="Viswa" w:date="2019-05-28T15:11:00Z">
                  <w:rPr>
                    <w:rFonts w:ascii="Segoe UI" w:hAnsi="Segoe UI" w:cs="Segoe UI"/>
                    <w:color w:val="D4D4D4"/>
                    <w:sz w:val="21"/>
                    <w:szCs w:val="21"/>
                  </w:rPr>
                </w:rPrChange>
              </w:rPr>
              <w:t>default value </w:t>
            </w:r>
            <w:r w:rsidR="008C485C">
              <w:rPr>
                <w:rFonts w:ascii="Calibri" w:hAnsi="Calibri" w:cs="Calibri"/>
                <w:bCs/>
                <w:color w:val="0D0D0D" w:themeColor="text1" w:themeTint="F2"/>
                <w:sz w:val="22"/>
                <w:szCs w:val="22"/>
              </w:rPr>
              <w:t xml:space="preserve">of </w:t>
            </w:r>
            <w:r w:rsidR="008C485C" w:rsidRPr="008C485C">
              <w:rPr>
                <w:rFonts w:ascii="Calibri" w:hAnsi="Calibri" w:cs="Calibri"/>
                <w:bCs/>
                <w:color w:val="0D0D0D" w:themeColor="text1" w:themeTint="F2"/>
                <w:sz w:val="22"/>
                <w:szCs w:val="22"/>
                <w:rPrChange w:id="94" w:author="Viswa" w:date="2019-05-28T15:11:00Z">
                  <w:rPr>
                    <w:rStyle w:val="Hyperlink"/>
                    <w:rFonts w:ascii="Segoe UI" w:hAnsi="Segoe UI" w:cs="Segoe UI"/>
                    <w:sz w:val="21"/>
                    <w:szCs w:val="21"/>
                  </w:rPr>
                </w:rPrChange>
              </w:rPr>
              <w:t>https://rdbroker.wvd.microsoft.com</w:t>
            </w:r>
            <w:commentRangeStart w:id="95"/>
            <w:commentRangeStart w:id="96"/>
            <w:commentRangeEnd w:id="95"/>
            <w:r w:rsidR="0048487A">
              <w:rPr>
                <w:rStyle w:val="CommentReference"/>
                <w:rFonts w:asciiTheme="minorHAnsi" w:eastAsiaTheme="minorEastAsia" w:hAnsiTheme="minorHAnsi" w:cstheme="minorBidi"/>
                <w:lang w:eastAsia="zh-CN"/>
              </w:rPr>
              <w:commentReference w:id="95"/>
            </w:r>
            <w:commentRangeEnd w:id="96"/>
            <w:r w:rsidR="008F0C30">
              <w:rPr>
                <w:rStyle w:val="CommentReference"/>
                <w:rFonts w:asciiTheme="minorHAnsi" w:eastAsiaTheme="minorEastAsia" w:hAnsiTheme="minorHAnsi" w:cstheme="minorBidi"/>
                <w:lang w:eastAsia="zh-CN"/>
              </w:rPr>
              <w:commentReference w:id="96"/>
            </w:r>
            <w:r w:rsidR="008C485C">
              <w:rPr>
                <w:rFonts w:ascii="Calibri" w:hAnsi="Calibri" w:cs="Calibri"/>
                <w:bCs/>
                <w:color w:val="0D0D0D" w:themeColor="text1" w:themeTint="F2"/>
                <w:sz w:val="22"/>
                <w:szCs w:val="22"/>
              </w:rPr>
              <w:t>)</w:t>
            </w:r>
          </w:p>
        </w:tc>
      </w:tr>
      <w:tr w:rsidR="0048487A" w:rsidRPr="008C69A4" w14:paraId="360AAE96" w14:textId="77777777" w:rsidTr="7CC2B32F">
        <w:tc>
          <w:tcPr>
            <w:tcW w:w="3121" w:type="dxa"/>
            <w:hideMark/>
          </w:tcPr>
          <w:p w14:paraId="2225E016" w14:textId="1D6B146C" w:rsidR="0048487A" w:rsidRPr="008C69A4" w:rsidRDefault="005B3936" w:rsidP="0048487A">
            <w:pPr>
              <w:pStyle w:val="NormalWeb"/>
              <w:spacing w:before="0" w:beforeAutospacing="0" w:after="0" w:afterAutospacing="0"/>
              <w:rPr>
                <w:rFonts w:ascii="Calibri" w:hAnsi="Calibri" w:cs="Calibri"/>
                <w:bCs/>
                <w:color w:val="0D0D0D" w:themeColor="text1" w:themeTint="F2"/>
                <w:sz w:val="22"/>
                <w:szCs w:val="22"/>
                <w:rPrChange w:id="97" w:author="Viswa" w:date="2019-05-28T15:11:00Z">
                  <w:rPr>
                    <w:rFonts w:ascii="Segoe UI" w:hAnsi="Segoe UI" w:cs="Segoe UI"/>
                    <w:color w:val="D4D4D4"/>
                    <w:sz w:val="21"/>
                    <w:szCs w:val="21"/>
                  </w:rPr>
                </w:rPrChange>
              </w:rPr>
            </w:pPr>
            <w:commentRangeStart w:id="98"/>
            <w:r>
              <w:rPr>
                <w:rFonts w:ascii="Calibri" w:hAnsi="Calibri" w:cs="Calibri"/>
                <w:bCs/>
                <w:color w:val="0D0D0D" w:themeColor="text1" w:themeTint="F2"/>
                <w:sz w:val="22"/>
                <w:szCs w:val="22"/>
              </w:rPr>
              <w:t>u</w:t>
            </w:r>
            <w:commentRangeStart w:id="99"/>
            <w:r w:rsidR="0048487A" w:rsidRPr="008C69A4">
              <w:rPr>
                <w:rFonts w:ascii="Calibri" w:hAnsi="Calibri" w:cs="Calibri"/>
                <w:bCs/>
                <w:color w:val="0D0D0D" w:themeColor="text1" w:themeTint="F2"/>
                <w:sz w:val="22"/>
                <w:szCs w:val="22"/>
                <w:rPrChange w:id="100" w:author="Viswa" w:date="2019-05-28T15:11:00Z">
                  <w:rPr>
                    <w:rFonts w:ascii="Segoe UI" w:hAnsi="Segoe UI" w:cs="Segoe UI"/>
                    <w:color w:val="D4D4D4"/>
                    <w:sz w:val="21"/>
                    <w:szCs w:val="21"/>
                  </w:rPr>
                </w:rPrChange>
              </w:rPr>
              <w:t>sername</w:t>
            </w:r>
          </w:p>
        </w:tc>
        <w:tc>
          <w:tcPr>
            <w:tcW w:w="0" w:type="auto"/>
            <w:hideMark/>
          </w:tcPr>
          <w:p w14:paraId="22126072" w14:textId="2B9CF5AC"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01"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02" w:author="Viswa" w:date="2019-05-28T15:11:00Z">
                  <w:rPr>
                    <w:rFonts w:ascii="Segoe UI" w:hAnsi="Segoe UI" w:cs="Segoe UI"/>
                    <w:color w:val="D4D4D4"/>
                    <w:sz w:val="21"/>
                    <w:szCs w:val="21"/>
                  </w:rPr>
                </w:rPrChange>
              </w:rPr>
              <w:t xml:space="preserve">The </w:t>
            </w:r>
            <w:r w:rsidR="00A64F90">
              <w:rPr>
                <w:rFonts w:ascii="Calibri" w:hAnsi="Calibri" w:cs="Calibri"/>
                <w:bCs/>
                <w:color w:val="0D0D0D" w:themeColor="text1" w:themeTint="F2"/>
                <w:sz w:val="22"/>
                <w:szCs w:val="22"/>
              </w:rPr>
              <w:t xml:space="preserve">UPN or </w:t>
            </w:r>
            <w:r w:rsidRPr="008C69A4">
              <w:rPr>
                <w:rFonts w:ascii="Calibri" w:hAnsi="Calibri" w:cs="Calibri"/>
                <w:bCs/>
                <w:color w:val="0D0D0D" w:themeColor="text1" w:themeTint="F2"/>
                <w:sz w:val="22"/>
                <w:szCs w:val="22"/>
                <w:rPrChange w:id="103" w:author="Viswa" w:date="2019-05-28T15:11:00Z">
                  <w:rPr>
                    <w:rFonts w:ascii="Segoe UI" w:hAnsi="Segoe UI" w:cs="Segoe UI"/>
                    <w:color w:val="D4D4D4"/>
                    <w:sz w:val="21"/>
                    <w:szCs w:val="21"/>
                  </w:rPr>
                </w:rPrChange>
              </w:rPr>
              <w:t xml:space="preserve">service principal application ID </w:t>
            </w:r>
            <w:r w:rsidR="00991D1F">
              <w:rPr>
                <w:rFonts w:ascii="Calibri" w:hAnsi="Calibri" w:cs="Calibri"/>
                <w:bCs/>
                <w:color w:val="0D0D0D" w:themeColor="text1" w:themeTint="F2"/>
                <w:sz w:val="22"/>
                <w:szCs w:val="22"/>
              </w:rPr>
              <w:t>for the WVD and Azure admin.</w:t>
            </w:r>
            <w:commentRangeEnd w:id="99"/>
            <w:r>
              <w:rPr>
                <w:rStyle w:val="CommentReference"/>
                <w:rFonts w:asciiTheme="minorHAnsi" w:eastAsiaTheme="minorEastAsia" w:hAnsiTheme="minorHAnsi" w:cstheme="minorBidi"/>
                <w:lang w:eastAsia="zh-CN"/>
              </w:rPr>
              <w:commentReference w:id="99"/>
            </w:r>
            <w:r w:rsidR="002A275B">
              <w:rPr>
                <w:rStyle w:val="CommentReference"/>
                <w:rFonts w:asciiTheme="minorHAnsi" w:eastAsiaTheme="minorEastAsia" w:hAnsiTheme="minorHAnsi" w:cstheme="minorBidi"/>
                <w:lang w:eastAsia="zh-CN"/>
              </w:rPr>
              <w:commentReference w:id="98"/>
            </w:r>
          </w:p>
        </w:tc>
      </w:tr>
      <w:commentRangeEnd w:id="98"/>
      <w:tr w:rsidR="0048487A" w:rsidRPr="008C69A4" w14:paraId="16E87777" w14:textId="77777777" w:rsidTr="7CC2B32F">
        <w:tc>
          <w:tcPr>
            <w:tcW w:w="3121" w:type="dxa"/>
            <w:hideMark/>
          </w:tcPr>
          <w:p w14:paraId="52D87AAC"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04" w:author="Viswa" w:date="2019-05-28T15:11:00Z">
                  <w:rPr>
                    <w:rFonts w:ascii="Segoe UI" w:hAnsi="Segoe UI" w:cs="Segoe UI"/>
                    <w:color w:val="D4D4D4"/>
                    <w:sz w:val="21"/>
                    <w:szCs w:val="21"/>
                  </w:rPr>
                </w:rPrChange>
              </w:rPr>
            </w:pPr>
            <w:proofErr w:type="spellStart"/>
            <w:r w:rsidRPr="008C69A4">
              <w:rPr>
                <w:rFonts w:ascii="Calibri" w:hAnsi="Calibri" w:cs="Calibri"/>
                <w:bCs/>
                <w:color w:val="0D0D0D" w:themeColor="text1" w:themeTint="F2"/>
                <w:sz w:val="22"/>
                <w:szCs w:val="22"/>
                <w:rPrChange w:id="105" w:author="Viswa" w:date="2019-05-28T15:11:00Z">
                  <w:rPr>
                    <w:rFonts w:ascii="Segoe UI" w:hAnsi="Segoe UI" w:cs="Segoe UI"/>
                    <w:color w:val="D4D4D4"/>
                    <w:sz w:val="21"/>
                    <w:szCs w:val="21"/>
                  </w:rPr>
                </w:rPrChange>
              </w:rPr>
              <w:t>isServicePrincipal</w:t>
            </w:r>
            <w:proofErr w:type="spellEnd"/>
          </w:p>
        </w:tc>
        <w:tc>
          <w:tcPr>
            <w:tcW w:w="0" w:type="auto"/>
            <w:hideMark/>
          </w:tcPr>
          <w:p w14:paraId="55E6EB94" w14:textId="4B303191"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06"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07" w:author="Viswa" w:date="2019-05-28T15:11:00Z">
                  <w:rPr>
                    <w:rFonts w:ascii="Segoe UI" w:hAnsi="Segoe UI" w:cs="Segoe UI"/>
                    <w:color w:val="D4D4D4"/>
                    <w:sz w:val="21"/>
                    <w:szCs w:val="21"/>
                  </w:rPr>
                </w:rPrChange>
              </w:rPr>
              <w:t xml:space="preserve">Indicates </w:t>
            </w:r>
            <w:r w:rsidR="00C77E00">
              <w:rPr>
                <w:rFonts w:ascii="Calibri" w:hAnsi="Calibri" w:cs="Calibri"/>
                <w:bCs/>
                <w:color w:val="0D0D0D" w:themeColor="text1" w:themeTint="F2"/>
                <w:sz w:val="22"/>
                <w:szCs w:val="22"/>
              </w:rPr>
              <w:t>if</w:t>
            </w:r>
            <w:r w:rsidRPr="008C69A4">
              <w:rPr>
                <w:rFonts w:ascii="Calibri" w:hAnsi="Calibri" w:cs="Calibri"/>
                <w:bCs/>
                <w:color w:val="0D0D0D" w:themeColor="text1" w:themeTint="F2"/>
                <w:sz w:val="22"/>
                <w:szCs w:val="22"/>
                <w:rPrChange w:id="108" w:author="Viswa" w:date="2019-05-28T15:11:00Z">
                  <w:rPr>
                    <w:rFonts w:ascii="Segoe UI" w:hAnsi="Segoe UI" w:cs="Segoe UI"/>
                    <w:color w:val="D4D4D4"/>
                    <w:sz w:val="21"/>
                    <w:szCs w:val="21"/>
                  </w:rPr>
                </w:rPrChange>
              </w:rPr>
              <w:t xml:space="preserve"> the set of credentials being used is a service principal or a standard account.</w:t>
            </w:r>
            <w:r w:rsidR="00C77E00">
              <w:rPr>
                <w:rFonts w:ascii="Calibri" w:hAnsi="Calibri" w:cs="Calibri"/>
                <w:bCs/>
                <w:color w:val="0D0D0D" w:themeColor="text1" w:themeTint="F2"/>
                <w:sz w:val="22"/>
                <w:szCs w:val="22"/>
              </w:rPr>
              <w:t xml:space="preserve"> Enter “True” or “False”.</w:t>
            </w:r>
          </w:p>
        </w:tc>
      </w:tr>
      <w:tr w:rsidR="0048487A" w:rsidRPr="008C69A4" w14:paraId="14B3D267" w14:textId="77777777" w:rsidTr="7CC2B32F">
        <w:tc>
          <w:tcPr>
            <w:tcW w:w="3121" w:type="dxa"/>
            <w:hideMark/>
          </w:tcPr>
          <w:p w14:paraId="6F3BDCE1" w14:textId="2726E4F3" w:rsidR="0048487A" w:rsidRPr="008C69A4" w:rsidRDefault="00035F43" w:rsidP="0048487A">
            <w:pPr>
              <w:pStyle w:val="NormalWeb"/>
              <w:spacing w:before="0" w:beforeAutospacing="0" w:after="0" w:afterAutospacing="0"/>
              <w:rPr>
                <w:rFonts w:ascii="Calibri" w:hAnsi="Calibri" w:cs="Calibri"/>
                <w:bCs/>
                <w:color w:val="0D0D0D" w:themeColor="text1" w:themeTint="F2"/>
                <w:sz w:val="22"/>
                <w:szCs w:val="22"/>
                <w:rPrChange w:id="109"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b</w:t>
            </w:r>
            <w:r w:rsidR="0048487A" w:rsidRPr="008C69A4">
              <w:rPr>
                <w:rFonts w:ascii="Calibri" w:hAnsi="Calibri" w:cs="Calibri"/>
                <w:bCs/>
                <w:color w:val="0D0D0D" w:themeColor="text1" w:themeTint="F2"/>
                <w:sz w:val="22"/>
                <w:szCs w:val="22"/>
                <w:rPrChange w:id="110" w:author="Viswa" w:date="2019-05-28T15:11:00Z">
                  <w:rPr>
                    <w:rFonts w:ascii="Segoe UI" w:hAnsi="Segoe UI" w:cs="Segoe UI"/>
                    <w:color w:val="D4D4D4"/>
                    <w:sz w:val="21"/>
                    <w:szCs w:val="21"/>
                  </w:rPr>
                </w:rPrChange>
              </w:rPr>
              <w:t>eginPeakTime</w:t>
            </w:r>
            <w:proofErr w:type="spellEnd"/>
          </w:p>
        </w:tc>
        <w:tc>
          <w:tcPr>
            <w:tcW w:w="0" w:type="auto"/>
            <w:hideMark/>
          </w:tcPr>
          <w:p w14:paraId="66959CF8"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11"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12" w:author="Viswa" w:date="2019-05-28T15:11:00Z">
                  <w:rPr>
                    <w:rFonts w:ascii="Segoe UI" w:hAnsi="Segoe UI" w:cs="Segoe UI"/>
                    <w:color w:val="D4D4D4"/>
                    <w:sz w:val="21"/>
                    <w:szCs w:val="21"/>
                  </w:rPr>
                </w:rPrChange>
              </w:rPr>
              <w:t>When peak usage time begins</w:t>
            </w:r>
          </w:p>
        </w:tc>
      </w:tr>
      <w:tr w:rsidR="0048487A" w:rsidRPr="008C69A4" w14:paraId="423F808A" w14:textId="77777777" w:rsidTr="7CC2B32F">
        <w:tc>
          <w:tcPr>
            <w:tcW w:w="3121" w:type="dxa"/>
            <w:hideMark/>
          </w:tcPr>
          <w:p w14:paraId="519B7A01" w14:textId="1096A5C4" w:rsidR="0048487A" w:rsidRPr="008C69A4" w:rsidRDefault="006D3A9E" w:rsidP="0048487A">
            <w:pPr>
              <w:pStyle w:val="NormalWeb"/>
              <w:spacing w:before="0" w:beforeAutospacing="0" w:after="0" w:afterAutospacing="0"/>
              <w:rPr>
                <w:rFonts w:ascii="Calibri" w:hAnsi="Calibri" w:cs="Calibri"/>
                <w:bCs/>
                <w:color w:val="0D0D0D" w:themeColor="text1" w:themeTint="F2"/>
                <w:sz w:val="22"/>
                <w:szCs w:val="22"/>
                <w:rPrChange w:id="113"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e</w:t>
            </w:r>
            <w:r w:rsidR="0048487A" w:rsidRPr="008C69A4">
              <w:rPr>
                <w:rFonts w:ascii="Calibri" w:hAnsi="Calibri" w:cs="Calibri"/>
                <w:bCs/>
                <w:color w:val="0D0D0D" w:themeColor="text1" w:themeTint="F2"/>
                <w:sz w:val="22"/>
                <w:szCs w:val="22"/>
                <w:rPrChange w:id="114" w:author="Viswa" w:date="2019-05-28T15:11:00Z">
                  <w:rPr>
                    <w:rFonts w:ascii="Segoe UI" w:hAnsi="Segoe UI" w:cs="Segoe UI"/>
                    <w:color w:val="D4D4D4"/>
                    <w:sz w:val="21"/>
                    <w:szCs w:val="21"/>
                  </w:rPr>
                </w:rPrChange>
              </w:rPr>
              <w:t>ndPeakTime</w:t>
            </w:r>
            <w:proofErr w:type="spellEnd"/>
          </w:p>
        </w:tc>
        <w:tc>
          <w:tcPr>
            <w:tcW w:w="0" w:type="auto"/>
            <w:hideMark/>
          </w:tcPr>
          <w:p w14:paraId="54A4683B"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15"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16" w:author="Viswa" w:date="2019-05-28T15:11:00Z">
                  <w:rPr>
                    <w:rFonts w:ascii="Segoe UI" w:hAnsi="Segoe UI" w:cs="Segoe UI"/>
                    <w:color w:val="D4D4D4"/>
                    <w:sz w:val="21"/>
                    <w:szCs w:val="21"/>
                  </w:rPr>
                </w:rPrChange>
              </w:rPr>
              <w:t>When peak usage time ends</w:t>
            </w:r>
          </w:p>
        </w:tc>
      </w:tr>
      <w:tr w:rsidR="0048487A" w:rsidRPr="008C69A4" w14:paraId="34C5ADA3" w14:textId="77777777" w:rsidTr="7CC2B32F">
        <w:tc>
          <w:tcPr>
            <w:tcW w:w="3121" w:type="dxa"/>
            <w:hideMark/>
          </w:tcPr>
          <w:p w14:paraId="1933178F" w14:textId="14D4721D" w:rsidR="0048487A" w:rsidRPr="008C69A4" w:rsidRDefault="006D3A9E" w:rsidP="0048487A">
            <w:pPr>
              <w:pStyle w:val="NormalWeb"/>
              <w:spacing w:before="0" w:beforeAutospacing="0" w:after="0" w:afterAutospacing="0"/>
              <w:rPr>
                <w:rFonts w:ascii="Calibri" w:hAnsi="Calibri" w:cs="Calibri"/>
                <w:bCs/>
                <w:color w:val="0D0D0D" w:themeColor="text1" w:themeTint="F2"/>
                <w:sz w:val="22"/>
                <w:szCs w:val="22"/>
                <w:rPrChange w:id="117"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t</w:t>
            </w:r>
            <w:r w:rsidR="0048487A" w:rsidRPr="008C69A4">
              <w:rPr>
                <w:rFonts w:ascii="Calibri" w:hAnsi="Calibri" w:cs="Calibri"/>
                <w:bCs/>
                <w:color w:val="0D0D0D" w:themeColor="text1" w:themeTint="F2"/>
                <w:sz w:val="22"/>
                <w:szCs w:val="22"/>
                <w:rPrChange w:id="118" w:author="Viswa" w:date="2019-05-28T15:11:00Z">
                  <w:rPr>
                    <w:rFonts w:ascii="Segoe UI" w:hAnsi="Segoe UI" w:cs="Segoe UI"/>
                    <w:color w:val="D4D4D4"/>
                    <w:sz w:val="21"/>
                    <w:szCs w:val="21"/>
                  </w:rPr>
                </w:rPrChange>
              </w:rPr>
              <w:t>imeDifferenceInHours</w:t>
            </w:r>
            <w:proofErr w:type="spellEnd"/>
          </w:p>
        </w:tc>
        <w:tc>
          <w:tcPr>
            <w:tcW w:w="0" w:type="auto"/>
            <w:hideMark/>
          </w:tcPr>
          <w:p w14:paraId="581B923A" w14:textId="1E93557A"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19"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20" w:author="Viswa" w:date="2019-05-28T15:11:00Z">
                  <w:rPr>
                    <w:rFonts w:ascii="Segoe UI" w:hAnsi="Segoe UI" w:cs="Segoe UI"/>
                    <w:color w:val="D4D4D4"/>
                    <w:sz w:val="21"/>
                    <w:szCs w:val="21"/>
                  </w:rPr>
                </w:rPrChange>
              </w:rPr>
              <w:t>Time difference between local time and UTC, in hours</w:t>
            </w:r>
            <w:r w:rsidR="00085E7A">
              <w:rPr>
                <w:rFonts w:ascii="Calibri" w:hAnsi="Calibri" w:cs="Calibri"/>
                <w:bCs/>
                <w:color w:val="0D0D0D" w:themeColor="text1" w:themeTint="F2"/>
                <w:sz w:val="22"/>
                <w:szCs w:val="22"/>
              </w:rPr>
              <w:t>. For example,</w:t>
            </w:r>
            <w:r w:rsidR="002E53C1">
              <w:rPr>
                <w:rFonts w:ascii="Calibri" w:hAnsi="Calibri" w:cs="Calibri"/>
                <w:bCs/>
                <w:color w:val="0D0D0D" w:themeColor="text1" w:themeTint="F2"/>
                <w:sz w:val="22"/>
                <w:szCs w:val="22"/>
              </w:rPr>
              <w:t xml:space="preserve"> </w:t>
            </w:r>
            <w:r w:rsidR="00924DBA">
              <w:rPr>
                <w:rFonts w:ascii="Calibri" w:hAnsi="Calibri" w:cs="Calibri"/>
                <w:bCs/>
                <w:color w:val="0D0D0D" w:themeColor="text1" w:themeTint="F2"/>
                <w:sz w:val="22"/>
                <w:szCs w:val="22"/>
              </w:rPr>
              <w:t>“-7:00”.</w:t>
            </w:r>
          </w:p>
        </w:tc>
      </w:tr>
      <w:tr w:rsidR="0048487A" w:rsidRPr="008C69A4" w14:paraId="22C98F11" w14:textId="77777777" w:rsidTr="7CC2B32F">
        <w:tc>
          <w:tcPr>
            <w:tcW w:w="3121" w:type="dxa"/>
            <w:hideMark/>
          </w:tcPr>
          <w:p w14:paraId="1EA315A4" w14:textId="3AAD4F5D" w:rsidR="0048487A" w:rsidRPr="008C69A4" w:rsidRDefault="006D3A9E" w:rsidP="0048487A">
            <w:pPr>
              <w:pStyle w:val="NormalWeb"/>
              <w:spacing w:before="0" w:beforeAutospacing="0" w:after="0" w:afterAutospacing="0"/>
              <w:rPr>
                <w:rFonts w:ascii="Calibri" w:hAnsi="Calibri" w:cs="Calibri"/>
                <w:bCs/>
                <w:color w:val="0D0D0D" w:themeColor="text1" w:themeTint="F2"/>
                <w:sz w:val="22"/>
                <w:szCs w:val="22"/>
                <w:rPrChange w:id="121"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s</w:t>
            </w:r>
            <w:r w:rsidR="0048487A" w:rsidRPr="008C69A4">
              <w:rPr>
                <w:rFonts w:ascii="Calibri" w:hAnsi="Calibri" w:cs="Calibri"/>
                <w:bCs/>
                <w:color w:val="0D0D0D" w:themeColor="text1" w:themeTint="F2"/>
                <w:sz w:val="22"/>
                <w:szCs w:val="22"/>
                <w:rPrChange w:id="122" w:author="Viswa" w:date="2019-05-28T15:11:00Z">
                  <w:rPr>
                    <w:rFonts w:ascii="Segoe UI" w:hAnsi="Segoe UI" w:cs="Segoe UI"/>
                    <w:color w:val="D4D4D4"/>
                    <w:sz w:val="21"/>
                    <w:szCs w:val="21"/>
                  </w:rPr>
                </w:rPrChange>
              </w:rPr>
              <w:t>essionThresholdPerCPU</w:t>
            </w:r>
            <w:proofErr w:type="spellEnd"/>
          </w:p>
        </w:tc>
        <w:tc>
          <w:tcPr>
            <w:tcW w:w="0" w:type="auto"/>
            <w:hideMark/>
          </w:tcPr>
          <w:p w14:paraId="7181FCBB"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23"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24" w:author="Viswa" w:date="2019-05-28T15:11:00Z">
                  <w:rPr>
                    <w:rFonts w:ascii="Segoe UI" w:hAnsi="Segoe UI" w:cs="Segoe UI"/>
                    <w:color w:val="D4D4D4"/>
                    <w:sz w:val="21"/>
                    <w:szCs w:val="21"/>
                  </w:rPr>
                </w:rPrChange>
              </w:rPr>
              <w:t>Maximum number of sessions per CPU threshold used to determine when a new session host VM needs to be started during peak hours.</w:t>
            </w:r>
          </w:p>
        </w:tc>
      </w:tr>
      <w:tr w:rsidR="0048487A" w:rsidRPr="008C69A4" w14:paraId="6A7569C0" w14:textId="77777777" w:rsidTr="7CC2B32F">
        <w:tc>
          <w:tcPr>
            <w:tcW w:w="3121" w:type="dxa"/>
            <w:hideMark/>
          </w:tcPr>
          <w:p w14:paraId="29823FD7" w14:textId="6363E012" w:rsidR="0048487A" w:rsidRPr="008C69A4" w:rsidRDefault="006D3A9E" w:rsidP="0048487A">
            <w:pPr>
              <w:pStyle w:val="NormalWeb"/>
              <w:spacing w:before="0" w:beforeAutospacing="0" w:after="0" w:afterAutospacing="0"/>
              <w:rPr>
                <w:rFonts w:ascii="Calibri" w:hAnsi="Calibri" w:cs="Calibri"/>
                <w:bCs/>
                <w:color w:val="0D0D0D" w:themeColor="text1" w:themeTint="F2"/>
                <w:sz w:val="22"/>
                <w:szCs w:val="22"/>
                <w:rPrChange w:id="125"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m</w:t>
            </w:r>
            <w:r w:rsidR="0048487A" w:rsidRPr="008C69A4">
              <w:rPr>
                <w:rFonts w:ascii="Calibri" w:hAnsi="Calibri" w:cs="Calibri"/>
                <w:bCs/>
                <w:color w:val="0D0D0D" w:themeColor="text1" w:themeTint="F2"/>
                <w:sz w:val="22"/>
                <w:szCs w:val="22"/>
                <w:rPrChange w:id="126" w:author="Viswa" w:date="2019-05-28T15:11:00Z">
                  <w:rPr>
                    <w:rFonts w:ascii="Segoe UI" w:hAnsi="Segoe UI" w:cs="Segoe UI"/>
                    <w:color w:val="D4D4D4"/>
                    <w:sz w:val="21"/>
                    <w:szCs w:val="21"/>
                  </w:rPr>
                </w:rPrChange>
              </w:rPr>
              <w:t>inimumNumberOfRDSH</w:t>
            </w:r>
            <w:proofErr w:type="spellEnd"/>
          </w:p>
        </w:tc>
        <w:tc>
          <w:tcPr>
            <w:tcW w:w="0" w:type="auto"/>
            <w:hideMark/>
          </w:tcPr>
          <w:p w14:paraId="04D7EB95" w14:textId="657FC60B"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27"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28" w:author="Viswa" w:date="2019-05-28T15:11:00Z">
                  <w:rPr>
                    <w:rFonts w:ascii="Segoe UI" w:hAnsi="Segoe UI" w:cs="Segoe UI"/>
                    <w:color w:val="D4D4D4"/>
                    <w:sz w:val="21"/>
                    <w:szCs w:val="21"/>
                  </w:rPr>
                </w:rPrChange>
              </w:rPr>
              <w:t>Minimum number of host pool VMs to keep running during off-peak usage time</w:t>
            </w:r>
            <w:r w:rsidR="00EF0318">
              <w:rPr>
                <w:rFonts w:ascii="Calibri" w:hAnsi="Calibri" w:cs="Calibri"/>
                <w:bCs/>
                <w:color w:val="0D0D0D" w:themeColor="text1" w:themeTint="F2"/>
                <w:sz w:val="22"/>
                <w:szCs w:val="22"/>
              </w:rPr>
              <w:t>.</w:t>
            </w:r>
          </w:p>
        </w:tc>
      </w:tr>
      <w:tr w:rsidR="0048487A" w:rsidRPr="008C69A4" w14:paraId="02E77D26" w14:textId="77777777" w:rsidTr="7CC2B32F">
        <w:tc>
          <w:tcPr>
            <w:tcW w:w="3121" w:type="dxa"/>
            <w:hideMark/>
          </w:tcPr>
          <w:p w14:paraId="3566D48D" w14:textId="294A9DC0" w:rsidR="0048487A" w:rsidRPr="008C69A4" w:rsidRDefault="006D3A9E" w:rsidP="0048487A">
            <w:pPr>
              <w:pStyle w:val="NormalWeb"/>
              <w:spacing w:before="0" w:beforeAutospacing="0" w:after="0" w:afterAutospacing="0"/>
              <w:rPr>
                <w:rFonts w:ascii="Calibri" w:hAnsi="Calibri" w:cs="Calibri"/>
                <w:bCs/>
                <w:color w:val="0D0D0D" w:themeColor="text1" w:themeTint="F2"/>
                <w:sz w:val="22"/>
                <w:szCs w:val="22"/>
                <w:rPrChange w:id="129"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lastRenderedPageBreak/>
              <w:t>l</w:t>
            </w:r>
            <w:r w:rsidR="0048487A" w:rsidRPr="008C69A4">
              <w:rPr>
                <w:rFonts w:ascii="Calibri" w:hAnsi="Calibri" w:cs="Calibri"/>
                <w:bCs/>
                <w:color w:val="0D0D0D" w:themeColor="text1" w:themeTint="F2"/>
                <w:sz w:val="22"/>
                <w:szCs w:val="22"/>
                <w:rPrChange w:id="130" w:author="Viswa" w:date="2019-05-28T15:11:00Z">
                  <w:rPr>
                    <w:rFonts w:ascii="Segoe UI" w:hAnsi="Segoe UI" w:cs="Segoe UI"/>
                    <w:color w:val="D4D4D4"/>
                    <w:sz w:val="21"/>
                    <w:szCs w:val="21"/>
                  </w:rPr>
                </w:rPrChange>
              </w:rPr>
              <w:t>imitSecondsToForceLogOffUser</w:t>
            </w:r>
            <w:proofErr w:type="spellEnd"/>
          </w:p>
        </w:tc>
        <w:tc>
          <w:tcPr>
            <w:tcW w:w="0" w:type="auto"/>
            <w:hideMark/>
          </w:tcPr>
          <w:p w14:paraId="44F4EAFB" w14:textId="409F9125"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31"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32" w:author="Viswa" w:date="2019-05-28T15:11:00Z">
                  <w:rPr>
                    <w:rFonts w:ascii="Segoe UI" w:hAnsi="Segoe UI" w:cs="Segoe UI"/>
                    <w:color w:val="D4D4D4"/>
                    <w:sz w:val="21"/>
                    <w:szCs w:val="21"/>
                  </w:rPr>
                </w:rPrChange>
              </w:rPr>
              <w:t>Number of seconds to wait before forcing users to sign out. If set to 0, users aren’t forced to sign out</w:t>
            </w:r>
            <w:r w:rsidR="008621AB">
              <w:rPr>
                <w:rFonts w:ascii="Calibri" w:hAnsi="Calibri" w:cs="Calibri"/>
                <w:bCs/>
                <w:color w:val="0D0D0D" w:themeColor="text1" w:themeTint="F2"/>
                <w:sz w:val="22"/>
                <w:szCs w:val="22"/>
              </w:rPr>
              <w:t xml:space="preserve"> and VM shutdowns begin</w:t>
            </w:r>
            <w:r w:rsidRPr="008C69A4">
              <w:rPr>
                <w:rFonts w:ascii="Calibri" w:hAnsi="Calibri" w:cs="Calibri"/>
                <w:bCs/>
                <w:color w:val="0D0D0D" w:themeColor="text1" w:themeTint="F2"/>
                <w:sz w:val="22"/>
                <w:szCs w:val="22"/>
                <w:rPrChange w:id="133" w:author="Viswa" w:date="2019-05-28T15:11:00Z">
                  <w:rPr>
                    <w:rFonts w:ascii="Segoe UI" w:hAnsi="Segoe UI" w:cs="Segoe UI"/>
                    <w:color w:val="D4D4D4"/>
                    <w:sz w:val="21"/>
                    <w:szCs w:val="21"/>
                  </w:rPr>
                </w:rPrChange>
              </w:rPr>
              <w:t>.</w:t>
            </w:r>
          </w:p>
        </w:tc>
      </w:tr>
      <w:tr w:rsidR="0048487A" w:rsidRPr="008C69A4" w14:paraId="78969ADC" w14:textId="77777777" w:rsidTr="7CC2B32F">
        <w:tc>
          <w:tcPr>
            <w:tcW w:w="3121" w:type="dxa"/>
            <w:hideMark/>
          </w:tcPr>
          <w:p w14:paraId="05B8C5BE" w14:textId="531FEEEC" w:rsidR="0048487A" w:rsidRPr="008C69A4" w:rsidRDefault="00A13401" w:rsidP="0048487A">
            <w:pPr>
              <w:pStyle w:val="NormalWeb"/>
              <w:spacing w:before="0" w:beforeAutospacing="0" w:after="0" w:afterAutospacing="0"/>
              <w:rPr>
                <w:rFonts w:ascii="Calibri" w:hAnsi="Calibri" w:cs="Calibri"/>
                <w:bCs/>
                <w:color w:val="0D0D0D" w:themeColor="text1" w:themeTint="F2"/>
                <w:sz w:val="22"/>
                <w:szCs w:val="22"/>
                <w:rPrChange w:id="134"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l</w:t>
            </w:r>
            <w:r w:rsidR="0048487A" w:rsidRPr="008C69A4">
              <w:rPr>
                <w:rFonts w:ascii="Calibri" w:hAnsi="Calibri" w:cs="Calibri"/>
                <w:bCs/>
                <w:color w:val="0D0D0D" w:themeColor="text1" w:themeTint="F2"/>
                <w:sz w:val="22"/>
                <w:szCs w:val="22"/>
                <w:rPrChange w:id="135" w:author="Viswa" w:date="2019-05-28T15:11:00Z">
                  <w:rPr>
                    <w:rFonts w:ascii="Segoe UI" w:hAnsi="Segoe UI" w:cs="Segoe UI"/>
                    <w:color w:val="D4D4D4"/>
                    <w:sz w:val="21"/>
                    <w:szCs w:val="21"/>
                  </w:rPr>
                </w:rPrChange>
              </w:rPr>
              <w:t>ogOffMessageTitle</w:t>
            </w:r>
            <w:proofErr w:type="spellEnd"/>
          </w:p>
        </w:tc>
        <w:tc>
          <w:tcPr>
            <w:tcW w:w="0" w:type="auto"/>
            <w:hideMark/>
          </w:tcPr>
          <w:p w14:paraId="1C86C093"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36"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37" w:author="Viswa" w:date="2019-05-28T15:11:00Z">
                  <w:rPr>
                    <w:rFonts w:ascii="Segoe UI" w:hAnsi="Segoe UI" w:cs="Segoe UI"/>
                    <w:color w:val="D4D4D4"/>
                    <w:sz w:val="21"/>
                    <w:szCs w:val="21"/>
                  </w:rPr>
                </w:rPrChange>
              </w:rPr>
              <w:t>Title of the message sent to a user before they’re forced to sign out</w:t>
            </w:r>
          </w:p>
        </w:tc>
      </w:tr>
      <w:tr w:rsidR="0048487A" w:rsidRPr="008C69A4" w14:paraId="523AE3B9" w14:textId="77777777" w:rsidTr="7CC2B32F">
        <w:tc>
          <w:tcPr>
            <w:tcW w:w="3121" w:type="dxa"/>
            <w:hideMark/>
          </w:tcPr>
          <w:p w14:paraId="44BFE837" w14:textId="0F1F74FB" w:rsidR="0048487A" w:rsidRPr="008C69A4" w:rsidRDefault="00A13401" w:rsidP="0048487A">
            <w:pPr>
              <w:pStyle w:val="NormalWeb"/>
              <w:spacing w:before="0" w:beforeAutospacing="0" w:after="0" w:afterAutospacing="0"/>
              <w:rPr>
                <w:rFonts w:ascii="Calibri" w:hAnsi="Calibri" w:cs="Calibri"/>
                <w:bCs/>
                <w:color w:val="0D0D0D" w:themeColor="text1" w:themeTint="F2"/>
                <w:sz w:val="22"/>
                <w:szCs w:val="22"/>
                <w:rPrChange w:id="138"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l</w:t>
            </w:r>
            <w:r w:rsidR="0048487A" w:rsidRPr="008C69A4">
              <w:rPr>
                <w:rFonts w:ascii="Calibri" w:hAnsi="Calibri" w:cs="Calibri"/>
                <w:bCs/>
                <w:color w:val="0D0D0D" w:themeColor="text1" w:themeTint="F2"/>
                <w:sz w:val="22"/>
                <w:szCs w:val="22"/>
                <w:rPrChange w:id="139" w:author="Viswa" w:date="2019-05-28T15:11:00Z">
                  <w:rPr>
                    <w:rFonts w:ascii="Segoe UI" w:hAnsi="Segoe UI" w:cs="Segoe UI"/>
                    <w:color w:val="D4D4D4"/>
                    <w:sz w:val="21"/>
                    <w:szCs w:val="21"/>
                  </w:rPr>
                </w:rPrChange>
              </w:rPr>
              <w:t>ogOffMessageBody</w:t>
            </w:r>
            <w:proofErr w:type="spellEnd"/>
          </w:p>
        </w:tc>
        <w:tc>
          <w:tcPr>
            <w:tcW w:w="0" w:type="auto"/>
            <w:hideMark/>
          </w:tcPr>
          <w:p w14:paraId="113C52A3"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40"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41" w:author="Viswa" w:date="2019-05-28T15:11:00Z">
                  <w:rPr>
                    <w:rFonts w:ascii="Segoe UI" w:hAnsi="Segoe UI" w:cs="Segoe UI"/>
                    <w:color w:val="D4D4D4"/>
                    <w:sz w:val="21"/>
                    <w:szCs w:val="21"/>
                  </w:rPr>
                </w:rPrChange>
              </w:rPr>
              <w:t>Body of the warning message sent to users before they’re signed out. For example, "This machine will shut down in X minutes. Please save your work and sign out.”</w:t>
            </w:r>
          </w:p>
        </w:tc>
      </w:tr>
    </w:tbl>
    <w:p w14:paraId="6A0C79C8" w14:textId="77777777" w:rsidR="00014944" w:rsidRPr="00014944" w:rsidRDefault="00014944">
      <w:pPr>
        <w:ind w:left="1440"/>
        <w:pPrChange w:id="142" w:author="Viswa" w:date="2019-05-28T15:05:00Z">
          <w:pPr>
            <w:pStyle w:val="ListParagraph"/>
            <w:numPr>
              <w:numId w:val="10"/>
            </w:numPr>
            <w:ind w:hanging="360"/>
          </w:pPr>
        </w:pPrChange>
      </w:pPr>
    </w:p>
    <w:p w14:paraId="310D6FE7" w14:textId="2777CA25" w:rsidR="009200CC" w:rsidRDefault="009200CC" w:rsidP="009200CC">
      <w:pPr>
        <w:pStyle w:val="ListParagraph"/>
        <w:numPr>
          <w:ilvl w:val="0"/>
          <w:numId w:val="10"/>
        </w:numPr>
      </w:pPr>
      <w:r>
        <w:t xml:space="preserve">Configure the Task Scheduler to run the </w:t>
      </w:r>
      <w:r w:rsidR="00FF050F">
        <w:t>basicScaler</w:t>
      </w:r>
      <w:r>
        <w:t>.ps1 file at a regular interval</w:t>
      </w:r>
    </w:p>
    <w:p w14:paraId="6B8ACF66" w14:textId="28AA04C1" w:rsidR="009200CC" w:rsidRDefault="00145C8E" w:rsidP="009200CC">
      <w:pPr>
        <w:pStyle w:val="ListParagraph"/>
        <w:numPr>
          <w:ilvl w:val="1"/>
          <w:numId w:val="10"/>
        </w:numPr>
      </w:pPr>
      <w:ins w:id="143" w:author="Stefan Georgiev" w:date="2019-02-05T15:06:00Z">
        <w:r>
          <w:t xml:space="preserve">Start </w:t>
        </w:r>
      </w:ins>
      <w:del w:id="144" w:author="Stefan Georgiev" w:date="2019-02-05T15:07:00Z">
        <w:r w:rsidR="009200CC" w:rsidDel="00145C8E">
          <w:delText xml:space="preserve">In </w:delText>
        </w:r>
        <w:r w:rsidR="009200CC" w:rsidRPr="00522AAE" w:rsidDel="00145C8E">
          <w:rPr>
            <w:b/>
          </w:rPr>
          <w:delText>Server Manager</w:delText>
        </w:r>
        <w:r w:rsidR="009200CC" w:rsidDel="00145C8E">
          <w:delText xml:space="preserve">, select </w:delText>
        </w:r>
        <w:r w:rsidR="009200CC" w:rsidRPr="00522AAE" w:rsidDel="00145C8E">
          <w:rPr>
            <w:b/>
          </w:rPr>
          <w:delText>Tools</w:delText>
        </w:r>
        <w:r w:rsidR="009200CC" w:rsidDel="00145C8E">
          <w:delText xml:space="preserve">, and </w:delText>
        </w:r>
      </w:del>
      <w:r w:rsidR="009200CC" w:rsidRPr="00522AAE">
        <w:rPr>
          <w:b/>
        </w:rPr>
        <w:t>Task Scheduler</w:t>
      </w:r>
      <w:r w:rsidR="009200CC">
        <w:t>.</w:t>
      </w:r>
    </w:p>
    <w:p w14:paraId="3C122789" w14:textId="45A36DF5" w:rsidR="003B263E" w:rsidRDefault="003B263E" w:rsidP="003B263E">
      <w:pPr>
        <w:ind w:left="1080"/>
      </w:pPr>
      <w:r>
        <w:rPr>
          <w:noProof/>
        </w:rPr>
        <w:lastRenderedPageBreak/>
        <w:drawing>
          <wp:inline distT="0" distB="0" distL="0" distR="0" wp14:anchorId="29BE2460" wp14:editId="7E863E94">
            <wp:extent cx="3714286" cy="6476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4286" cy="6476190"/>
                    </a:xfrm>
                    <a:prstGeom prst="rect">
                      <a:avLst/>
                    </a:prstGeom>
                  </pic:spPr>
                </pic:pic>
              </a:graphicData>
            </a:graphic>
          </wp:inline>
        </w:drawing>
      </w:r>
    </w:p>
    <w:p w14:paraId="47437E21" w14:textId="77777777" w:rsidR="009200CC" w:rsidRDefault="009200CC" w:rsidP="009200CC">
      <w:pPr>
        <w:pStyle w:val="ListParagraph"/>
        <w:numPr>
          <w:ilvl w:val="1"/>
          <w:numId w:val="10"/>
        </w:numPr>
      </w:pPr>
      <w:r>
        <w:t xml:space="preserve">In the </w:t>
      </w:r>
      <w:r w:rsidRPr="00522AAE">
        <w:rPr>
          <w:b/>
        </w:rPr>
        <w:t>Task Scheduler</w:t>
      </w:r>
      <w:r>
        <w:t xml:space="preserve"> window, select </w:t>
      </w:r>
      <w:r w:rsidRPr="00522AAE">
        <w:rPr>
          <w:b/>
        </w:rPr>
        <w:t>Create Task …</w:t>
      </w:r>
    </w:p>
    <w:p w14:paraId="1F146B17" w14:textId="77777777" w:rsidR="00337431" w:rsidRPr="00337431" w:rsidRDefault="009200CC" w:rsidP="009200CC">
      <w:pPr>
        <w:pStyle w:val="ListParagraph"/>
        <w:numPr>
          <w:ilvl w:val="1"/>
          <w:numId w:val="10"/>
        </w:numPr>
        <w:rPr>
          <w:b/>
        </w:rPr>
      </w:pPr>
      <w:r>
        <w:t xml:space="preserve">In </w:t>
      </w:r>
      <w:r w:rsidRPr="00FE29CC">
        <w:rPr>
          <w:b/>
        </w:rPr>
        <w:t>the Create Task</w:t>
      </w:r>
      <w:r>
        <w:t xml:space="preserve"> dialog, select the </w:t>
      </w:r>
      <w:r w:rsidRPr="00FE29CC">
        <w:rPr>
          <w:b/>
        </w:rPr>
        <w:t>General</w:t>
      </w:r>
      <w:r>
        <w:t xml:space="preserve"> tab, </w:t>
      </w:r>
    </w:p>
    <w:p w14:paraId="29A27699" w14:textId="291A5463" w:rsidR="00337431" w:rsidRPr="00337431" w:rsidRDefault="00337431" w:rsidP="00337431">
      <w:pPr>
        <w:pStyle w:val="ListParagraph"/>
        <w:ind w:left="1440"/>
        <w:rPr>
          <w:b/>
        </w:rPr>
      </w:pPr>
      <w:r>
        <w:rPr>
          <w:noProof/>
        </w:rPr>
        <w:lastRenderedPageBreak/>
        <w:drawing>
          <wp:inline distT="0" distB="0" distL="0" distR="0" wp14:anchorId="72241874" wp14:editId="6DCB06B6">
            <wp:extent cx="2904762" cy="25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4762" cy="2571429"/>
                    </a:xfrm>
                    <a:prstGeom prst="rect">
                      <a:avLst/>
                    </a:prstGeom>
                  </pic:spPr>
                </pic:pic>
              </a:graphicData>
            </a:graphic>
          </wp:inline>
        </w:drawing>
      </w:r>
    </w:p>
    <w:p w14:paraId="034A9E6B" w14:textId="5AB487F5" w:rsidR="009200CC" w:rsidRDefault="00337431" w:rsidP="009200CC">
      <w:pPr>
        <w:pStyle w:val="ListParagraph"/>
        <w:numPr>
          <w:ilvl w:val="1"/>
          <w:numId w:val="10"/>
        </w:numPr>
        <w:rPr>
          <w:b/>
        </w:rPr>
      </w:pPr>
      <w:r>
        <w:t>E</w:t>
      </w:r>
      <w:r w:rsidR="009200CC">
        <w:t xml:space="preserve">nter a </w:t>
      </w:r>
      <w:r w:rsidR="009200CC" w:rsidRPr="00FE29CC">
        <w:rPr>
          <w:b/>
        </w:rPr>
        <w:t>Name: (</w:t>
      </w:r>
      <w:r w:rsidR="009200CC">
        <w:t xml:space="preserve">e.g. Dynamic RDSH), select </w:t>
      </w:r>
      <w:r w:rsidR="009200CC" w:rsidRPr="00FE29CC">
        <w:rPr>
          <w:b/>
        </w:rPr>
        <w:t xml:space="preserve">Run whether user is logged on or not </w:t>
      </w:r>
      <w:r w:rsidR="009200CC" w:rsidRPr="00FE29CC">
        <w:t>and</w:t>
      </w:r>
      <w:r w:rsidR="009200CC" w:rsidRPr="00FE29CC">
        <w:rPr>
          <w:b/>
        </w:rPr>
        <w:t xml:space="preserve"> Run with highest privileges</w:t>
      </w:r>
    </w:p>
    <w:p w14:paraId="6F171726" w14:textId="0968D1EE" w:rsidR="00337431" w:rsidRPr="00FE29CC" w:rsidRDefault="00C779BF" w:rsidP="003B263E">
      <w:pPr>
        <w:pStyle w:val="ListParagraph"/>
        <w:ind w:left="1440"/>
        <w:rPr>
          <w:b/>
        </w:rPr>
      </w:pPr>
      <w:r>
        <w:rPr>
          <w:noProof/>
        </w:rPr>
        <w:drawing>
          <wp:inline distT="0" distB="0" distL="0" distR="0" wp14:anchorId="154A5967" wp14:editId="12DCFB04">
            <wp:extent cx="5645150" cy="427909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8591" cy="4289283"/>
                    </a:xfrm>
                    <a:prstGeom prst="rect">
                      <a:avLst/>
                    </a:prstGeom>
                  </pic:spPr>
                </pic:pic>
              </a:graphicData>
            </a:graphic>
          </wp:inline>
        </w:drawing>
      </w:r>
    </w:p>
    <w:p w14:paraId="60AC2DF6" w14:textId="77777777" w:rsidR="009200CC" w:rsidRPr="000609A4" w:rsidRDefault="009200CC" w:rsidP="009200CC">
      <w:pPr>
        <w:pStyle w:val="ListParagraph"/>
        <w:numPr>
          <w:ilvl w:val="1"/>
          <w:numId w:val="10"/>
        </w:numPr>
      </w:pPr>
      <w:r w:rsidRPr="00FE29CC">
        <w:t>Select the</w:t>
      </w:r>
      <w:r w:rsidRPr="000609A4">
        <w:t xml:space="preserve"> </w:t>
      </w:r>
      <w:r w:rsidRPr="000609A4">
        <w:rPr>
          <w:b/>
        </w:rPr>
        <w:t>Triggers</w:t>
      </w:r>
      <w:r w:rsidRPr="000609A4">
        <w:t xml:space="preserve"> </w:t>
      </w:r>
      <w:r>
        <w:t xml:space="preserve">tab and </w:t>
      </w:r>
      <w:r w:rsidRPr="000609A4">
        <w:rPr>
          <w:b/>
        </w:rPr>
        <w:t>New…</w:t>
      </w:r>
    </w:p>
    <w:p w14:paraId="32AAD905" w14:textId="026B9A2B" w:rsidR="00B51412" w:rsidRDefault="009200CC" w:rsidP="004D1336">
      <w:pPr>
        <w:pStyle w:val="ListParagraph"/>
        <w:numPr>
          <w:ilvl w:val="1"/>
          <w:numId w:val="10"/>
        </w:numPr>
      </w:pPr>
      <w:r>
        <w:t>I</w:t>
      </w:r>
      <w:r w:rsidRPr="00FE29CC">
        <w:t>n the</w:t>
      </w:r>
      <w:r w:rsidRPr="000609A4">
        <w:t xml:space="preserve"> </w:t>
      </w:r>
      <w:r w:rsidRPr="00C465B2">
        <w:rPr>
          <w:b/>
        </w:rPr>
        <w:t>New Trigger</w:t>
      </w:r>
      <w:r w:rsidRPr="000609A4">
        <w:t xml:space="preserve"> </w:t>
      </w:r>
      <w:r>
        <w:t xml:space="preserve">dialog, under </w:t>
      </w:r>
      <w:r w:rsidRPr="00C465B2">
        <w:rPr>
          <w:b/>
        </w:rPr>
        <w:t>Advanced settings</w:t>
      </w:r>
      <w:r>
        <w:t xml:space="preserve">, check </w:t>
      </w:r>
      <w:r w:rsidRPr="00C465B2">
        <w:rPr>
          <w:b/>
        </w:rPr>
        <w:t>Repeat task every</w:t>
      </w:r>
      <w:r>
        <w:t xml:space="preserve"> and select </w:t>
      </w:r>
      <w:r w:rsidRPr="00FE29CC">
        <w:t xml:space="preserve">the appropriate </w:t>
      </w:r>
      <w:proofErr w:type="gramStart"/>
      <w:r w:rsidRPr="00FE29CC">
        <w:t>period</w:t>
      </w:r>
      <w:r w:rsidRPr="000609A4">
        <w:t xml:space="preserve"> </w:t>
      </w:r>
      <w:r w:rsidR="003221C1">
        <w:t>of time</w:t>
      </w:r>
      <w:proofErr w:type="gramEnd"/>
      <w:r w:rsidR="003221C1">
        <w:t xml:space="preserve"> </w:t>
      </w:r>
      <w:r w:rsidRPr="00FE29CC">
        <w:t xml:space="preserve">(e.g. </w:t>
      </w:r>
      <w:r w:rsidRPr="00C465B2">
        <w:rPr>
          <w:b/>
        </w:rPr>
        <w:t>15 minutes</w:t>
      </w:r>
      <w:r w:rsidR="003221C1">
        <w:t>)</w:t>
      </w:r>
    </w:p>
    <w:p w14:paraId="486C0DF6" w14:textId="11B96D69" w:rsidR="009200CC" w:rsidRDefault="003221C1" w:rsidP="009200CC">
      <w:pPr>
        <w:pStyle w:val="ListParagraph"/>
        <w:numPr>
          <w:ilvl w:val="1"/>
          <w:numId w:val="10"/>
        </w:numPr>
      </w:pPr>
      <w:r>
        <w:t xml:space="preserve">The specify </w:t>
      </w:r>
      <w:r w:rsidR="009200CC" w:rsidRPr="000609A4">
        <w:rPr>
          <w:b/>
        </w:rPr>
        <w:t>Indefinitel</w:t>
      </w:r>
      <w:r>
        <w:rPr>
          <w:b/>
        </w:rPr>
        <w:t xml:space="preserve">y </w:t>
      </w:r>
      <w:r>
        <w:rPr>
          <w:bCs/>
        </w:rPr>
        <w:t xml:space="preserve">for </w:t>
      </w:r>
      <w:proofErr w:type="spellStart"/>
      <w:r>
        <w:rPr>
          <w:b/>
          <w:bCs/>
        </w:rPr>
        <w:t>for</w:t>
      </w:r>
      <w:proofErr w:type="spellEnd"/>
      <w:r>
        <w:rPr>
          <w:b/>
          <w:bCs/>
        </w:rPr>
        <w:t xml:space="preserve"> a duration of </w:t>
      </w:r>
      <w:r>
        <w:t>field</w:t>
      </w:r>
    </w:p>
    <w:p w14:paraId="2E5152DD" w14:textId="48DFBC66" w:rsidR="00C465B2" w:rsidRPr="000609A4" w:rsidRDefault="00C465B2" w:rsidP="00C465B2">
      <w:pPr>
        <w:pStyle w:val="ListParagraph"/>
        <w:ind w:left="1440"/>
      </w:pPr>
      <w:r>
        <w:rPr>
          <w:noProof/>
        </w:rPr>
        <w:lastRenderedPageBreak/>
        <w:drawing>
          <wp:inline distT="0" distB="0" distL="0" distR="0" wp14:anchorId="4A4B60A8" wp14:editId="76DD4F42">
            <wp:extent cx="5943600"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52800"/>
                    </a:xfrm>
                    <a:prstGeom prst="rect">
                      <a:avLst/>
                    </a:prstGeom>
                  </pic:spPr>
                </pic:pic>
              </a:graphicData>
            </a:graphic>
          </wp:inline>
        </w:drawing>
      </w:r>
    </w:p>
    <w:p w14:paraId="74606DCE" w14:textId="77777777" w:rsidR="009200CC" w:rsidRPr="000609A4" w:rsidRDefault="009200CC" w:rsidP="009200CC">
      <w:pPr>
        <w:pStyle w:val="ListParagraph"/>
        <w:numPr>
          <w:ilvl w:val="1"/>
          <w:numId w:val="10"/>
        </w:numPr>
      </w:pPr>
      <w:r w:rsidRPr="00FE29CC">
        <w:t>Select the</w:t>
      </w:r>
      <w:r w:rsidRPr="000609A4">
        <w:t xml:space="preserve"> </w:t>
      </w:r>
      <w:r w:rsidRPr="000609A4">
        <w:rPr>
          <w:b/>
        </w:rPr>
        <w:t>Actions</w:t>
      </w:r>
      <w:r w:rsidRPr="000609A4">
        <w:t xml:space="preserve"> </w:t>
      </w:r>
      <w:r>
        <w:t xml:space="preserve">tab and </w:t>
      </w:r>
      <w:r w:rsidRPr="000609A4">
        <w:rPr>
          <w:b/>
        </w:rPr>
        <w:t>New…</w:t>
      </w:r>
    </w:p>
    <w:p w14:paraId="32617711" w14:textId="430D7E95" w:rsidR="009200CC" w:rsidRDefault="009200CC" w:rsidP="009200CC">
      <w:pPr>
        <w:pStyle w:val="ListParagraph"/>
        <w:numPr>
          <w:ilvl w:val="1"/>
          <w:numId w:val="10"/>
        </w:numPr>
      </w:pPr>
      <w:r>
        <w:t>I</w:t>
      </w:r>
      <w:r w:rsidRPr="00FE29CC">
        <w:t>n the</w:t>
      </w:r>
      <w:r w:rsidRPr="000609A4">
        <w:t xml:space="preserve"> </w:t>
      </w:r>
      <w:r w:rsidRPr="00F7004B">
        <w:rPr>
          <w:b/>
        </w:rPr>
        <w:t>New Action</w:t>
      </w:r>
      <w:r w:rsidRPr="000609A4">
        <w:t xml:space="preserve"> </w:t>
      </w:r>
      <w:r>
        <w:t xml:space="preserve">dialog, type </w:t>
      </w:r>
      <w:r w:rsidRPr="003221C1">
        <w:rPr>
          <w:b/>
          <w:bCs/>
        </w:rPr>
        <w:t>powershell.exe</w:t>
      </w:r>
      <w:r>
        <w:t xml:space="preserve"> in the </w:t>
      </w:r>
      <w:r w:rsidRPr="00F7004B">
        <w:rPr>
          <w:b/>
        </w:rPr>
        <w:t>Program/script:</w:t>
      </w:r>
      <w:r>
        <w:t xml:space="preserve"> field and type </w:t>
      </w:r>
      <w:r w:rsidR="0004359F" w:rsidRPr="0004359F">
        <w:rPr>
          <w:b/>
          <w:bCs/>
        </w:rPr>
        <w:t>C:\scaling-HostPool1</w:t>
      </w:r>
      <w:r w:rsidRPr="003221C1">
        <w:rPr>
          <w:b/>
          <w:bCs/>
        </w:rPr>
        <w:t>\</w:t>
      </w:r>
      <w:del w:id="145" w:author="Stefan Georgiev [2]" w:date="2019-04-09T08:29:00Z">
        <w:r w:rsidRPr="003221C1" w:rsidDel="00A610AE">
          <w:rPr>
            <w:b/>
            <w:bCs/>
          </w:rPr>
          <w:delText>RDSScaler</w:delText>
        </w:r>
      </w:del>
      <w:ins w:id="146" w:author="Stefan Georgiev [2]" w:date="2019-04-09T08:29:00Z">
        <w:r w:rsidR="00A610AE" w:rsidRPr="003221C1">
          <w:rPr>
            <w:b/>
            <w:bCs/>
          </w:rPr>
          <w:t>basicScale</w:t>
        </w:r>
      </w:ins>
      <w:r w:rsidR="00442B1C" w:rsidRPr="003221C1">
        <w:rPr>
          <w:b/>
          <w:bCs/>
        </w:rPr>
        <w:t>-MSI</w:t>
      </w:r>
      <w:r w:rsidRPr="003221C1">
        <w:rPr>
          <w:b/>
          <w:bCs/>
        </w:rPr>
        <w:t>.ps1</w:t>
      </w:r>
      <w:r>
        <w:t xml:space="preserve"> in the </w:t>
      </w:r>
      <w:r w:rsidRPr="00C32276">
        <w:rPr>
          <w:b/>
        </w:rPr>
        <w:t>Add arguments</w:t>
      </w:r>
      <w:r>
        <w:rPr>
          <w:b/>
        </w:rPr>
        <w:t xml:space="preserve"> (optional)</w:t>
      </w:r>
      <w:r w:rsidRPr="00C32276">
        <w:rPr>
          <w:b/>
        </w:rPr>
        <w:t>:</w:t>
      </w:r>
      <w:r>
        <w:t xml:space="preserve"> field.</w:t>
      </w:r>
    </w:p>
    <w:p w14:paraId="6A4EDB2E" w14:textId="7DFE9E9C" w:rsidR="00205622" w:rsidRPr="000609A4" w:rsidRDefault="00205622" w:rsidP="00205622">
      <w:pPr>
        <w:pStyle w:val="ListParagraph"/>
        <w:ind w:left="1440"/>
      </w:pPr>
      <w:r>
        <w:rPr>
          <w:noProof/>
        </w:rPr>
        <w:drawing>
          <wp:inline distT="0" distB="0" distL="0" distR="0" wp14:anchorId="2C17BF88" wp14:editId="489027F7">
            <wp:extent cx="5943600" cy="281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19400"/>
                    </a:xfrm>
                    <a:prstGeom prst="rect">
                      <a:avLst/>
                    </a:prstGeom>
                  </pic:spPr>
                </pic:pic>
              </a:graphicData>
            </a:graphic>
          </wp:inline>
        </w:drawing>
      </w:r>
    </w:p>
    <w:p w14:paraId="60218B22" w14:textId="77777777" w:rsidR="009200CC" w:rsidRDefault="009200CC" w:rsidP="009200CC">
      <w:pPr>
        <w:pStyle w:val="ListParagraph"/>
        <w:numPr>
          <w:ilvl w:val="1"/>
          <w:numId w:val="10"/>
        </w:numPr>
      </w:pPr>
      <w:r>
        <w:t xml:space="preserve">Select </w:t>
      </w:r>
      <w:r w:rsidRPr="00E40301">
        <w:rPr>
          <w:b/>
        </w:rPr>
        <w:t>OK</w:t>
      </w:r>
      <w:r>
        <w:t xml:space="preserve"> to accept defaults under the </w:t>
      </w:r>
      <w:r w:rsidRPr="00E40301">
        <w:rPr>
          <w:b/>
        </w:rPr>
        <w:t>Conditions</w:t>
      </w:r>
      <w:r>
        <w:t xml:space="preserve"> and </w:t>
      </w:r>
      <w:r w:rsidRPr="00E40301">
        <w:rPr>
          <w:b/>
        </w:rPr>
        <w:t>Settings</w:t>
      </w:r>
      <w:r>
        <w:t xml:space="preserve"> tabs</w:t>
      </w:r>
    </w:p>
    <w:p w14:paraId="01E38DE4" w14:textId="11752212" w:rsidR="009200CC" w:rsidRDefault="009200CC" w:rsidP="009200CC">
      <w:pPr>
        <w:pStyle w:val="ListParagraph"/>
        <w:numPr>
          <w:ilvl w:val="1"/>
          <w:numId w:val="10"/>
        </w:numPr>
      </w:pPr>
      <w:r>
        <w:t>Enter the password for the administrative account used to run the script</w:t>
      </w:r>
    </w:p>
    <w:p w14:paraId="55A8B79F" w14:textId="63331DEB" w:rsidR="003221C1" w:rsidRDefault="003221C1" w:rsidP="003221C1">
      <w:pPr>
        <w:ind w:left="1080"/>
      </w:pPr>
      <w:r>
        <w:rPr>
          <w:noProof/>
        </w:rPr>
        <w:lastRenderedPageBreak/>
        <w:drawing>
          <wp:inline distT="0" distB="0" distL="0" distR="0" wp14:anchorId="3B0FA167" wp14:editId="204F815B">
            <wp:extent cx="2676525" cy="216435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3847" cy="2170271"/>
                    </a:xfrm>
                    <a:prstGeom prst="rect">
                      <a:avLst/>
                    </a:prstGeom>
                  </pic:spPr>
                </pic:pic>
              </a:graphicData>
            </a:graphic>
          </wp:inline>
        </w:drawing>
      </w:r>
    </w:p>
    <w:p w14:paraId="2C4775D1" w14:textId="77777777" w:rsidR="009200CC" w:rsidRDefault="009200CC" w:rsidP="009200CC">
      <w:pPr>
        <w:pStyle w:val="Heading1"/>
      </w:pPr>
      <w:r>
        <w:t>Log Files</w:t>
      </w:r>
    </w:p>
    <w:p w14:paraId="4C7FA6B2" w14:textId="44752488" w:rsidR="009200CC" w:rsidRDefault="009200CC" w:rsidP="009200CC">
      <w:r>
        <w:t xml:space="preserve">The script creates two log files, </w:t>
      </w:r>
      <w:r w:rsidR="00FF050F" w:rsidRPr="00FF050F">
        <w:rPr>
          <w:b/>
        </w:rPr>
        <w:t>WVDTenantScale</w:t>
      </w:r>
      <w:r w:rsidRPr="00FF050F">
        <w:rPr>
          <w:b/>
        </w:rPr>
        <w:t>.log</w:t>
      </w:r>
      <w:r>
        <w:t xml:space="preserve"> and </w:t>
      </w:r>
      <w:r w:rsidR="00FF050F" w:rsidRPr="00FF050F">
        <w:rPr>
          <w:b/>
        </w:rPr>
        <w:t>WVDTenantUsage</w:t>
      </w:r>
      <w:r w:rsidRPr="00FF050F">
        <w:rPr>
          <w:b/>
        </w:rPr>
        <w:t>.log</w:t>
      </w:r>
      <w:r>
        <w:t xml:space="preserve">. The </w:t>
      </w:r>
      <w:r w:rsidR="00FF050F" w:rsidRPr="00FF050F">
        <w:rPr>
          <w:b/>
        </w:rPr>
        <w:t>WVDTenantScale</w:t>
      </w:r>
      <w:r w:rsidRPr="00FF050F">
        <w:rPr>
          <w:b/>
        </w:rPr>
        <w:t>.log</w:t>
      </w:r>
      <w:r>
        <w:t xml:space="preserve"> will log the events and errors (if any) during each execution of the script.</w:t>
      </w:r>
    </w:p>
    <w:p w14:paraId="582AD759" w14:textId="16372EEA" w:rsidR="009200CC" w:rsidRDefault="009200CC" w:rsidP="009200CC">
      <w:r>
        <w:t xml:space="preserve">The </w:t>
      </w:r>
      <w:r w:rsidR="00FF050F" w:rsidRPr="00FF050F">
        <w:rPr>
          <w:b/>
        </w:rPr>
        <w:t>WVDTenantUsage</w:t>
      </w:r>
      <w:r w:rsidRPr="00FF050F">
        <w:rPr>
          <w:b/>
        </w:rPr>
        <w:t>.log</w:t>
      </w:r>
      <w:r>
        <w:t xml:space="preserve"> file will record the active number of cores and active number of virtual machines at each execution of the script. You can use this information to estimate the actual usage of Microsoft Azure VMs and the cost. The file is formatted as comma separated values, with each line containing the following information.</w:t>
      </w:r>
    </w:p>
    <w:p w14:paraId="7E94659E" w14:textId="77777777" w:rsidR="009200CC" w:rsidRDefault="009200CC" w:rsidP="009200CC">
      <w:pPr>
        <w:ind w:left="720"/>
      </w:pPr>
      <w:r>
        <w:t>time, collection, cores, VMs</w:t>
      </w:r>
    </w:p>
    <w:p w14:paraId="1E0B5B02" w14:textId="77777777" w:rsidR="009200CC" w:rsidRDefault="009200CC" w:rsidP="009200CC">
      <w:r>
        <w:t>The file name can be modified to have a .csv extension, loaded into Microsoft Excel, and analyzed.</w:t>
      </w:r>
    </w:p>
    <w:p w14:paraId="34AF11E7" w14:textId="77777777" w:rsidR="009200CC" w:rsidRDefault="009200CC" w:rsidP="009200CC">
      <w:pPr>
        <w:pStyle w:val="Heading1"/>
      </w:pPr>
      <w:commentRangeStart w:id="147"/>
      <w:r>
        <w:t>Detailed Description</w:t>
      </w:r>
    </w:p>
    <w:p w14:paraId="3B4E8AE8" w14:textId="6FC06D65" w:rsidR="009200CC" w:rsidRDefault="009200CC" w:rsidP="009200CC">
      <w:r>
        <w:t xml:space="preserve">The script reads settings from a </w:t>
      </w:r>
      <w:r w:rsidRPr="005F3C3A">
        <w:rPr>
          <w:b/>
          <w:bCs/>
        </w:rPr>
        <w:t>config</w:t>
      </w:r>
      <w:r w:rsidR="00EA4A42" w:rsidRPr="005F3C3A">
        <w:rPr>
          <w:b/>
          <w:bCs/>
        </w:rPr>
        <w:t>-</w:t>
      </w:r>
      <w:proofErr w:type="spellStart"/>
      <w:r w:rsidR="00EA4A42" w:rsidRPr="005F3C3A">
        <w:rPr>
          <w:b/>
          <w:bCs/>
        </w:rPr>
        <w:t>MSI</w:t>
      </w:r>
      <w:del w:id="148" w:author="Viswa" w:date="2019-05-28T14:38:00Z">
        <w:r w:rsidRPr="005F3C3A" w:rsidDel="00E825A3">
          <w:rPr>
            <w:b/>
            <w:bCs/>
          </w:rPr>
          <w:delText>.xml</w:delText>
        </w:r>
      </w:del>
      <w:ins w:id="149" w:author="Viswa" w:date="2019-05-28T14:38:00Z">
        <w:r w:rsidR="00E825A3" w:rsidRPr="005F3C3A">
          <w:rPr>
            <w:b/>
            <w:bCs/>
          </w:rPr>
          <w:t>.json</w:t>
        </w:r>
      </w:ins>
      <w:proofErr w:type="spellEnd"/>
      <w:r>
        <w:t xml:space="preserve"> file, including the start and end of the peak usage period during the day. </w:t>
      </w:r>
      <w:commentRangeEnd w:id="147"/>
      <w:r w:rsidR="00DA63D4">
        <w:rPr>
          <w:rStyle w:val="CommentReference"/>
        </w:rPr>
        <w:commentReference w:id="147"/>
      </w:r>
    </w:p>
    <w:p w14:paraId="4F33C4C4" w14:textId="5210B427" w:rsidR="009200CC" w:rsidRDefault="009200CC" w:rsidP="009200CC">
      <w:r>
        <w:t xml:space="preserve">During the peak usage time, the script checks the current number of sessions and the current running RDSH capacity for each collection. It calculates if the running RDSH servers have </w:t>
      </w:r>
      <w:proofErr w:type="gramStart"/>
      <w:r>
        <w:t>sufficient</w:t>
      </w:r>
      <w:proofErr w:type="gramEnd"/>
      <w:r>
        <w:t xml:space="preserve"> capacity to support existing sessions based on the </w:t>
      </w:r>
      <w:proofErr w:type="spellStart"/>
      <w:r>
        <w:t>SessionThresholdPerCPU</w:t>
      </w:r>
      <w:proofErr w:type="spellEnd"/>
      <w:r>
        <w:t xml:space="preserve"> parameter defined in the config</w:t>
      </w:r>
      <w:r w:rsidR="00EA4A42">
        <w:t>-</w:t>
      </w:r>
      <w:proofErr w:type="spellStart"/>
      <w:r w:rsidR="00EA4A42">
        <w:t>MSI</w:t>
      </w:r>
      <w:del w:id="150" w:author="Viswa" w:date="2019-05-28T14:38:00Z">
        <w:r w:rsidDel="00E825A3">
          <w:delText>.xml</w:delText>
        </w:r>
      </w:del>
      <w:ins w:id="151" w:author="Viswa" w:date="2019-05-28T14:38:00Z">
        <w:r w:rsidR="00E825A3">
          <w:t>.json</w:t>
        </w:r>
      </w:ins>
      <w:proofErr w:type="spellEnd"/>
      <w:r>
        <w:t xml:space="preserve"> file. If not, the script starts additional RDSH servers in the collection. </w:t>
      </w:r>
    </w:p>
    <w:p w14:paraId="10106EEB" w14:textId="297D0019" w:rsidR="009200CC" w:rsidRDefault="009200CC" w:rsidP="009200CC">
      <w:r>
        <w:t xml:space="preserve">During the off-peak usage time, the script determines which RDSH servers should be shutdown based on the </w:t>
      </w:r>
      <w:proofErr w:type="spellStart"/>
      <w:r>
        <w:t>MinimumNumberOfRDSH</w:t>
      </w:r>
      <w:proofErr w:type="spellEnd"/>
      <w:r>
        <w:t xml:space="preserve"> parameter in the config</w:t>
      </w:r>
      <w:r w:rsidR="00EA4A42">
        <w:t>-</w:t>
      </w:r>
      <w:proofErr w:type="spellStart"/>
      <w:r w:rsidR="00EA4A42">
        <w:t>MSI</w:t>
      </w:r>
      <w:del w:id="152" w:author="Viswa" w:date="2019-05-28T14:38:00Z">
        <w:r w:rsidDel="00E825A3">
          <w:delText>.xml</w:delText>
        </w:r>
      </w:del>
      <w:ins w:id="153" w:author="Viswa" w:date="2019-05-28T14:38:00Z">
        <w:r w:rsidR="00E825A3">
          <w:t>.json</w:t>
        </w:r>
      </w:ins>
      <w:proofErr w:type="spellEnd"/>
      <w:r>
        <w:t xml:space="preserve"> file. The script will set the RDSH servers to drain mode to prevent new sessions connecting to the hosts. If the </w:t>
      </w:r>
      <w:proofErr w:type="spellStart"/>
      <w:r>
        <w:t>LimitSecondsToForceLogOffUser</w:t>
      </w:r>
      <w:proofErr w:type="spellEnd"/>
      <w:r>
        <w:t xml:space="preserve"> parameter in the config</w:t>
      </w:r>
      <w:r w:rsidR="00EA4A42">
        <w:t>-</w:t>
      </w:r>
      <w:proofErr w:type="spellStart"/>
      <w:r w:rsidR="00EA4A42">
        <w:t>MSI</w:t>
      </w:r>
      <w:del w:id="154" w:author="Viswa" w:date="2019-05-28T14:38:00Z">
        <w:r w:rsidDel="00E825A3">
          <w:delText>.xml</w:delText>
        </w:r>
      </w:del>
      <w:ins w:id="155" w:author="Viswa" w:date="2019-05-28T14:38:00Z">
        <w:r w:rsidR="00E825A3">
          <w:t>.json</w:t>
        </w:r>
      </w:ins>
      <w:proofErr w:type="spellEnd"/>
      <w:r>
        <w:t xml:space="preserve"> file is set to a non-zero positive value, the script will notify any </w:t>
      </w:r>
      <w:r w:rsidR="00EA4A42">
        <w:t>logged-on</w:t>
      </w:r>
      <w:r>
        <w:t xml:space="preserve"> users to save work, wait the configured amount of time, and then force the users to logoff. Once there are no user sessions on an RDSH server, it will shut down the RDSH server. </w:t>
      </w:r>
    </w:p>
    <w:p w14:paraId="617BED6F" w14:textId="66A3C78B" w:rsidR="009200CC" w:rsidRDefault="009200CC" w:rsidP="009200CC">
      <w:r>
        <w:t xml:space="preserve">If </w:t>
      </w:r>
      <w:proofErr w:type="spellStart"/>
      <w:r>
        <w:t>LimitSecondsToForceLogOffUser</w:t>
      </w:r>
      <w:proofErr w:type="spellEnd"/>
      <w:r>
        <w:t xml:space="preserve"> parameter in the config</w:t>
      </w:r>
      <w:r w:rsidR="00EA4A42">
        <w:t>-</w:t>
      </w:r>
      <w:proofErr w:type="spellStart"/>
      <w:r w:rsidR="00EA4A42">
        <w:t>MSI</w:t>
      </w:r>
      <w:del w:id="156" w:author="Viswa" w:date="2019-05-28T14:38:00Z">
        <w:r w:rsidDel="00E825A3">
          <w:delText>.xml</w:delText>
        </w:r>
      </w:del>
      <w:ins w:id="157" w:author="Viswa" w:date="2019-05-28T14:38:00Z">
        <w:r w:rsidR="00E825A3">
          <w:t>.json</w:t>
        </w:r>
      </w:ins>
      <w:proofErr w:type="spellEnd"/>
      <w:r>
        <w:t xml:space="preserve"> file is set to zero, the script will allow the session configuration setting in the collection properties to handle the logoff of user sessions. If there are any sessions on an RDSH server, it will leave the RDSH server running. If there are no sessions, the script will shut down the RDSH server.</w:t>
      </w:r>
    </w:p>
    <w:p w14:paraId="3234C9E3" w14:textId="47A6D9B1" w:rsidR="009200CC" w:rsidRPr="00597CA6" w:rsidDel="00A26F7C" w:rsidRDefault="009200CC" w:rsidP="009200CC">
      <w:r>
        <w:lastRenderedPageBreak/>
        <w:t xml:space="preserve">The script is designed to run periodically on the </w:t>
      </w:r>
      <w:del w:id="158" w:author="Stefan Georgiev" w:date="2019-02-05T15:20:00Z">
        <w:r w:rsidDel="007821A5">
          <w:delText>Remote Desktop (RD) Connection Broker</w:delText>
        </w:r>
      </w:del>
      <w:ins w:id="159" w:author="Stefan Georgiev" w:date="2019-02-05T15:20:00Z">
        <w:r w:rsidR="007821A5">
          <w:t>scaler VM</w:t>
        </w:r>
      </w:ins>
      <w:r>
        <w:t xml:space="preserve"> server using Task Scheduler. You should select the appropriate time interval based on the size of your RDS environment since starting and shutting down virtual machines can take some time.</w:t>
      </w:r>
      <w:ins w:id="160" w:author="Stefan Georgiev" w:date="2019-02-05T15:21:00Z">
        <w:r w:rsidR="00A26F7C">
          <w:t xml:space="preserve"> We recommend running the scaling script </w:t>
        </w:r>
      </w:ins>
      <w:ins w:id="161" w:author="Stefan Georgiev" w:date="2019-02-05T15:22:00Z">
        <w:r w:rsidR="00A26F7C">
          <w:t>every 15 minutes.</w:t>
        </w:r>
      </w:ins>
      <w:del w:id="162" w:author="Stefan Georgiev" w:date="2019-02-05T15:22:00Z">
        <w:r w:rsidDel="009200CC">
          <w:delText>If you have two RD Connection Brokers in a high availability configuration, you can deploy the script on both RD Connection Brokers. The script will automatically determine which RD Connection Broker is the active management server. Only the script running on the active management server will affect the RDSH servers. The script that is not running on the active management server will simply exit.</w:delText>
        </w:r>
      </w:del>
    </w:p>
    <w:p w14:paraId="568B9AFC" w14:textId="1F55F3C3" w:rsidR="7DD426E0" w:rsidRDefault="00005D8E" w:rsidP="003D1F59">
      <w:pPr>
        <w:pStyle w:val="Heading1"/>
      </w:pPr>
      <w:r>
        <w:t xml:space="preserve">Handling </w:t>
      </w:r>
      <w:r w:rsidR="00F10862">
        <w:t>M</w:t>
      </w:r>
      <w:r>
        <w:t>aint</w:t>
      </w:r>
      <w:r w:rsidR="00F10862">
        <w:t>enance and Troubleshooting when Scaling</w:t>
      </w:r>
    </w:p>
    <w:p w14:paraId="16DABF7D" w14:textId="7FE373C5" w:rsidR="00A14B96" w:rsidRDefault="00232CEF" w:rsidP="00A14B96">
      <w:r>
        <w:t xml:space="preserve">When maintenance or troubleshooting needs to be performed on a VM that is being scaled. </w:t>
      </w:r>
      <w:r w:rsidR="00005D8E">
        <w:t xml:space="preserve">Steps must be taken to prevent this VM from being used by the scaling logic. </w:t>
      </w:r>
    </w:p>
    <w:p w14:paraId="496FF9F2" w14:textId="37C1651C" w:rsidR="00B60B2E" w:rsidRPr="00A14B96" w:rsidRDefault="00B60B2E" w:rsidP="00B60B2E">
      <w:pPr>
        <w:pStyle w:val="Heading2"/>
      </w:pPr>
      <w:r>
        <w:t>Configuration</w:t>
      </w:r>
    </w:p>
    <w:p w14:paraId="6FEFC299" w14:textId="6862D2A6" w:rsidR="393BC2FF" w:rsidRDefault="393BC2FF" w:rsidP="003D1F59">
      <w:pPr>
        <w:pStyle w:val="ListParagraph"/>
        <w:numPr>
          <w:ilvl w:val="0"/>
          <w:numId w:val="43"/>
        </w:numPr>
      </w:pPr>
      <w:r>
        <w:t>Script read</w:t>
      </w:r>
      <w:r w:rsidR="00644E30">
        <w:t>s the value of</w:t>
      </w:r>
      <w:r>
        <w:t xml:space="preserve"> </w:t>
      </w:r>
      <w:proofErr w:type="spellStart"/>
      <w:r w:rsidRPr="003D1F59">
        <w:rPr>
          <w:b/>
          <w:bCs/>
        </w:rPr>
        <w:t>maintenanceTagNam</w:t>
      </w:r>
      <w:r w:rsidR="008343BB">
        <w:rPr>
          <w:b/>
          <w:bCs/>
        </w:rPr>
        <w:t>e</w:t>
      </w:r>
      <w:proofErr w:type="spellEnd"/>
      <w:r>
        <w:t xml:space="preserve"> </w:t>
      </w:r>
      <w:r w:rsidR="008343BB" w:rsidRPr="008343BB">
        <w:t>input parameter from</w:t>
      </w:r>
      <w:r w:rsidR="008343BB">
        <w:rPr>
          <w:b/>
          <w:bCs/>
        </w:rPr>
        <w:t xml:space="preserve"> </w:t>
      </w:r>
      <w:r w:rsidR="008343BB" w:rsidRPr="008343BB">
        <w:rPr>
          <w:b/>
          <w:bCs/>
        </w:rPr>
        <w:t>Config-</w:t>
      </w:r>
      <w:proofErr w:type="spellStart"/>
      <w:r w:rsidR="008343BB" w:rsidRPr="008343BB">
        <w:rPr>
          <w:b/>
          <w:bCs/>
        </w:rPr>
        <w:t>MSI.json</w:t>
      </w:r>
      <w:proofErr w:type="spellEnd"/>
      <w:r w:rsidR="008343BB" w:rsidRPr="008343BB">
        <w:rPr>
          <w:b/>
          <w:bCs/>
        </w:rPr>
        <w:t xml:space="preserve"> </w:t>
      </w:r>
      <w:r>
        <w:t>file</w:t>
      </w:r>
      <w:r w:rsidR="00644E30">
        <w:t>. The it will check if such tag is present on the VM</w:t>
      </w:r>
      <w:r>
        <w:t>.</w:t>
      </w:r>
    </w:p>
    <w:p w14:paraId="589910F2" w14:textId="2219F40D" w:rsidR="393BC2FF" w:rsidRDefault="393BC2FF" w:rsidP="7DD426E0">
      <w:pPr>
        <w:ind w:left="720"/>
      </w:pPr>
      <w:r>
        <w:rPr>
          <w:noProof/>
        </w:rPr>
        <w:drawing>
          <wp:inline distT="0" distB="0" distL="0" distR="0" wp14:anchorId="6040568D" wp14:editId="4BB06550">
            <wp:extent cx="4572000" cy="944043"/>
            <wp:effectExtent l="0" t="0" r="0" b="8890"/>
            <wp:docPr id="1720494934" name="Picture 172049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944043"/>
                    </a:xfrm>
                    <a:prstGeom prst="rect">
                      <a:avLst/>
                    </a:prstGeom>
                  </pic:spPr>
                </pic:pic>
              </a:graphicData>
            </a:graphic>
          </wp:inline>
        </w:drawing>
      </w:r>
    </w:p>
    <w:p w14:paraId="0A46ED5D" w14:textId="4FB2EA73" w:rsidR="393BC2FF" w:rsidRDefault="00CE3621" w:rsidP="0038402B">
      <w:pPr>
        <w:pStyle w:val="ListParagraph"/>
        <w:numPr>
          <w:ilvl w:val="0"/>
          <w:numId w:val="43"/>
        </w:numPr>
      </w:pPr>
      <w:r w:rsidRPr="00CE3621">
        <w:t>In</w:t>
      </w:r>
      <w:r>
        <w:rPr>
          <w:b/>
          <w:bCs/>
        </w:rPr>
        <w:t xml:space="preserve"> </w:t>
      </w:r>
      <w:r w:rsidRPr="00CE3621">
        <w:rPr>
          <w:b/>
          <w:bCs/>
        </w:rPr>
        <w:t>Config-</w:t>
      </w:r>
      <w:proofErr w:type="spellStart"/>
      <w:r w:rsidRPr="00CE3621">
        <w:rPr>
          <w:b/>
          <w:bCs/>
        </w:rPr>
        <w:t>MSI.json</w:t>
      </w:r>
      <w:proofErr w:type="spellEnd"/>
      <w:r w:rsidRPr="00CE3621">
        <w:rPr>
          <w:b/>
          <w:bCs/>
        </w:rPr>
        <w:t xml:space="preserve"> </w:t>
      </w:r>
      <w:r w:rsidR="007F09CB">
        <w:t xml:space="preserve">file </w:t>
      </w:r>
      <w:r w:rsidR="000734C3">
        <w:t xml:space="preserve">for input parameter </w:t>
      </w:r>
      <w:proofErr w:type="spellStart"/>
      <w:r w:rsidR="000D0AA5">
        <w:rPr>
          <w:b/>
          <w:bCs/>
        </w:rPr>
        <w:t>m</w:t>
      </w:r>
      <w:r w:rsidR="393BC2FF" w:rsidRPr="0038402B">
        <w:rPr>
          <w:b/>
          <w:bCs/>
        </w:rPr>
        <w:t>aintenanceTagName</w:t>
      </w:r>
      <w:proofErr w:type="spellEnd"/>
      <w:r w:rsidR="393BC2FF">
        <w:t xml:space="preserve"> </w:t>
      </w:r>
      <w:r w:rsidR="000734C3" w:rsidRPr="000734C3">
        <w:t>ente</w:t>
      </w:r>
      <w:r w:rsidR="000734C3">
        <w:t>r</w:t>
      </w:r>
      <w:r w:rsidR="000734C3">
        <w:rPr>
          <w:b/>
          <w:bCs/>
        </w:rPr>
        <w:t xml:space="preserve"> </w:t>
      </w:r>
      <w:r w:rsidR="393BC2FF">
        <w:t xml:space="preserve">value </w:t>
      </w:r>
      <w:r w:rsidR="000734C3">
        <w:t>as configured in the previous step.</w:t>
      </w:r>
    </w:p>
    <w:p w14:paraId="15A33924" w14:textId="2DF34D91" w:rsidR="393BC2FF" w:rsidRDefault="007F09CB" w:rsidP="7DD426E0">
      <w:pPr>
        <w:ind w:left="720"/>
      </w:pPr>
      <w:r>
        <w:rPr>
          <w:noProof/>
        </w:rPr>
        <w:drawing>
          <wp:inline distT="0" distB="0" distL="0" distR="0" wp14:anchorId="69F36C9E" wp14:editId="3A9AEB66">
            <wp:extent cx="4248368" cy="100335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8368" cy="1003352"/>
                    </a:xfrm>
                    <a:prstGeom prst="rect">
                      <a:avLst/>
                    </a:prstGeom>
                  </pic:spPr>
                </pic:pic>
              </a:graphicData>
            </a:graphic>
          </wp:inline>
        </w:drawing>
      </w:r>
    </w:p>
    <w:p w14:paraId="588C50E8" w14:textId="1844B814" w:rsidR="00B60B2E" w:rsidRDefault="00B60B2E" w:rsidP="00B60B2E">
      <w:pPr>
        <w:pStyle w:val="Heading2"/>
      </w:pPr>
      <w:r>
        <w:t>Functionality</w:t>
      </w:r>
    </w:p>
    <w:p w14:paraId="3DA7D7A9" w14:textId="77777777" w:rsidR="004B16C6" w:rsidRDefault="393BC2FF" w:rsidP="00B60B2E">
      <w:r>
        <w:t xml:space="preserve">In peak hours script will not start the VMs which are tagged. </w:t>
      </w:r>
    </w:p>
    <w:p w14:paraId="2BD4F2F0" w14:textId="606AADFD" w:rsidR="393BC2FF" w:rsidRDefault="393BC2FF" w:rsidP="004B16C6">
      <w:pPr>
        <w:pStyle w:val="ListParagraph"/>
        <w:numPr>
          <w:ilvl w:val="0"/>
          <w:numId w:val="44"/>
        </w:numPr>
      </w:pPr>
      <w:r>
        <w:t xml:space="preserve">For your reference find the below screenshot </w:t>
      </w:r>
      <w:r w:rsidR="00804734">
        <w:rPr>
          <w:b/>
          <w:bCs/>
        </w:rPr>
        <w:t>w10MS</w:t>
      </w:r>
      <w:r w:rsidRPr="7DD426E0">
        <w:rPr>
          <w:b/>
          <w:bCs/>
        </w:rPr>
        <w:t>-1</w:t>
      </w:r>
      <w:r w:rsidR="00804734">
        <w:t xml:space="preserve"> </w:t>
      </w:r>
      <w:r>
        <w:t>host is skipped and not started because it is in maintenance.</w:t>
      </w:r>
    </w:p>
    <w:p w14:paraId="2E83FD97" w14:textId="16D354EA" w:rsidR="393BC2FF" w:rsidRDefault="393BC2FF" w:rsidP="7DD426E0">
      <w:pPr>
        <w:ind w:left="720"/>
      </w:pPr>
      <w:r>
        <w:rPr>
          <w:noProof/>
        </w:rPr>
        <w:drawing>
          <wp:inline distT="0" distB="0" distL="0" distR="0" wp14:anchorId="2ED5C54A" wp14:editId="75B1D2FF">
            <wp:extent cx="4572000" cy="1070748"/>
            <wp:effectExtent l="0" t="0" r="0" b="0"/>
            <wp:docPr id="1166969967" name="Picture 116696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070748"/>
                    </a:xfrm>
                    <a:prstGeom prst="rect">
                      <a:avLst/>
                    </a:prstGeom>
                  </pic:spPr>
                </pic:pic>
              </a:graphicData>
            </a:graphic>
          </wp:inline>
        </w:drawing>
      </w:r>
    </w:p>
    <w:p w14:paraId="04126118" w14:textId="346D87F0" w:rsidR="393BC2FF" w:rsidRDefault="393BC2FF" w:rsidP="004B16C6">
      <w:pPr>
        <w:pStyle w:val="ListParagraph"/>
        <w:numPr>
          <w:ilvl w:val="0"/>
          <w:numId w:val="44"/>
        </w:numPr>
      </w:pPr>
      <w:r>
        <w:lastRenderedPageBreak/>
        <w:t xml:space="preserve">In off peak hours script will not stop the VMs which are tagged. For your reference find the below screenshot </w:t>
      </w:r>
      <w:r w:rsidR="00AB2ED7">
        <w:rPr>
          <w:b/>
          <w:bCs/>
        </w:rPr>
        <w:t>w10MS</w:t>
      </w:r>
      <w:r>
        <w:t xml:space="preserve"> VM is skipped and not stopped because it is in maintenance.</w:t>
      </w:r>
      <w:r>
        <w:rPr>
          <w:noProof/>
        </w:rPr>
        <w:drawing>
          <wp:inline distT="0" distB="0" distL="0" distR="0" wp14:anchorId="67A7D4DA" wp14:editId="3DEE791D">
            <wp:extent cx="5943600" cy="1277136"/>
            <wp:effectExtent l="0" t="0" r="0" b="0"/>
            <wp:docPr id="1004743263" name="Picture 100474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1277136"/>
                    </a:xfrm>
                    <a:prstGeom prst="rect">
                      <a:avLst/>
                    </a:prstGeom>
                  </pic:spPr>
                </pic:pic>
              </a:graphicData>
            </a:graphic>
          </wp:inline>
        </w:drawing>
      </w:r>
    </w:p>
    <w:p w14:paraId="46EFC451" w14:textId="64A84604" w:rsidR="004B16C6" w:rsidRDefault="004B16C6" w:rsidP="004B16C6">
      <w:pPr>
        <w:pStyle w:val="Heading2"/>
      </w:pPr>
      <w:r>
        <w:t xml:space="preserve">End of Maintenance </w:t>
      </w:r>
    </w:p>
    <w:p w14:paraId="7CDECE03" w14:textId="2281A2B4" w:rsidR="393BC2FF" w:rsidRDefault="393BC2FF" w:rsidP="004B16C6">
      <w:pPr>
        <w:ind w:left="360"/>
      </w:pPr>
      <w:r w:rsidRPr="7DD426E0">
        <w:t>Once maintenance is completed, admin will remove the maintenance tag in azure portal then only script will consider the VM for any calculations or metrics and start or stop them in peak hours or off-peak hours.</w:t>
      </w:r>
    </w:p>
    <w:p w14:paraId="4AFC9893" w14:textId="6E350E32" w:rsidR="393BC2FF" w:rsidRDefault="393BC2FF" w:rsidP="00AB2ED7">
      <w:pPr>
        <w:ind w:left="360"/>
      </w:pPr>
      <w:r>
        <w:rPr>
          <w:noProof/>
        </w:rPr>
        <w:drawing>
          <wp:inline distT="0" distB="0" distL="0" distR="0" wp14:anchorId="37A95A8B" wp14:editId="1B7DE885">
            <wp:extent cx="4572000" cy="999406"/>
            <wp:effectExtent l="0" t="0" r="0" b="0"/>
            <wp:docPr id="1806565238" name="Picture 180656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999406"/>
                    </a:xfrm>
                    <a:prstGeom prst="rect">
                      <a:avLst/>
                    </a:prstGeom>
                  </pic:spPr>
                </pic:pic>
              </a:graphicData>
            </a:graphic>
          </wp:inline>
        </w:drawing>
      </w:r>
    </w:p>
    <w:p w14:paraId="50B2156A" w14:textId="003AFA89" w:rsidR="7DD426E0" w:rsidRDefault="7DD426E0" w:rsidP="7DD426E0">
      <w:pPr>
        <w:ind w:left="360" w:firstLine="360"/>
      </w:pPr>
    </w:p>
    <w:p w14:paraId="45FDB899" w14:textId="602F66F2" w:rsidR="7DD426E0" w:rsidRDefault="7DD426E0" w:rsidP="7DD426E0">
      <w:pPr>
        <w:rPr>
          <w:del w:id="163" w:author="Stefan Georgiev" w:date="2019-02-05T15:22:00Z"/>
        </w:rPr>
      </w:pPr>
    </w:p>
    <w:p w14:paraId="2E31C9E8" w14:textId="77777777" w:rsidR="009200CC" w:rsidRDefault="009200CC" w:rsidP="009200CC">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471B84D9" w14:textId="77777777" w:rsidR="009200CC" w:rsidRDefault="009200CC" w:rsidP="009200CC">
      <w:pPr>
        <w:rPr>
          <w:rFonts w:asciiTheme="majorHAnsi" w:eastAsiaTheme="majorEastAsia" w:hAnsiTheme="majorHAnsi" w:cstheme="majorBidi"/>
          <w:color w:val="2F5496" w:themeColor="accent1" w:themeShade="BF"/>
          <w:sz w:val="32"/>
          <w:szCs w:val="32"/>
        </w:rPr>
      </w:pPr>
      <w:r w:rsidRPr="00F56FF7">
        <w:rPr>
          <w:rFonts w:asciiTheme="majorHAnsi" w:eastAsiaTheme="majorEastAsia" w:hAnsiTheme="majorHAnsi" w:cstheme="majorBidi"/>
          <w:color w:val="2F5496" w:themeColor="accent1" w:themeShade="BF"/>
          <w:sz w:val="32"/>
          <w:szCs w:val="32"/>
        </w:rPr>
        <w:lastRenderedPageBreak/>
        <w:t>Version History</w:t>
      </w:r>
    </w:p>
    <w:tbl>
      <w:tblPr>
        <w:tblStyle w:val="TableGrid"/>
        <w:tblW w:w="0" w:type="auto"/>
        <w:tblLook w:val="04A0" w:firstRow="1" w:lastRow="0" w:firstColumn="1" w:lastColumn="0" w:noHBand="0" w:noVBand="1"/>
      </w:tblPr>
      <w:tblGrid>
        <w:gridCol w:w="985"/>
        <w:gridCol w:w="2070"/>
        <w:gridCol w:w="6295"/>
      </w:tblGrid>
      <w:tr w:rsidR="009200CC" w14:paraId="321212EF" w14:textId="77777777" w:rsidTr="7DD426E0">
        <w:tc>
          <w:tcPr>
            <w:tcW w:w="985" w:type="dxa"/>
          </w:tcPr>
          <w:p w14:paraId="05C4622F" w14:textId="77777777" w:rsidR="009200CC" w:rsidRPr="00F56FF7" w:rsidRDefault="009200CC" w:rsidP="001A7C36">
            <w:pPr>
              <w:rPr>
                <w:b/>
              </w:rPr>
            </w:pPr>
            <w:r>
              <w:rPr>
                <w:b/>
              </w:rPr>
              <w:t>Version</w:t>
            </w:r>
          </w:p>
        </w:tc>
        <w:tc>
          <w:tcPr>
            <w:tcW w:w="2070" w:type="dxa"/>
          </w:tcPr>
          <w:p w14:paraId="59F76762" w14:textId="77777777" w:rsidR="009200CC" w:rsidRPr="00F56FF7" w:rsidRDefault="009200CC" w:rsidP="001A7C36">
            <w:pPr>
              <w:rPr>
                <w:b/>
              </w:rPr>
            </w:pPr>
            <w:r w:rsidRPr="00F56FF7">
              <w:rPr>
                <w:b/>
              </w:rPr>
              <w:t>Date</w:t>
            </w:r>
          </w:p>
        </w:tc>
        <w:tc>
          <w:tcPr>
            <w:tcW w:w="6295" w:type="dxa"/>
          </w:tcPr>
          <w:p w14:paraId="0346114B" w14:textId="77777777" w:rsidR="009200CC" w:rsidRPr="00F56FF7" w:rsidRDefault="009200CC" w:rsidP="001A7C36">
            <w:pPr>
              <w:rPr>
                <w:b/>
              </w:rPr>
            </w:pPr>
            <w:r w:rsidRPr="00F56FF7">
              <w:rPr>
                <w:b/>
              </w:rPr>
              <w:t>Description</w:t>
            </w:r>
          </w:p>
        </w:tc>
      </w:tr>
      <w:tr w:rsidR="009200CC" w14:paraId="3AABD908" w14:textId="77777777" w:rsidTr="7DD426E0">
        <w:tc>
          <w:tcPr>
            <w:tcW w:w="985" w:type="dxa"/>
          </w:tcPr>
          <w:p w14:paraId="7A6D2680" w14:textId="77777777" w:rsidR="009200CC" w:rsidRPr="00F56FF7" w:rsidRDefault="009200CC" w:rsidP="001A7C36">
            <w:r>
              <w:t>v</w:t>
            </w:r>
            <w:r w:rsidRPr="00F56FF7">
              <w:t>1</w:t>
            </w:r>
          </w:p>
        </w:tc>
        <w:tc>
          <w:tcPr>
            <w:tcW w:w="2070" w:type="dxa"/>
          </w:tcPr>
          <w:p w14:paraId="486AFEE0" w14:textId="77777777" w:rsidR="009200CC" w:rsidRPr="00F56FF7" w:rsidRDefault="009200CC" w:rsidP="001A7C36">
            <w:r>
              <w:t>September 2014</w:t>
            </w:r>
          </w:p>
        </w:tc>
        <w:tc>
          <w:tcPr>
            <w:tcW w:w="6295" w:type="dxa"/>
          </w:tcPr>
          <w:p w14:paraId="4BC0B350" w14:textId="77777777" w:rsidR="009200CC" w:rsidRPr="00F56FF7" w:rsidRDefault="009200CC" w:rsidP="001A7C36">
            <w:r>
              <w:t>First version</w:t>
            </w:r>
          </w:p>
        </w:tc>
      </w:tr>
      <w:tr w:rsidR="009200CC" w14:paraId="7D790AF0" w14:textId="77777777" w:rsidTr="7DD426E0">
        <w:tc>
          <w:tcPr>
            <w:tcW w:w="985" w:type="dxa"/>
          </w:tcPr>
          <w:p w14:paraId="6DB1E0FE" w14:textId="77777777" w:rsidR="009200CC" w:rsidRPr="00F56FF7" w:rsidRDefault="009200CC" w:rsidP="001A7C36">
            <w:r>
              <w:t>v1.1</w:t>
            </w:r>
          </w:p>
        </w:tc>
        <w:tc>
          <w:tcPr>
            <w:tcW w:w="2070" w:type="dxa"/>
          </w:tcPr>
          <w:p w14:paraId="5C116F5A" w14:textId="77777777" w:rsidR="009200CC" w:rsidRPr="00F56FF7" w:rsidRDefault="009200CC" w:rsidP="001A7C36">
            <w:r>
              <w:t>March 2015</w:t>
            </w:r>
          </w:p>
        </w:tc>
        <w:tc>
          <w:tcPr>
            <w:tcW w:w="6295" w:type="dxa"/>
          </w:tcPr>
          <w:p w14:paraId="23E9ABEF" w14:textId="77777777" w:rsidR="009200CC" w:rsidRDefault="009200CC" w:rsidP="001A7C36">
            <w:r>
              <w:t>Fixed comment syntax error in the xml file.</w:t>
            </w:r>
          </w:p>
          <w:p w14:paraId="5675BA4D" w14:textId="77777777" w:rsidR="009200CC" w:rsidRPr="00F56FF7" w:rsidRDefault="009200CC" w:rsidP="001A7C36">
            <w:r>
              <w:t>Fixed collection name comparison error. Script now works with collection names with spaces and changed collection names.</w:t>
            </w:r>
          </w:p>
        </w:tc>
      </w:tr>
      <w:tr w:rsidR="009200CC" w14:paraId="2A28EB92" w14:textId="77777777" w:rsidTr="7DD426E0">
        <w:tc>
          <w:tcPr>
            <w:tcW w:w="985" w:type="dxa"/>
          </w:tcPr>
          <w:p w14:paraId="27A599C4" w14:textId="77777777" w:rsidR="009200CC" w:rsidRDefault="009200CC" w:rsidP="001A7C36">
            <w:commentRangeStart w:id="164"/>
            <w:r>
              <w:t>V2.0</w:t>
            </w:r>
          </w:p>
        </w:tc>
        <w:tc>
          <w:tcPr>
            <w:tcW w:w="2070" w:type="dxa"/>
          </w:tcPr>
          <w:p w14:paraId="1708C25B" w14:textId="77777777" w:rsidR="009200CC" w:rsidRDefault="009200CC" w:rsidP="001A7C36">
            <w:r>
              <w:t>February 2017</w:t>
            </w:r>
          </w:p>
        </w:tc>
        <w:tc>
          <w:tcPr>
            <w:tcW w:w="6295" w:type="dxa"/>
          </w:tcPr>
          <w:p w14:paraId="4614E1D8" w14:textId="4EB36820" w:rsidR="009200CC" w:rsidRDefault="009200CC" w:rsidP="001A7C36">
            <w:r>
              <w:t>Updated the script to support Azure Resource Manager</w:t>
            </w:r>
            <w:commentRangeEnd w:id="164"/>
            <w:r w:rsidR="00F511AF">
              <w:rPr>
                <w:rStyle w:val="CommentReference"/>
              </w:rPr>
              <w:commentReference w:id="164"/>
            </w:r>
          </w:p>
        </w:tc>
      </w:tr>
      <w:tr w:rsidR="7DD426E0" w14:paraId="191DFDB8" w14:textId="77777777" w:rsidTr="7DD426E0">
        <w:tc>
          <w:tcPr>
            <w:tcW w:w="985" w:type="dxa"/>
          </w:tcPr>
          <w:p w14:paraId="54754D13" w14:textId="6A4090B7" w:rsidR="73E7A037" w:rsidRDefault="73E7A037" w:rsidP="7DD426E0">
            <w:r>
              <w:t>V3.0</w:t>
            </w:r>
          </w:p>
        </w:tc>
        <w:tc>
          <w:tcPr>
            <w:tcW w:w="2070" w:type="dxa"/>
          </w:tcPr>
          <w:p w14:paraId="5974E45B" w14:textId="2DC38D1D" w:rsidR="73E7A037" w:rsidRDefault="73E7A037" w:rsidP="7DD426E0">
            <w:r>
              <w:t>July 2019</w:t>
            </w:r>
          </w:p>
        </w:tc>
        <w:tc>
          <w:tcPr>
            <w:tcW w:w="6295" w:type="dxa"/>
          </w:tcPr>
          <w:p w14:paraId="11143CEC" w14:textId="05DF2BEB" w:rsidR="73E7A037" w:rsidRDefault="73E7A037" w:rsidP="7DD426E0">
            <w:r>
              <w:t>Updated with maintenance tag functionality</w:t>
            </w:r>
          </w:p>
        </w:tc>
      </w:tr>
    </w:tbl>
    <w:p w14:paraId="7EE1FA2E" w14:textId="77777777" w:rsidR="009200CC" w:rsidRPr="00F56FF7" w:rsidRDefault="009200CC" w:rsidP="009200CC">
      <w:pPr>
        <w:rPr>
          <w:rFonts w:asciiTheme="majorHAnsi" w:eastAsiaTheme="majorEastAsia" w:hAnsiTheme="majorHAnsi" w:cstheme="majorBidi"/>
          <w:color w:val="2F5496" w:themeColor="accent1" w:themeShade="BF"/>
          <w:sz w:val="32"/>
          <w:szCs w:val="32"/>
        </w:rPr>
      </w:pPr>
    </w:p>
    <w:p w14:paraId="20FA2508" w14:textId="120FB43F" w:rsidR="00231B45" w:rsidRDefault="00231B45"/>
    <w:sectPr w:rsidR="00231B45" w:rsidSect="009878E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Stefan Georgiev [2]" w:date="2019-06-06T23:39:00Z" w:initials="SG">
    <w:p w14:paraId="7CCEEC65" w14:textId="31CA1561" w:rsidR="00D70390" w:rsidRDefault="00D70390">
      <w:pPr>
        <w:pStyle w:val="CommentText"/>
      </w:pPr>
      <w:r>
        <w:rPr>
          <w:rStyle w:val="CommentReference"/>
        </w:rPr>
        <w:annotationRef/>
      </w:r>
      <w:r>
        <w:t>What are these names? Can they be changed or there is dependency in the code on them?</w:t>
      </w:r>
      <w:r w:rsidR="0047445D">
        <w:t xml:space="preserve"> We will need to rework this paragraph once questions are elaborated upon…</w:t>
      </w:r>
    </w:p>
  </w:comment>
  <w:comment w:id="45" w:author="Stefan Georgiev [2]" w:date="2019-06-07T00:17:00Z" w:initials="SG">
    <w:p w14:paraId="46863933" w14:textId="3B2B456E" w:rsidR="00424E54" w:rsidRDefault="00424E54">
      <w:pPr>
        <w:pStyle w:val="CommentText"/>
      </w:pPr>
      <w:r>
        <w:rPr>
          <w:rStyle w:val="CommentReference"/>
        </w:rPr>
        <w:annotationRef/>
      </w:r>
      <w:r>
        <w:t>For each property we need to point to a link how to get the valu</w:t>
      </w:r>
      <w:bookmarkStart w:id="48" w:name="_GoBack"/>
      <w:bookmarkEnd w:id="48"/>
      <w:r>
        <w:t xml:space="preserve">e? </w:t>
      </w:r>
    </w:p>
  </w:comment>
  <w:comment w:id="75" w:author="Stefan Georgiev [2]" w:date="2019-06-07T00:22:00Z" w:initials="SG">
    <w:p w14:paraId="700681B6" w14:textId="77777777" w:rsidR="00DF16AE" w:rsidRDefault="00DF16AE" w:rsidP="00DF16AE">
      <w:pPr>
        <w:pStyle w:val="CommentText"/>
      </w:pPr>
      <w:r>
        <w:rPr>
          <w:rStyle w:val="CommentReference"/>
        </w:rPr>
        <w:annotationRef/>
      </w:r>
      <w:r>
        <w:t>We need to list the options Breadth vs Depth and since these are string spell them out</w:t>
      </w:r>
    </w:p>
  </w:comment>
  <w:comment w:id="76" w:author="Christian Montoya" w:date="2019-07-25T16:18:00Z" w:initials="CM">
    <w:p w14:paraId="44AB1ED3" w14:textId="77777777" w:rsidR="00DF16AE" w:rsidRDefault="00DF16AE" w:rsidP="00DF16AE">
      <w:pPr>
        <w:pStyle w:val="CommentText"/>
      </w:pPr>
      <w:r>
        <w:rPr>
          <w:rStyle w:val="CommentReference"/>
        </w:rPr>
        <w:annotationRef/>
      </w:r>
      <w:r>
        <w:t>Fixed.</w:t>
      </w:r>
    </w:p>
  </w:comment>
  <w:comment w:id="78" w:author="Stefan Georgiev [2]" w:date="2019-06-07T00:31:00Z" w:initials="SG">
    <w:p w14:paraId="55AFB835" w14:textId="6A031D78" w:rsidR="006D703A" w:rsidRDefault="006D703A">
      <w:pPr>
        <w:pStyle w:val="CommentText"/>
      </w:pPr>
      <w:r>
        <w:rPr>
          <w:rStyle w:val="CommentReference"/>
        </w:rPr>
        <w:annotationRef/>
      </w:r>
      <w:r>
        <w:t xml:space="preserve">How </w:t>
      </w:r>
      <w:proofErr w:type="gramStart"/>
      <w:r>
        <w:t>this ties</w:t>
      </w:r>
      <w:proofErr w:type="gramEnd"/>
      <w:r>
        <w:t xml:space="preserve"> to </w:t>
      </w:r>
      <w:proofErr w:type="spellStart"/>
      <w:r>
        <w:t>BeingPeakTime</w:t>
      </w:r>
      <w:proofErr w:type="spellEnd"/>
      <w:r>
        <w:t xml:space="preserve"> and </w:t>
      </w:r>
      <w:proofErr w:type="spellStart"/>
      <w:r>
        <w:t>EndPeakTime</w:t>
      </w:r>
      <w:proofErr w:type="spellEnd"/>
      <w:r>
        <w:t xml:space="preserve"> it seems duplicate @</w:t>
      </w:r>
      <w:proofErr w:type="spellStart"/>
      <w:r>
        <w:t>Chrimo</w:t>
      </w:r>
      <w:proofErr w:type="spellEnd"/>
      <w:r>
        <w:t xml:space="preserve"> was this what we chatted about 2 weeks ago</w:t>
      </w:r>
    </w:p>
  </w:comment>
  <w:comment w:id="87" w:author="Stefan Georgiev [2]" w:date="2019-06-07T00:24:00Z" w:initials="SG">
    <w:p w14:paraId="4ECBF199" w14:textId="77777777" w:rsidR="0048487A" w:rsidRDefault="0048487A" w:rsidP="0048487A">
      <w:pPr>
        <w:pStyle w:val="CommentText"/>
      </w:pPr>
      <w:r>
        <w:t xml:space="preserve">Sorry this is </w:t>
      </w:r>
      <w:r>
        <w:rPr>
          <w:rStyle w:val="CommentReference"/>
        </w:rPr>
        <w:annotationRef/>
      </w:r>
      <w:r>
        <w:t xml:space="preserve">confusing? </w:t>
      </w:r>
    </w:p>
  </w:comment>
  <w:comment w:id="88" w:author="Christian Montoya" w:date="2019-07-25T16:30:00Z" w:initials="CM">
    <w:p w14:paraId="361F67B8" w14:textId="5ED565CC" w:rsidR="008C485C" w:rsidRDefault="008C485C">
      <w:pPr>
        <w:pStyle w:val="CommentText"/>
      </w:pPr>
      <w:r>
        <w:rPr>
          <w:rStyle w:val="CommentReference"/>
        </w:rPr>
        <w:annotationRef/>
      </w:r>
      <w:r>
        <w:t>Fixed.</w:t>
      </w:r>
    </w:p>
  </w:comment>
  <w:comment w:id="95" w:author="Stefan Georgiev [2]" w:date="2019-06-07T00:24:00Z" w:initials="SG">
    <w:p w14:paraId="7DCFBF31" w14:textId="77777777" w:rsidR="0048487A" w:rsidRDefault="0048487A" w:rsidP="0048487A">
      <w:pPr>
        <w:pStyle w:val="CommentText"/>
      </w:pPr>
      <w:r>
        <w:rPr>
          <w:rStyle w:val="CommentReference"/>
        </w:rPr>
        <w:annotationRef/>
      </w:r>
      <w:r>
        <w:t>Seems to be out of order its later in the JSON</w:t>
      </w:r>
    </w:p>
  </w:comment>
  <w:comment w:id="96" w:author="Christian Montoya" w:date="2019-07-25T16:38:00Z" w:initials="CM">
    <w:p w14:paraId="3B1F73FE" w14:textId="6A8AD6F6" w:rsidR="008F0C30" w:rsidRDefault="008F0C30">
      <w:pPr>
        <w:pStyle w:val="CommentText"/>
      </w:pPr>
      <w:r>
        <w:rPr>
          <w:rStyle w:val="CommentReference"/>
        </w:rPr>
        <w:annotationRef/>
      </w:r>
      <w:r>
        <w:t>Order seems to have been fixed.</w:t>
      </w:r>
    </w:p>
  </w:comment>
  <w:comment w:id="99" w:author="Stefan Georgiev [2]" w:date="2019-06-07T00:25:00Z" w:initials="SG">
    <w:p w14:paraId="5A6BF9F3" w14:textId="47635D7F" w:rsidR="0048487A" w:rsidRDefault="0048487A">
      <w:pPr>
        <w:pStyle w:val="CommentText"/>
      </w:pPr>
      <w:r>
        <w:rPr>
          <w:rStyle w:val="CommentReference"/>
        </w:rPr>
        <w:annotationRef/>
      </w:r>
      <w:r>
        <w:t xml:space="preserve">What if I do not use </w:t>
      </w:r>
      <w:proofErr w:type="spellStart"/>
      <w:r>
        <w:t>ServicePrincipal</w:t>
      </w:r>
      <w:proofErr w:type="spellEnd"/>
      <w:r>
        <w:t xml:space="preserve"> but a regular user? We need to </w:t>
      </w:r>
      <w:proofErr w:type="gramStart"/>
      <w:r>
        <w:t>explain?</w:t>
      </w:r>
      <w:proofErr w:type="gramEnd"/>
    </w:p>
  </w:comment>
  <w:comment w:id="98" w:author="Christian Montoya" w:date="2019-07-25T16:32:00Z" w:initials="CM">
    <w:p w14:paraId="4A06BE75" w14:textId="44CBD170" w:rsidR="002A275B" w:rsidRDefault="002A275B">
      <w:pPr>
        <w:pStyle w:val="CommentText"/>
      </w:pPr>
      <w:r>
        <w:rPr>
          <w:rStyle w:val="CommentReference"/>
        </w:rPr>
        <w:annotationRef/>
      </w:r>
      <w:r>
        <w:t>Fixed.</w:t>
      </w:r>
    </w:p>
  </w:comment>
  <w:comment w:id="147" w:author="Stefan Georgiev [2]" w:date="2019-06-07T11:54:00Z" w:initials="SG">
    <w:p w14:paraId="717A6B90" w14:textId="77777777" w:rsidR="00DA63D4" w:rsidRDefault="00DA63D4">
      <w:pPr>
        <w:pStyle w:val="CommentText"/>
      </w:pPr>
      <w:r>
        <w:rPr>
          <w:rStyle w:val="CommentReference"/>
        </w:rPr>
        <w:annotationRef/>
      </w:r>
      <w:r>
        <w:t>We need diagram as well</w:t>
      </w:r>
    </w:p>
    <w:p w14:paraId="6261C42D" w14:textId="43D8DBF0" w:rsidR="00DA63D4" w:rsidRDefault="00DA63D4">
      <w:pPr>
        <w:pStyle w:val="CommentText"/>
      </w:pPr>
    </w:p>
  </w:comment>
  <w:comment w:id="164" w:author="Stefan Georgiev" w:date="2019-06-13T17:05:00Z" w:initials="SG">
    <w:p w14:paraId="4A6E876F" w14:textId="02D23685" w:rsidR="00F511AF" w:rsidRDefault="00F511AF">
      <w:pPr>
        <w:pStyle w:val="CommentText"/>
      </w:pPr>
      <w:r>
        <w:rPr>
          <w:rStyle w:val="CommentReference"/>
        </w:rPr>
        <w:annotationRef/>
      </w:r>
      <w:r>
        <w:t>Needs updating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CEEC65" w15:done="0"/>
  <w15:commentEx w15:paraId="46863933" w15:done="0"/>
  <w15:commentEx w15:paraId="700681B6" w15:done="1"/>
  <w15:commentEx w15:paraId="44AB1ED3" w15:paraIdParent="700681B6" w15:done="1"/>
  <w15:commentEx w15:paraId="55AFB835" w15:done="0"/>
  <w15:commentEx w15:paraId="4ECBF199" w15:done="1"/>
  <w15:commentEx w15:paraId="361F67B8" w15:paraIdParent="4ECBF199" w15:done="1"/>
  <w15:commentEx w15:paraId="7DCFBF31" w15:done="1"/>
  <w15:commentEx w15:paraId="3B1F73FE" w15:paraIdParent="7DCFBF31" w15:done="1"/>
  <w15:commentEx w15:paraId="5A6BF9F3" w15:done="1"/>
  <w15:commentEx w15:paraId="4A06BE75" w15:paraIdParent="5A6BF9F3" w15:done="1"/>
  <w15:commentEx w15:paraId="6261C42D" w15:done="0"/>
  <w15:commentEx w15:paraId="4A6E87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CEEC65" w16cid:durableId="20A4229D"/>
  <w16cid:commentId w16cid:paraId="46863933" w16cid:durableId="20A42BA7"/>
  <w16cid:commentId w16cid:paraId="44AB1ED3" w16cid:durableId="20E454EC"/>
  <w16cid:commentId w16cid:paraId="55AFB835" w16cid:durableId="20A42ED0"/>
  <w16cid:commentId w16cid:paraId="4ECBF199" w16cid:durableId="20AE2464"/>
  <w16cid:commentId w16cid:paraId="361F67B8" w16cid:durableId="20E457A6"/>
  <w16cid:commentId w16cid:paraId="7DCFBF31" w16cid:durableId="20DCE7D2"/>
  <w16cid:commentId w16cid:paraId="3B1F73FE" w16cid:durableId="20E4599A"/>
  <w16cid:commentId w16cid:paraId="5A6BF9F3" w16cid:durableId="20A42D7F"/>
  <w16cid:commentId w16cid:paraId="4A06BE75" w16cid:durableId="20E45800"/>
  <w16cid:commentId w16cid:paraId="6261C42D" w16cid:durableId="20A4CEE8"/>
  <w16cid:commentId w16cid:paraId="4A6E876F" w16cid:durableId="20AD00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95600" w14:textId="77777777" w:rsidR="002542BA" w:rsidRDefault="002542BA" w:rsidP="00B64F87">
      <w:pPr>
        <w:spacing w:after="0" w:line="240" w:lineRule="auto"/>
      </w:pPr>
      <w:r>
        <w:separator/>
      </w:r>
    </w:p>
  </w:endnote>
  <w:endnote w:type="continuationSeparator" w:id="0">
    <w:p w14:paraId="5DD48A06" w14:textId="77777777" w:rsidR="002542BA" w:rsidRDefault="002542BA" w:rsidP="00B64F87">
      <w:pPr>
        <w:spacing w:after="0" w:line="240" w:lineRule="auto"/>
      </w:pPr>
      <w:r>
        <w:continuationSeparator/>
      </w:r>
    </w:p>
  </w:endnote>
  <w:endnote w:type="continuationNotice" w:id="1">
    <w:p w14:paraId="04E17068" w14:textId="77777777" w:rsidR="002542BA" w:rsidRDefault="002542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6C795" w14:textId="77777777" w:rsidR="002542BA" w:rsidRDefault="002542BA" w:rsidP="00B64F87">
      <w:pPr>
        <w:spacing w:after="0" w:line="240" w:lineRule="auto"/>
      </w:pPr>
      <w:r>
        <w:separator/>
      </w:r>
    </w:p>
  </w:footnote>
  <w:footnote w:type="continuationSeparator" w:id="0">
    <w:p w14:paraId="2FD897E8" w14:textId="77777777" w:rsidR="002542BA" w:rsidRDefault="002542BA" w:rsidP="00B64F87">
      <w:pPr>
        <w:spacing w:after="0" w:line="240" w:lineRule="auto"/>
      </w:pPr>
      <w:r>
        <w:continuationSeparator/>
      </w:r>
    </w:p>
  </w:footnote>
  <w:footnote w:type="continuationNotice" w:id="1">
    <w:p w14:paraId="2B1411B3" w14:textId="77777777" w:rsidR="002542BA" w:rsidRDefault="002542B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63B72"/>
    <w:multiLevelType w:val="hybridMultilevel"/>
    <w:tmpl w:val="FFFFFFFF"/>
    <w:lvl w:ilvl="0" w:tplc="A12C9640">
      <w:start w:val="1"/>
      <w:numFmt w:val="bullet"/>
      <w:lvlText w:val=""/>
      <w:lvlJc w:val="left"/>
      <w:pPr>
        <w:ind w:left="720" w:hanging="360"/>
      </w:pPr>
      <w:rPr>
        <w:rFonts w:ascii="Symbol" w:hAnsi="Symbol" w:hint="default"/>
      </w:rPr>
    </w:lvl>
    <w:lvl w:ilvl="1" w:tplc="87403F1A">
      <w:start w:val="1"/>
      <w:numFmt w:val="bullet"/>
      <w:lvlText w:val="o"/>
      <w:lvlJc w:val="left"/>
      <w:pPr>
        <w:ind w:left="1440" w:hanging="360"/>
      </w:pPr>
      <w:rPr>
        <w:rFonts w:ascii="Courier New" w:hAnsi="Courier New" w:hint="default"/>
      </w:rPr>
    </w:lvl>
    <w:lvl w:ilvl="2" w:tplc="52923240">
      <w:start w:val="1"/>
      <w:numFmt w:val="bullet"/>
      <w:lvlText w:val=""/>
      <w:lvlJc w:val="left"/>
      <w:pPr>
        <w:ind w:left="2160" w:hanging="360"/>
      </w:pPr>
      <w:rPr>
        <w:rFonts w:ascii="Wingdings" w:hAnsi="Wingdings" w:hint="default"/>
      </w:rPr>
    </w:lvl>
    <w:lvl w:ilvl="3" w:tplc="1A884F8E">
      <w:start w:val="1"/>
      <w:numFmt w:val="bullet"/>
      <w:lvlText w:val=""/>
      <w:lvlJc w:val="left"/>
      <w:pPr>
        <w:ind w:left="2880" w:hanging="360"/>
      </w:pPr>
      <w:rPr>
        <w:rFonts w:ascii="Symbol" w:hAnsi="Symbol" w:hint="default"/>
      </w:rPr>
    </w:lvl>
    <w:lvl w:ilvl="4" w:tplc="4DDA1844">
      <w:start w:val="1"/>
      <w:numFmt w:val="bullet"/>
      <w:lvlText w:val="o"/>
      <w:lvlJc w:val="left"/>
      <w:pPr>
        <w:ind w:left="3600" w:hanging="360"/>
      </w:pPr>
      <w:rPr>
        <w:rFonts w:ascii="Courier New" w:hAnsi="Courier New" w:hint="default"/>
      </w:rPr>
    </w:lvl>
    <w:lvl w:ilvl="5" w:tplc="37FE5A6A">
      <w:start w:val="1"/>
      <w:numFmt w:val="bullet"/>
      <w:lvlText w:val=""/>
      <w:lvlJc w:val="left"/>
      <w:pPr>
        <w:ind w:left="4320" w:hanging="360"/>
      </w:pPr>
      <w:rPr>
        <w:rFonts w:ascii="Wingdings" w:hAnsi="Wingdings" w:hint="default"/>
      </w:rPr>
    </w:lvl>
    <w:lvl w:ilvl="6" w:tplc="EC68076C">
      <w:start w:val="1"/>
      <w:numFmt w:val="bullet"/>
      <w:lvlText w:val=""/>
      <w:lvlJc w:val="left"/>
      <w:pPr>
        <w:ind w:left="5040" w:hanging="360"/>
      </w:pPr>
      <w:rPr>
        <w:rFonts w:ascii="Symbol" w:hAnsi="Symbol" w:hint="default"/>
      </w:rPr>
    </w:lvl>
    <w:lvl w:ilvl="7" w:tplc="30A0D378">
      <w:start w:val="1"/>
      <w:numFmt w:val="bullet"/>
      <w:lvlText w:val="o"/>
      <w:lvlJc w:val="left"/>
      <w:pPr>
        <w:ind w:left="5760" w:hanging="360"/>
      </w:pPr>
      <w:rPr>
        <w:rFonts w:ascii="Courier New" w:hAnsi="Courier New" w:hint="default"/>
      </w:rPr>
    </w:lvl>
    <w:lvl w:ilvl="8" w:tplc="5E880462">
      <w:start w:val="1"/>
      <w:numFmt w:val="bullet"/>
      <w:lvlText w:val=""/>
      <w:lvlJc w:val="left"/>
      <w:pPr>
        <w:ind w:left="6480" w:hanging="360"/>
      </w:pPr>
      <w:rPr>
        <w:rFonts w:ascii="Wingdings" w:hAnsi="Wingdings" w:hint="default"/>
      </w:rPr>
    </w:lvl>
  </w:abstractNum>
  <w:abstractNum w:abstractNumId="1" w15:restartNumberingAfterBreak="0">
    <w:nsid w:val="0CBA5DF8"/>
    <w:multiLevelType w:val="hybridMultilevel"/>
    <w:tmpl w:val="62FCE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41629"/>
    <w:multiLevelType w:val="hybridMultilevel"/>
    <w:tmpl w:val="A7C6E13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4497178"/>
    <w:multiLevelType w:val="hybridMultilevel"/>
    <w:tmpl w:val="D148583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61849F5"/>
    <w:multiLevelType w:val="hybridMultilevel"/>
    <w:tmpl w:val="D148583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DC0692"/>
    <w:multiLevelType w:val="hybridMultilevel"/>
    <w:tmpl w:val="C980B9CC"/>
    <w:lvl w:ilvl="0" w:tplc="0409001B">
      <w:start w:val="1"/>
      <w:numFmt w:val="lowerRoman"/>
      <w:lvlText w:val="%1."/>
      <w:lvlJc w:val="right"/>
      <w:pPr>
        <w:ind w:left="1800" w:hanging="360"/>
      </w:pPr>
    </w:lvl>
    <w:lvl w:ilvl="1" w:tplc="71C29A8C">
      <w:start w:val="1"/>
      <w:numFmt w:val="decimal"/>
      <w:lvlText w:val="%2)"/>
      <w:lvlJc w:val="left"/>
      <w:pPr>
        <w:ind w:left="2520" w:hanging="360"/>
      </w:pPr>
      <w:rPr>
        <w:rFont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A5C7052"/>
    <w:multiLevelType w:val="hybridMultilevel"/>
    <w:tmpl w:val="551C8302"/>
    <w:lvl w:ilvl="0" w:tplc="8F1ED3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37283A"/>
    <w:multiLevelType w:val="hybridMultilevel"/>
    <w:tmpl w:val="C7CC6E20"/>
    <w:lvl w:ilvl="0" w:tplc="62F01758">
      <w:start w:val="1"/>
      <w:numFmt w:val="bullet"/>
      <w:lvlText w:val=""/>
      <w:lvlJc w:val="left"/>
      <w:pPr>
        <w:ind w:left="720" w:hanging="360"/>
      </w:pPr>
      <w:rPr>
        <w:rFonts w:ascii="Symbol" w:hAnsi="Symbol" w:hint="default"/>
      </w:rPr>
    </w:lvl>
    <w:lvl w:ilvl="1" w:tplc="02864740">
      <w:start w:val="1"/>
      <w:numFmt w:val="bullet"/>
      <w:lvlText w:val="o"/>
      <w:lvlJc w:val="left"/>
      <w:pPr>
        <w:ind w:left="1440" w:hanging="360"/>
      </w:pPr>
      <w:rPr>
        <w:rFonts w:ascii="Courier New" w:hAnsi="Courier New" w:hint="default"/>
      </w:rPr>
    </w:lvl>
    <w:lvl w:ilvl="2" w:tplc="B37E6A5E">
      <w:start w:val="1"/>
      <w:numFmt w:val="bullet"/>
      <w:lvlText w:val=""/>
      <w:lvlJc w:val="left"/>
      <w:pPr>
        <w:ind w:left="2160" w:hanging="360"/>
      </w:pPr>
      <w:rPr>
        <w:rFonts w:ascii="Wingdings" w:hAnsi="Wingdings" w:hint="default"/>
      </w:rPr>
    </w:lvl>
    <w:lvl w:ilvl="3" w:tplc="2C5C4970">
      <w:start w:val="1"/>
      <w:numFmt w:val="bullet"/>
      <w:lvlText w:val=""/>
      <w:lvlJc w:val="left"/>
      <w:pPr>
        <w:ind w:left="2880" w:hanging="360"/>
      </w:pPr>
      <w:rPr>
        <w:rFonts w:ascii="Symbol" w:hAnsi="Symbol" w:hint="default"/>
      </w:rPr>
    </w:lvl>
    <w:lvl w:ilvl="4" w:tplc="DBAA8E3C">
      <w:start w:val="1"/>
      <w:numFmt w:val="bullet"/>
      <w:lvlText w:val="o"/>
      <w:lvlJc w:val="left"/>
      <w:pPr>
        <w:ind w:left="3600" w:hanging="360"/>
      </w:pPr>
      <w:rPr>
        <w:rFonts w:ascii="Courier New" w:hAnsi="Courier New" w:hint="default"/>
      </w:rPr>
    </w:lvl>
    <w:lvl w:ilvl="5" w:tplc="267CDF90">
      <w:start w:val="1"/>
      <w:numFmt w:val="bullet"/>
      <w:lvlText w:val=""/>
      <w:lvlJc w:val="left"/>
      <w:pPr>
        <w:ind w:left="4320" w:hanging="360"/>
      </w:pPr>
      <w:rPr>
        <w:rFonts w:ascii="Wingdings" w:hAnsi="Wingdings" w:hint="default"/>
      </w:rPr>
    </w:lvl>
    <w:lvl w:ilvl="6" w:tplc="2DF20674">
      <w:start w:val="1"/>
      <w:numFmt w:val="bullet"/>
      <w:lvlText w:val=""/>
      <w:lvlJc w:val="left"/>
      <w:pPr>
        <w:ind w:left="5040" w:hanging="360"/>
      </w:pPr>
      <w:rPr>
        <w:rFonts w:ascii="Symbol" w:hAnsi="Symbol" w:hint="default"/>
      </w:rPr>
    </w:lvl>
    <w:lvl w:ilvl="7" w:tplc="043835FE">
      <w:start w:val="1"/>
      <w:numFmt w:val="bullet"/>
      <w:lvlText w:val="o"/>
      <w:lvlJc w:val="left"/>
      <w:pPr>
        <w:ind w:left="5760" w:hanging="360"/>
      </w:pPr>
      <w:rPr>
        <w:rFonts w:ascii="Courier New" w:hAnsi="Courier New" w:hint="default"/>
      </w:rPr>
    </w:lvl>
    <w:lvl w:ilvl="8" w:tplc="9CA62136">
      <w:start w:val="1"/>
      <w:numFmt w:val="bullet"/>
      <w:lvlText w:val=""/>
      <w:lvlJc w:val="left"/>
      <w:pPr>
        <w:ind w:left="6480" w:hanging="360"/>
      </w:pPr>
      <w:rPr>
        <w:rFonts w:ascii="Wingdings" w:hAnsi="Wingdings" w:hint="default"/>
      </w:rPr>
    </w:lvl>
  </w:abstractNum>
  <w:abstractNum w:abstractNumId="8" w15:restartNumberingAfterBreak="0">
    <w:nsid w:val="1DA441E2"/>
    <w:multiLevelType w:val="hybridMultilevel"/>
    <w:tmpl w:val="5EE4AC4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EA431D7"/>
    <w:multiLevelType w:val="hybridMultilevel"/>
    <w:tmpl w:val="2B42D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66393"/>
    <w:multiLevelType w:val="hybridMultilevel"/>
    <w:tmpl w:val="A2261A08"/>
    <w:lvl w:ilvl="0" w:tplc="FC3AE744">
      <w:start w:val="1"/>
      <w:numFmt w:val="lowerLetter"/>
      <w:lvlText w:val="%1."/>
      <w:lvlJc w:val="left"/>
      <w:pPr>
        <w:ind w:left="720" w:hanging="360"/>
      </w:pPr>
    </w:lvl>
    <w:lvl w:ilvl="1" w:tplc="A3D23A02">
      <w:start w:val="1"/>
      <w:numFmt w:val="lowerLetter"/>
      <w:lvlText w:val="%2."/>
      <w:lvlJc w:val="left"/>
      <w:pPr>
        <w:ind w:left="1440" w:hanging="360"/>
      </w:pPr>
    </w:lvl>
    <w:lvl w:ilvl="2" w:tplc="CB5AC88E">
      <w:start w:val="1"/>
      <w:numFmt w:val="lowerRoman"/>
      <w:lvlText w:val="%3."/>
      <w:lvlJc w:val="right"/>
      <w:pPr>
        <w:ind w:left="2160" w:hanging="180"/>
      </w:pPr>
    </w:lvl>
    <w:lvl w:ilvl="3" w:tplc="9DBA908C">
      <w:start w:val="1"/>
      <w:numFmt w:val="decimal"/>
      <w:lvlText w:val="%4."/>
      <w:lvlJc w:val="left"/>
      <w:pPr>
        <w:ind w:left="2880" w:hanging="360"/>
      </w:pPr>
    </w:lvl>
    <w:lvl w:ilvl="4" w:tplc="F4A62602">
      <w:start w:val="1"/>
      <w:numFmt w:val="lowerLetter"/>
      <w:lvlText w:val="%5."/>
      <w:lvlJc w:val="left"/>
      <w:pPr>
        <w:ind w:left="3600" w:hanging="360"/>
      </w:pPr>
    </w:lvl>
    <w:lvl w:ilvl="5" w:tplc="8C8EC402">
      <w:start w:val="1"/>
      <w:numFmt w:val="lowerRoman"/>
      <w:lvlText w:val="%6."/>
      <w:lvlJc w:val="right"/>
      <w:pPr>
        <w:ind w:left="4320" w:hanging="180"/>
      </w:pPr>
    </w:lvl>
    <w:lvl w:ilvl="6" w:tplc="3C12FB3A">
      <w:start w:val="1"/>
      <w:numFmt w:val="decimal"/>
      <w:lvlText w:val="%7."/>
      <w:lvlJc w:val="left"/>
      <w:pPr>
        <w:ind w:left="5040" w:hanging="360"/>
      </w:pPr>
    </w:lvl>
    <w:lvl w:ilvl="7" w:tplc="96A605F2">
      <w:start w:val="1"/>
      <w:numFmt w:val="lowerLetter"/>
      <w:lvlText w:val="%8."/>
      <w:lvlJc w:val="left"/>
      <w:pPr>
        <w:ind w:left="5760" w:hanging="360"/>
      </w:pPr>
    </w:lvl>
    <w:lvl w:ilvl="8" w:tplc="6342583C">
      <w:start w:val="1"/>
      <w:numFmt w:val="lowerRoman"/>
      <w:lvlText w:val="%9."/>
      <w:lvlJc w:val="right"/>
      <w:pPr>
        <w:ind w:left="6480" w:hanging="180"/>
      </w:pPr>
    </w:lvl>
  </w:abstractNum>
  <w:abstractNum w:abstractNumId="11" w15:restartNumberingAfterBreak="0">
    <w:nsid w:val="25A315AE"/>
    <w:multiLevelType w:val="hybridMultilevel"/>
    <w:tmpl w:val="D32CBB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EA1141"/>
    <w:multiLevelType w:val="hybridMultilevel"/>
    <w:tmpl w:val="AAA2865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A9F4E86"/>
    <w:multiLevelType w:val="hybridMultilevel"/>
    <w:tmpl w:val="745C6CFE"/>
    <w:lvl w:ilvl="0" w:tplc="BD841242">
      <w:start w:val="1"/>
      <w:numFmt w:val="bullet"/>
      <w:lvlText w:val=""/>
      <w:lvlJc w:val="left"/>
      <w:pPr>
        <w:ind w:left="720" w:hanging="360"/>
      </w:pPr>
      <w:rPr>
        <w:rFonts w:ascii="Symbol" w:hAnsi="Symbol" w:hint="default"/>
      </w:rPr>
    </w:lvl>
    <w:lvl w:ilvl="1" w:tplc="EA66D190">
      <w:start w:val="1"/>
      <w:numFmt w:val="bullet"/>
      <w:lvlText w:val="o"/>
      <w:lvlJc w:val="left"/>
      <w:pPr>
        <w:ind w:left="1440" w:hanging="360"/>
      </w:pPr>
      <w:rPr>
        <w:rFonts w:ascii="Courier New" w:hAnsi="Courier New" w:hint="default"/>
      </w:rPr>
    </w:lvl>
    <w:lvl w:ilvl="2" w:tplc="20884544">
      <w:start w:val="1"/>
      <w:numFmt w:val="bullet"/>
      <w:lvlText w:val=""/>
      <w:lvlJc w:val="left"/>
      <w:pPr>
        <w:ind w:left="2160" w:hanging="360"/>
      </w:pPr>
      <w:rPr>
        <w:rFonts w:ascii="Wingdings" w:hAnsi="Wingdings" w:hint="default"/>
      </w:rPr>
    </w:lvl>
    <w:lvl w:ilvl="3" w:tplc="C74E7BFA">
      <w:start w:val="1"/>
      <w:numFmt w:val="bullet"/>
      <w:lvlText w:val=""/>
      <w:lvlJc w:val="left"/>
      <w:pPr>
        <w:ind w:left="2880" w:hanging="360"/>
      </w:pPr>
      <w:rPr>
        <w:rFonts w:ascii="Symbol" w:hAnsi="Symbol" w:hint="default"/>
      </w:rPr>
    </w:lvl>
    <w:lvl w:ilvl="4" w:tplc="A5625284">
      <w:start w:val="1"/>
      <w:numFmt w:val="bullet"/>
      <w:lvlText w:val="o"/>
      <w:lvlJc w:val="left"/>
      <w:pPr>
        <w:ind w:left="3600" w:hanging="360"/>
      </w:pPr>
      <w:rPr>
        <w:rFonts w:ascii="Courier New" w:hAnsi="Courier New" w:hint="default"/>
      </w:rPr>
    </w:lvl>
    <w:lvl w:ilvl="5" w:tplc="04F0DE3A">
      <w:start w:val="1"/>
      <w:numFmt w:val="bullet"/>
      <w:lvlText w:val=""/>
      <w:lvlJc w:val="left"/>
      <w:pPr>
        <w:ind w:left="4320" w:hanging="360"/>
      </w:pPr>
      <w:rPr>
        <w:rFonts w:ascii="Wingdings" w:hAnsi="Wingdings" w:hint="default"/>
      </w:rPr>
    </w:lvl>
    <w:lvl w:ilvl="6" w:tplc="181081F0">
      <w:start w:val="1"/>
      <w:numFmt w:val="bullet"/>
      <w:lvlText w:val=""/>
      <w:lvlJc w:val="left"/>
      <w:pPr>
        <w:ind w:left="5040" w:hanging="360"/>
      </w:pPr>
      <w:rPr>
        <w:rFonts w:ascii="Symbol" w:hAnsi="Symbol" w:hint="default"/>
      </w:rPr>
    </w:lvl>
    <w:lvl w:ilvl="7" w:tplc="511276CA">
      <w:start w:val="1"/>
      <w:numFmt w:val="bullet"/>
      <w:lvlText w:val="o"/>
      <w:lvlJc w:val="left"/>
      <w:pPr>
        <w:ind w:left="5760" w:hanging="360"/>
      </w:pPr>
      <w:rPr>
        <w:rFonts w:ascii="Courier New" w:hAnsi="Courier New" w:hint="default"/>
      </w:rPr>
    </w:lvl>
    <w:lvl w:ilvl="8" w:tplc="B76C34D6">
      <w:start w:val="1"/>
      <w:numFmt w:val="bullet"/>
      <w:lvlText w:val=""/>
      <w:lvlJc w:val="left"/>
      <w:pPr>
        <w:ind w:left="6480" w:hanging="360"/>
      </w:pPr>
      <w:rPr>
        <w:rFonts w:ascii="Wingdings" w:hAnsi="Wingdings" w:hint="default"/>
      </w:rPr>
    </w:lvl>
  </w:abstractNum>
  <w:abstractNum w:abstractNumId="14" w15:restartNumberingAfterBreak="0">
    <w:nsid w:val="2B3F3964"/>
    <w:multiLevelType w:val="hybridMultilevel"/>
    <w:tmpl w:val="E4E2626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760CB4"/>
    <w:multiLevelType w:val="hybridMultilevel"/>
    <w:tmpl w:val="0142AA34"/>
    <w:lvl w:ilvl="0" w:tplc="FFFFFFFF">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C3076F6"/>
    <w:multiLevelType w:val="hybridMultilevel"/>
    <w:tmpl w:val="A2CE4BF8"/>
    <w:lvl w:ilvl="0" w:tplc="BB8A557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13646F"/>
    <w:multiLevelType w:val="hybridMultilevel"/>
    <w:tmpl w:val="FFFFFFFF"/>
    <w:lvl w:ilvl="0" w:tplc="A43ADA78">
      <w:start w:val="1"/>
      <w:numFmt w:val="bullet"/>
      <w:lvlText w:val=""/>
      <w:lvlJc w:val="left"/>
      <w:pPr>
        <w:ind w:left="720" w:hanging="360"/>
      </w:pPr>
      <w:rPr>
        <w:rFonts w:ascii="Symbol" w:hAnsi="Symbol" w:hint="default"/>
      </w:rPr>
    </w:lvl>
    <w:lvl w:ilvl="1" w:tplc="E416B892">
      <w:start w:val="1"/>
      <w:numFmt w:val="bullet"/>
      <w:lvlText w:val="o"/>
      <w:lvlJc w:val="left"/>
      <w:pPr>
        <w:ind w:left="1440" w:hanging="360"/>
      </w:pPr>
      <w:rPr>
        <w:rFonts w:ascii="Courier New" w:hAnsi="Courier New" w:hint="default"/>
      </w:rPr>
    </w:lvl>
    <w:lvl w:ilvl="2" w:tplc="50380AFA">
      <w:start w:val="1"/>
      <w:numFmt w:val="bullet"/>
      <w:lvlText w:val=""/>
      <w:lvlJc w:val="left"/>
      <w:pPr>
        <w:ind w:left="2160" w:hanging="360"/>
      </w:pPr>
      <w:rPr>
        <w:rFonts w:ascii="Wingdings" w:hAnsi="Wingdings" w:hint="default"/>
      </w:rPr>
    </w:lvl>
    <w:lvl w:ilvl="3" w:tplc="866C670C">
      <w:start w:val="1"/>
      <w:numFmt w:val="bullet"/>
      <w:lvlText w:val=""/>
      <w:lvlJc w:val="left"/>
      <w:pPr>
        <w:ind w:left="2880" w:hanging="360"/>
      </w:pPr>
      <w:rPr>
        <w:rFonts w:ascii="Symbol" w:hAnsi="Symbol" w:hint="default"/>
      </w:rPr>
    </w:lvl>
    <w:lvl w:ilvl="4" w:tplc="9480A106">
      <w:start w:val="1"/>
      <w:numFmt w:val="bullet"/>
      <w:lvlText w:val="o"/>
      <w:lvlJc w:val="left"/>
      <w:pPr>
        <w:ind w:left="3600" w:hanging="360"/>
      </w:pPr>
      <w:rPr>
        <w:rFonts w:ascii="Courier New" w:hAnsi="Courier New" w:hint="default"/>
      </w:rPr>
    </w:lvl>
    <w:lvl w:ilvl="5" w:tplc="EE109EFA">
      <w:start w:val="1"/>
      <w:numFmt w:val="bullet"/>
      <w:lvlText w:val=""/>
      <w:lvlJc w:val="left"/>
      <w:pPr>
        <w:ind w:left="4320" w:hanging="360"/>
      </w:pPr>
      <w:rPr>
        <w:rFonts w:ascii="Wingdings" w:hAnsi="Wingdings" w:hint="default"/>
      </w:rPr>
    </w:lvl>
    <w:lvl w:ilvl="6" w:tplc="47BA3EEA">
      <w:start w:val="1"/>
      <w:numFmt w:val="bullet"/>
      <w:lvlText w:val=""/>
      <w:lvlJc w:val="left"/>
      <w:pPr>
        <w:ind w:left="5040" w:hanging="360"/>
      </w:pPr>
      <w:rPr>
        <w:rFonts w:ascii="Symbol" w:hAnsi="Symbol" w:hint="default"/>
      </w:rPr>
    </w:lvl>
    <w:lvl w:ilvl="7" w:tplc="1918FE70">
      <w:start w:val="1"/>
      <w:numFmt w:val="bullet"/>
      <w:lvlText w:val="o"/>
      <w:lvlJc w:val="left"/>
      <w:pPr>
        <w:ind w:left="5760" w:hanging="360"/>
      </w:pPr>
      <w:rPr>
        <w:rFonts w:ascii="Courier New" w:hAnsi="Courier New" w:hint="default"/>
      </w:rPr>
    </w:lvl>
    <w:lvl w:ilvl="8" w:tplc="A36CE0D6">
      <w:start w:val="1"/>
      <w:numFmt w:val="bullet"/>
      <w:lvlText w:val=""/>
      <w:lvlJc w:val="left"/>
      <w:pPr>
        <w:ind w:left="6480" w:hanging="360"/>
      </w:pPr>
      <w:rPr>
        <w:rFonts w:ascii="Wingdings" w:hAnsi="Wingdings" w:hint="default"/>
      </w:rPr>
    </w:lvl>
  </w:abstractNum>
  <w:abstractNum w:abstractNumId="18" w15:restartNumberingAfterBreak="0">
    <w:nsid w:val="30B12301"/>
    <w:multiLevelType w:val="hybridMultilevel"/>
    <w:tmpl w:val="466629C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32301206"/>
    <w:multiLevelType w:val="hybridMultilevel"/>
    <w:tmpl w:val="D42E9E72"/>
    <w:lvl w:ilvl="0" w:tplc="0409000F">
      <w:start w:val="1"/>
      <w:numFmt w:val="decimal"/>
      <w:lvlText w:val="%1."/>
      <w:lvlJc w:val="left"/>
      <w:pPr>
        <w:ind w:left="720" w:hanging="360"/>
      </w:pPr>
      <w:rPr>
        <w:rFonts w:hint="default"/>
      </w:rPr>
    </w:lvl>
    <w:lvl w:ilvl="1" w:tplc="699E5D00">
      <w:start w:val="1"/>
      <w:numFmt w:val="bullet"/>
      <w:lvlText w:val="o"/>
      <w:lvlJc w:val="left"/>
      <w:pPr>
        <w:ind w:left="1440" w:hanging="360"/>
      </w:pPr>
      <w:rPr>
        <w:rFonts w:ascii="Courier New" w:hAnsi="Courier New" w:hint="default"/>
      </w:rPr>
    </w:lvl>
    <w:lvl w:ilvl="2" w:tplc="204679FC">
      <w:start w:val="1"/>
      <w:numFmt w:val="bullet"/>
      <w:lvlText w:val=""/>
      <w:lvlJc w:val="left"/>
      <w:pPr>
        <w:ind w:left="2160" w:hanging="360"/>
      </w:pPr>
      <w:rPr>
        <w:rFonts w:ascii="Wingdings" w:hAnsi="Wingdings" w:hint="default"/>
      </w:rPr>
    </w:lvl>
    <w:lvl w:ilvl="3" w:tplc="2BC46554">
      <w:start w:val="1"/>
      <w:numFmt w:val="bullet"/>
      <w:lvlText w:val=""/>
      <w:lvlJc w:val="left"/>
      <w:pPr>
        <w:ind w:left="2880" w:hanging="360"/>
      </w:pPr>
      <w:rPr>
        <w:rFonts w:ascii="Symbol" w:hAnsi="Symbol" w:hint="default"/>
      </w:rPr>
    </w:lvl>
    <w:lvl w:ilvl="4" w:tplc="9E1E5562">
      <w:start w:val="1"/>
      <w:numFmt w:val="bullet"/>
      <w:lvlText w:val="o"/>
      <w:lvlJc w:val="left"/>
      <w:pPr>
        <w:ind w:left="3600" w:hanging="360"/>
      </w:pPr>
      <w:rPr>
        <w:rFonts w:ascii="Courier New" w:hAnsi="Courier New" w:hint="default"/>
      </w:rPr>
    </w:lvl>
    <w:lvl w:ilvl="5" w:tplc="2934FBC6">
      <w:start w:val="1"/>
      <w:numFmt w:val="bullet"/>
      <w:lvlText w:val=""/>
      <w:lvlJc w:val="left"/>
      <w:pPr>
        <w:ind w:left="4320" w:hanging="360"/>
      </w:pPr>
      <w:rPr>
        <w:rFonts w:ascii="Wingdings" w:hAnsi="Wingdings" w:hint="default"/>
      </w:rPr>
    </w:lvl>
    <w:lvl w:ilvl="6" w:tplc="8F8672E6">
      <w:start w:val="1"/>
      <w:numFmt w:val="bullet"/>
      <w:lvlText w:val=""/>
      <w:lvlJc w:val="left"/>
      <w:pPr>
        <w:ind w:left="5040" w:hanging="360"/>
      </w:pPr>
      <w:rPr>
        <w:rFonts w:ascii="Symbol" w:hAnsi="Symbol" w:hint="default"/>
      </w:rPr>
    </w:lvl>
    <w:lvl w:ilvl="7" w:tplc="3A7026E6">
      <w:start w:val="1"/>
      <w:numFmt w:val="bullet"/>
      <w:lvlText w:val="o"/>
      <w:lvlJc w:val="left"/>
      <w:pPr>
        <w:ind w:left="5760" w:hanging="360"/>
      </w:pPr>
      <w:rPr>
        <w:rFonts w:ascii="Courier New" w:hAnsi="Courier New" w:hint="default"/>
      </w:rPr>
    </w:lvl>
    <w:lvl w:ilvl="8" w:tplc="D0C0F5DA">
      <w:start w:val="1"/>
      <w:numFmt w:val="bullet"/>
      <w:lvlText w:val=""/>
      <w:lvlJc w:val="left"/>
      <w:pPr>
        <w:ind w:left="6480" w:hanging="360"/>
      </w:pPr>
      <w:rPr>
        <w:rFonts w:ascii="Wingdings" w:hAnsi="Wingdings" w:hint="default"/>
      </w:rPr>
    </w:lvl>
  </w:abstractNum>
  <w:abstractNum w:abstractNumId="20" w15:restartNumberingAfterBreak="0">
    <w:nsid w:val="36297E25"/>
    <w:multiLevelType w:val="hybridMultilevel"/>
    <w:tmpl w:val="FFFFFFFF"/>
    <w:lvl w:ilvl="0" w:tplc="2EB2E706">
      <w:start w:val="1"/>
      <w:numFmt w:val="bullet"/>
      <w:lvlText w:val=""/>
      <w:lvlJc w:val="left"/>
      <w:pPr>
        <w:ind w:left="720" w:hanging="360"/>
      </w:pPr>
      <w:rPr>
        <w:rFonts w:ascii="Symbol" w:hAnsi="Symbol" w:hint="default"/>
      </w:rPr>
    </w:lvl>
    <w:lvl w:ilvl="1" w:tplc="6D860B80">
      <w:start w:val="1"/>
      <w:numFmt w:val="bullet"/>
      <w:lvlText w:val="o"/>
      <w:lvlJc w:val="left"/>
      <w:pPr>
        <w:ind w:left="1440" w:hanging="360"/>
      </w:pPr>
      <w:rPr>
        <w:rFonts w:ascii="Courier New" w:hAnsi="Courier New" w:hint="default"/>
      </w:rPr>
    </w:lvl>
    <w:lvl w:ilvl="2" w:tplc="9CB0AB04">
      <w:start w:val="1"/>
      <w:numFmt w:val="bullet"/>
      <w:lvlText w:val=""/>
      <w:lvlJc w:val="left"/>
      <w:pPr>
        <w:ind w:left="2160" w:hanging="360"/>
      </w:pPr>
      <w:rPr>
        <w:rFonts w:ascii="Wingdings" w:hAnsi="Wingdings" w:hint="default"/>
      </w:rPr>
    </w:lvl>
    <w:lvl w:ilvl="3" w:tplc="3D762BCA">
      <w:start w:val="1"/>
      <w:numFmt w:val="bullet"/>
      <w:lvlText w:val=""/>
      <w:lvlJc w:val="left"/>
      <w:pPr>
        <w:ind w:left="2880" w:hanging="360"/>
      </w:pPr>
      <w:rPr>
        <w:rFonts w:ascii="Symbol" w:hAnsi="Symbol" w:hint="default"/>
      </w:rPr>
    </w:lvl>
    <w:lvl w:ilvl="4" w:tplc="551EC960">
      <w:start w:val="1"/>
      <w:numFmt w:val="bullet"/>
      <w:lvlText w:val="o"/>
      <w:lvlJc w:val="left"/>
      <w:pPr>
        <w:ind w:left="3600" w:hanging="360"/>
      </w:pPr>
      <w:rPr>
        <w:rFonts w:ascii="Courier New" w:hAnsi="Courier New" w:hint="default"/>
      </w:rPr>
    </w:lvl>
    <w:lvl w:ilvl="5" w:tplc="E9B66F00">
      <w:start w:val="1"/>
      <w:numFmt w:val="bullet"/>
      <w:lvlText w:val=""/>
      <w:lvlJc w:val="left"/>
      <w:pPr>
        <w:ind w:left="4320" w:hanging="360"/>
      </w:pPr>
      <w:rPr>
        <w:rFonts w:ascii="Wingdings" w:hAnsi="Wingdings" w:hint="default"/>
      </w:rPr>
    </w:lvl>
    <w:lvl w:ilvl="6" w:tplc="D12C0676">
      <w:start w:val="1"/>
      <w:numFmt w:val="bullet"/>
      <w:lvlText w:val=""/>
      <w:lvlJc w:val="left"/>
      <w:pPr>
        <w:ind w:left="5040" w:hanging="360"/>
      </w:pPr>
      <w:rPr>
        <w:rFonts w:ascii="Symbol" w:hAnsi="Symbol" w:hint="default"/>
      </w:rPr>
    </w:lvl>
    <w:lvl w:ilvl="7" w:tplc="1B722596">
      <w:start w:val="1"/>
      <w:numFmt w:val="bullet"/>
      <w:lvlText w:val="o"/>
      <w:lvlJc w:val="left"/>
      <w:pPr>
        <w:ind w:left="5760" w:hanging="360"/>
      </w:pPr>
      <w:rPr>
        <w:rFonts w:ascii="Courier New" w:hAnsi="Courier New" w:hint="default"/>
      </w:rPr>
    </w:lvl>
    <w:lvl w:ilvl="8" w:tplc="6750FFE4">
      <w:start w:val="1"/>
      <w:numFmt w:val="bullet"/>
      <w:lvlText w:val=""/>
      <w:lvlJc w:val="left"/>
      <w:pPr>
        <w:ind w:left="6480" w:hanging="360"/>
      </w:pPr>
      <w:rPr>
        <w:rFonts w:ascii="Wingdings" w:hAnsi="Wingdings" w:hint="default"/>
      </w:rPr>
    </w:lvl>
  </w:abstractNum>
  <w:abstractNum w:abstractNumId="21" w15:restartNumberingAfterBreak="0">
    <w:nsid w:val="36755CB4"/>
    <w:multiLevelType w:val="hybridMultilevel"/>
    <w:tmpl w:val="4DFC3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5D3085"/>
    <w:multiLevelType w:val="hybridMultilevel"/>
    <w:tmpl w:val="4DFC3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492FDF"/>
    <w:multiLevelType w:val="hybridMultilevel"/>
    <w:tmpl w:val="80D4D5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B197BF3"/>
    <w:multiLevelType w:val="hybridMultilevel"/>
    <w:tmpl w:val="D45EAD96"/>
    <w:lvl w:ilvl="0" w:tplc="F07C87B4">
      <w:start w:val="1"/>
      <w:numFmt w:val="bullet"/>
      <w:lvlText w:val=""/>
      <w:lvlJc w:val="left"/>
      <w:pPr>
        <w:ind w:left="720" w:hanging="360"/>
      </w:pPr>
      <w:rPr>
        <w:rFonts w:ascii="Symbol" w:hAnsi="Symbol" w:hint="default"/>
      </w:rPr>
    </w:lvl>
    <w:lvl w:ilvl="1" w:tplc="718C76F4">
      <w:start w:val="1"/>
      <w:numFmt w:val="bullet"/>
      <w:lvlText w:val="o"/>
      <w:lvlJc w:val="left"/>
      <w:pPr>
        <w:ind w:left="1440" w:hanging="360"/>
      </w:pPr>
      <w:rPr>
        <w:rFonts w:ascii="Courier New" w:hAnsi="Courier New" w:hint="default"/>
      </w:rPr>
    </w:lvl>
    <w:lvl w:ilvl="2" w:tplc="CA76BA4E">
      <w:start w:val="1"/>
      <w:numFmt w:val="bullet"/>
      <w:lvlText w:val=""/>
      <w:lvlJc w:val="left"/>
      <w:pPr>
        <w:ind w:left="2160" w:hanging="360"/>
      </w:pPr>
      <w:rPr>
        <w:rFonts w:ascii="Wingdings" w:hAnsi="Wingdings" w:hint="default"/>
      </w:rPr>
    </w:lvl>
    <w:lvl w:ilvl="3" w:tplc="BE787492">
      <w:start w:val="1"/>
      <w:numFmt w:val="bullet"/>
      <w:lvlText w:val=""/>
      <w:lvlJc w:val="left"/>
      <w:pPr>
        <w:ind w:left="2880" w:hanging="360"/>
      </w:pPr>
      <w:rPr>
        <w:rFonts w:ascii="Symbol" w:hAnsi="Symbol" w:hint="default"/>
      </w:rPr>
    </w:lvl>
    <w:lvl w:ilvl="4" w:tplc="9500A4A6">
      <w:start w:val="1"/>
      <w:numFmt w:val="bullet"/>
      <w:lvlText w:val="o"/>
      <w:lvlJc w:val="left"/>
      <w:pPr>
        <w:ind w:left="3600" w:hanging="360"/>
      </w:pPr>
      <w:rPr>
        <w:rFonts w:ascii="Courier New" w:hAnsi="Courier New" w:hint="default"/>
      </w:rPr>
    </w:lvl>
    <w:lvl w:ilvl="5" w:tplc="F4D42BD2">
      <w:start w:val="1"/>
      <w:numFmt w:val="bullet"/>
      <w:lvlText w:val=""/>
      <w:lvlJc w:val="left"/>
      <w:pPr>
        <w:ind w:left="4320" w:hanging="360"/>
      </w:pPr>
      <w:rPr>
        <w:rFonts w:ascii="Wingdings" w:hAnsi="Wingdings" w:hint="default"/>
      </w:rPr>
    </w:lvl>
    <w:lvl w:ilvl="6" w:tplc="8FD8C644">
      <w:start w:val="1"/>
      <w:numFmt w:val="bullet"/>
      <w:lvlText w:val=""/>
      <w:lvlJc w:val="left"/>
      <w:pPr>
        <w:ind w:left="5040" w:hanging="360"/>
      </w:pPr>
      <w:rPr>
        <w:rFonts w:ascii="Symbol" w:hAnsi="Symbol" w:hint="default"/>
      </w:rPr>
    </w:lvl>
    <w:lvl w:ilvl="7" w:tplc="98CA2DEC">
      <w:start w:val="1"/>
      <w:numFmt w:val="bullet"/>
      <w:lvlText w:val="o"/>
      <w:lvlJc w:val="left"/>
      <w:pPr>
        <w:ind w:left="5760" w:hanging="360"/>
      </w:pPr>
      <w:rPr>
        <w:rFonts w:ascii="Courier New" w:hAnsi="Courier New" w:hint="default"/>
      </w:rPr>
    </w:lvl>
    <w:lvl w:ilvl="8" w:tplc="39583EFC">
      <w:start w:val="1"/>
      <w:numFmt w:val="bullet"/>
      <w:lvlText w:val=""/>
      <w:lvlJc w:val="left"/>
      <w:pPr>
        <w:ind w:left="6480" w:hanging="360"/>
      </w:pPr>
      <w:rPr>
        <w:rFonts w:ascii="Wingdings" w:hAnsi="Wingdings" w:hint="default"/>
      </w:rPr>
    </w:lvl>
  </w:abstractNum>
  <w:abstractNum w:abstractNumId="25" w15:restartNumberingAfterBreak="0">
    <w:nsid w:val="3B822207"/>
    <w:multiLevelType w:val="hybridMultilevel"/>
    <w:tmpl w:val="2E9EC47A"/>
    <w:lvl w:ilvl="0" w:tplc="35D6D234">
      <w:start w:val="1"/>
      <w:numFmt w:val="bullet"/>
      <w:lvlText w:val=""/>
      <w:lvlJc w:val="left"/>
      <w:pPr>
        <w:ind w:left="720" w:hanging="360"/>
      </w:pPr>
      <w:rPr>
        <w:rFonts w:ascii="Symbol" w:hAnsi="Symbol" w:hint="default"/>
      </w:rPr>
    </w:lvl>
    <w:lvl w:ilvl="1" w:tplc="C74A08CE">
      <w:start w:val="1"/>
      <w:numFmt w:val="bullet"/>
      <w:lvlText w:val="o"/>
      <w:lvlJc w:val="left"/>
      <w:pPr>
        <w:ind w:left="1440" w:hanging="360"/>
      </w:pPr>
      <w:rPr>
        <w:rFonts w:ascii="Courier New" w:hAnsi="Courier New" w:hint="default"/>
      </w:rPr>
    </w:lvl>
    <w:lvl w:ilvl="2" w:tplc="3F40D872">
      <w:start w:val="1"/>
      <w:numFmt w:val="bullet"/>
      <w:lvlText w:val=""/>
      <w:lvlJc w:val="left"/>
      <w:pPr>
        <w:ind w:left="2160" w:hanging="360"/>
      </w:pPr>
      <w:rPr>
        <w:rFonts w:ascii="Wingdings" w:hAnsi="Wingdings" w:hint="default"/>
      </w:rPr>
    </w:lvl>
    <w:lvl w:ilvl="3" w:tplc="3D507454">
      <w:start w:val="1"/>
      <w:numFmt w:val="bullet"/>
      <w:lvlText w:val=""/>
      <w:lvlJc w:val="left"/>
      <w:pPr>
        <w:ind w:left="2880" w:hanging="360"/>
      </w:pPr>
      <w:rPr>
        <w:rFonts w:ascii="Symbol" w:hAnsi="Symbol" w:hint="default"/>
      </w:rPr>
    </w:lvl>
    <w:lvl w:ilvl="4" w:tplc="2492734C">
      <w:start w:val="1"/>
      <w:numFmt w:val="bullet"/>
      <w:lvlText w:val="o"/>
      <w:lvlJc w:val="left"/>
      <w:pPr>
        <w:ind w:left="3600" w:hanging="360"/>
      </w:pPr>
      <w:rPr>
        <w:rFonts w:ascii="Courier New" w:hAnsi="Courier New" w:hint="default"/>
      </w:rPr>
    </w:lvl>
    <w:lvl w:ilvl="5" w:tplc="99EC64E8">
      <w:start w:val="1"/>
      <w:numFmt w:val="bullet"/>
      <w:lvlText w:val=""/>
      <w:lvlJc w:val="left"/>
      <w:pPr>
        <w:ind w:left="4320" w:hanging="360"/>
      </w:pPr>
      <w:rPr>
        <w:rFonts w:ascii="Wingdings" w:hAnsi="Wingdings" w:hint="default"/>
      </w:rPr>
    </w:lvl>
    <w:lvl w:ilvl="6" w:tplc="A85A00AE">
      <w:start w:val="1"/>
      <w:numFmt w:val="bullet"/>
      <w:lvlText w:val=""/>
      <w:lvlJc w:val="left"/>
      <w:pPr>
        <w:ind w:left="5040" w:hanging="360"/>
      </w:pPr>
      <w:rPr>
        <w:rFonts w:ascii="Symbol" w:hAnsi="Symbol" w:hint="default"/>
      </w:rPr>
    </w:lvl>
    <w:lvl w:ilvl="7" w:tplc="77A0A80C">
      <w:start w:val="1"/>
      <w:numFmt w:val="bullet"/>
      <w:lvlText w:val="o"/>
      <w:lvlJc w:val="left"/>
      <w:pPr>
        <w:ind w:left="5760" w:hanging="360"/>
      </w:pPr>
      <w:rPr>
        <w:rFonts w:ascii="Courier New" w:hAnsi="Courier New" w:hint="default"/>
      </w:rPr>
    </w:lvl>
    <w:lvl w:ilvl="8" w:tplc="77580856">
      <w:start w:val="1"/>
      <w:numFmt w:val="bullet"/>
      <w:lvlText w:val=""/>
      <w:lvlJc w:val="left"/>
      <w:pPr>
        <w:ind w:left="6480" w:hanging="360"/>
      </w:pPr>
      <w:rPr>
        <w:rFonts w:ascii="Wingdings" w:hAnsi="Wingdings" w:hint="default"/>
      </w:rPr>
    </w:lvl>
  </w:abstractNum>
  <w:abstractNum w:abstractNumId="26" w15:restartNumberingAfterBreak="0">
    <w:nsid w:val="3EDF37AB"/>
    <w:multiLevelType w:val="hybridMultilevel"/>
    <w:tmpl w:val="B358C1D4"/>
    <w:lvl w:ilvl="0" w:tplc="8080366A">
      <w:start w:val="1"/>
      <w:numFmt w:val="bullet"/>
      <w:lvlText w:val=""/>
      <w:lvlJc w:val="left"/>
      <w:pPr>
        <w:ind w:left="720" w:hanging="360"/>
      </w:pPr>
      <w:rPr>
        <w:rFonts w:ascii="Symbol" w:hAnsi="Symbol" w:hint="default"/>
      </w:rPr>
    </w:lvl>
    <w:lvl w:ilvl="1" w:tplc="0340EF26">
      <w:start w:val="1"/>
      <w:numFmt w:val="bullet"/>
      <w:lvlText w:val="o"/>
      <w:lvlJc w:val="left"/>
      <w:pPr>
        <w:ind w:left="1440" w:hanging="360"/>
      </w:pPr>
      <w:rPr>
        <w:rFonts w:ascii="Courier New" w:hAnsi="Courier New" w:hint="default"/>
      </w:rPr>
    </w:lvl>
    <w:lvl w:ilvl="2" w:tplc="22EC19C0">
      <w:start w:val="1"/>
      <w:numFmt w:val="bullet"/>
      <w:lvlText w:val=""/>
      <w:lvlJc w:val="left"/>
      <w:pPr>
        <w:ind w:left="2160" w:hanging="360"/>
      </w:pPr>
      <w:rPr>
        <w:rFonts w:ascii="Wingdings" w:hAnsi="Wingdings" w:hint="default"/>
      </w:rPr>
    </w:lvl>
    <w:lvl w:ilvl="3" w:tplc="38A46692">
      <w:start w:val="1"/>
      <w:numFmt w:val="bullet"/>
      <w:lvlText w:val=""/>
      <w:lvlJc w:val="left"/>
      <w:pPr>
        <w:ind w:left="2880" w:hanging="360"/>
      </w:pPr>
      <w:rPr>
        <w:rFonts w:ascii="Symbol" w:hAnsi="Symbol" w:hint="default"/>
      </w:rPr>
    </w:lvl>
    <w:lvl w:ilvl="4" w:tplc="80BA06E4">
      <w:start w:val="1"/>
      <w:numFmt w:val="bullet"/>
      <w:lvlText w:val="o"/>
      <w:lvlJc w:val="left"/>
      <w:pPr>
        <w:ind w:left="3600" w:hanging="360"/>
      </w:pPr>
      <w:rPr>
        <w:rFonts w:ascii="Courier New" w:hAnsi="Courier New" w:hint="default"/>
      </w:rPr>
    </w:lvl>
    <w:lvl w:ilvl="5" w:tplc="BCCA10E8">
      <w:start w:val="1"/>
      <w:numFmt w:val="bullet"/>
      <w:lvlText w:val=""/>
      <w:lvlJc w:val="left"/>
      <w:pPr>
        <w:ind w:left="4320" w:hanging="360"/>
      </w:pPr>
      <w:rPr>
        <w:rFonts w:ascii="Wingdings" w:hAnsi="Wingdings" w:hint="default"/>
      </w:rPr>
    </w:lvl>
    <w:lvl w:ilvl="6" w:tplc="F0405246">
      <w:start w:val="1"/>
      <w:numFmt w:val="bullet"/>
      <w:lvlText w:val=""/>
      <w:lvlJc w:val="left"/>
      <w:pPr>
        <w:ind w:left="5040" w:hanging="360"/>
      </w:pPr>
      <w:rPr>
        <w:rFonts w:ascii="Symbol" w:hAnsi="Symbol" w:hint="default"/>
      </w:rPr>
    </w:lvl>
    <w:lvl w:ilvl="7" w:tplc="B18E0DB8">
      <w:start w:val="1"/>
      <w:numFmt w:val="bullet"/>
      <w:lvlText w:val="o"/>
      <w:lvlJc w:val="left"/>
      <w:pPr>
        <w:ind w:left="5760" w:hanging="360"/>
      </w:pPr>
      <w:rPr>
        <w:rFonts w:ascii="Courier New" w:hAnsi="Courier New" w:hint="default"/>
      </w:rPr>
    </w:lvl>
    <w:lvl w:ilvl="8" w:tplc="91726006">
      <w:start w:val="1"/>
      <w:numFmt w:val="bullet"/>
      <w:lvlText w:val=""/>
      <w:lvlJc w:val="left"/>
      <w:pPr>
        <w:ind w:left="6480" w:hanging="360"/>
      </w:pPr>
      <w:rPr>
        <w:rFonts w:ascii="Wingdings" w:hAnsi="Wingdings" w:hint="default"/>
      </w:rPr>
    </w:lvl>
  </w:abstractNum>
  <w:abstractNum w:abstractNumId="27" w15:restartNumberingAfterBreak="0">
    <w:nsid w:val="421D0E2A"/>
    <w:multiLevelType w:val="hybridMultilevel"/>
    <w:tmpl w:val="FFFFFFFF"/>
    <w:lvl w:ilvl="0" w:tplc="1B0E5A94">
      <w:start w:val="1"/>
      <w:numFmt w:val="bullet"/>
      <w:lvlText w:val=""/>
      <w:lvlJc w:val="left"/>
      <w:pPr>
        <w:ind w:left="720" w:hanging="360"/>
      </w:pPr>
      <w:rPr>
        <w:rFonts w:ascii="Symbol" w:hAnsi="Symbol" w:hint="default"/>
      </w:rPr>
    </w:lvl>
    <w:lvl w:ilvl="1" w:tplc="37C6FC32">
      <w:start w:val="1"/>
      <w:numFmt w:val="bullet"/>
      <w:lvlText w:val="o"/>
      <w:lvlJc w:val="left"/>
      <w:pPr>
        <w:ind w:left="1440" w:hanging="360"/>
      </w:pPr>
      <w:rPr>
        <w:rFonts w:ascii="Courier New" w:hAnsi="Courier New" w:hint="default"/>
      </w:rPr>
    </w:lvl>
    <w:lvl w:ilvl="2" w:tplc="9DA2C0CE">
      <w:start w:val="1"/>
      <w:numFmt w:val="bullet"/>
      <w:lvlText w:val=""/>
      <w:lvlJc w:val="left"/>
      <w:pPr>
        <w:ind w:left="2160" w:hanging="360"/>
      </w:pPr>
      <w:rPr>
        <w:rFonts w:ascii="Wingdings" w:hAnsi="Wingdings" w:hint="default"/>
      </w:rPr>
    </w:lvl>
    <w:lvl w:ilvl="3" w:tplc="11D8DA1C">
      <w:start w:val="1"/>
      <w:numFmt w:val="bullet"/>
      <w:lvlText w:val=""/>
      <w:lvlJc w:val="left"/>
      <w:pPr>
        <w:ind w:left="2880" w:hanging="360"/>
      </w:pPr>
      <w:rPr>
        <w:rFonts w:ascii="Symbol" w:hAnsi="Symbol" w:hint="default"/>
      </w:rPr>
    </w:lvl>
    <w:lvl w:ilvl="4" w:tplc="2660A8F0">
      <w:start w:val="1"/>
      <w:numFmt w:val="bullet"/>
      <w:lvlText w:val="o"/>
      <w:lvlJc w:val="left"/>
      <w:pPr>
        <w:ind w:left="3600" w:hanging="360"/>
      </w:pPr>
      <w:rPr>
        <w:rFonts w:ascii="Courier New" w:hAnsi="Courier New" w:hint="default"/>
      </w:rPr>
    </w:lvl>
    <w:lvl w:ilvl="5" w:tplc="93A49CFC">
      <w:start w:val="1"/>
      <w:numFmt w:val="bullet"/>
      <w:lvlText w:val=""/>
      <w:lvlJc w:val="left"/>
      <w:pPr>
        <w:ind w:left="4320" w:hanging="360"/>
      </w:pPr>
      <w:rPr>
        <w:rFonts w:ascii="Wingdings" w:hAnsi="Wingdings" w:hint="default"/>
      </w:rPr>
    </w:lvl>
    <w:lvl w:ilvl="6" w:tplc="15584A5C">
      <w:start w:val="1"/>
      <w:numFmt w:val="bullet"/>
      <w:lvlText w:val=""/>
      <w:lvlJc w:val="left"/>
      <w:pPr>
        <w:ind w:left="5040" w:hanging="360"/>
      </w:pPr>
      <w:rPr>
        <w:rFonts w:ascii="Symbol" w:hAnsi="Symbol" w:hint="default"/>
      </w:rPr>
    </w:lvl>
    <w:lvl w:ilvl="7" w:tplc="01AC9E02">
      <w:start w:val="1"/>
      <w:numFmt w:val="bullet"/>
      <w:lvlText w:val="o"/>
      <w:lvlJc w:val="left"/>
      <w:pPr>
        <w:ind w:left="5760" w:hanging="360"/>
      </w:pPr>
      <w:rPr>
        <w:rFonts w:ascii="Courier New" w:hAnsi="Courier New" w:hint="default"/>
      </w:rPr>
    </w:lvl>
    <w:lvl w:ilvl="8" w:tplc="47063238">
      <w:start w:val="1"/>
      <w:numFmt w:val="bullet"/>
      <w:lvlText w:val=""/>
      <w:lvlJc w:val="left"/>
      <w:pPr>
        <w:ind w:left="6480" w:hanging="360"/>
      </w:pPr>
      <w:rPr>
        <w:rFonts w:ascii="Wingdings" w:hAnsi="Wingdings" w:hint="default"/>
      </w:rPr>
    </w:lvl>
  </w:abstractNum>
  <w:abstractNum w:abstractNumId="28" w15:restartNumberingAfterBreak="0">
    <w:nsid w:val="432D556F"/>
    <w:multiLevelType w:val="hybridMultilevel"/>
    <w:tmpl w:val="7BD8B27A"/>
    <w:lvl w:ilvl="0" w:tplc="FF9A4FA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48F63FA"/>
    <w:multiLevelType w:val="hybridMultilevel"/>
    <w:tmpl w:val="D610B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B16B23"/>
    <w:multiLevelType w:val="hybridMultilevel"/>
    <w:tmpl w:val="E2C2CDBA"/>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47C101CD"/>
    <w:multiLevelType w:val="hybridMultilevel"/>
    <w:tmpl w:val="6814459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83601DD"/>
    <w:multiLevelType w:val="hybridMultilevel"/>
    <w:tmpl w:val="4DBECD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B193730"/>
    <w:multiLevelType w:val="hybridMultilevel"/>
    <w:tmpl w:val="D5EC51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4F8C60DB"/>
    <w:multiLevelType w:val="hybridMultilevel"/>
    <w:tmpl w:val="F66AF65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4FF77C63"/>
    <w:multiLevelType w:val="hybridMultilevel"/>
    <w:tmpl w:val="D610B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D5498F"/>
    <w:multiLevelType w:val="hybridMultilevel"/>
    <w:tmpl w:val="65A6EF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6D31F74"/>
    <w:multiLevelType w:val="hybridMultilevel"/>
    <w:tmpl w:val="5F0EF352"/>
    <w:lvl w:ilvl="0" w:tplc="D24A210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8185B8A"/>
    <w:multiLevelType w:val="hybridMultilevel"/>
    <w:tmpl w:val="051EA380"/>
    <w:lvl w:ilvl="0" w:tplc="0352C0CC">
      <w:start w:val="1"/>
      <w:numFmt w:val="bullet"/>
      <w:lvlText w:val=""/>
      <w:lvlJc w:val="left"/>
      <w:pPr>
        <w:ind w:left="720" w:hanging="360"/>
      </w:pPr>
      <w:rPr>
        <w:rFonts w:ascii="Symbol" w:hAnsi="Symbol" w:hint="default"/>
      </w:rPr>
    </w:lvl>
    <w:lvl w:ilvl="1" w:tplc="E3F83BAC">
      <w:start w:val="1"/>
      <w:numFmt w:val="bullet"/>
      <w:lvlText w:val="o"/>
      <w:lvlJc w:val="left"/>
      <w:pPr>
        <w:ind w:left="1440" w:hanging="360"/>
      </w:pPr>
      <w:rPr>
        <w:rFonts w:ascii="Courier New" w:hAnsi="Courier New" w:hint="default"/>
      </w:rPr>
    </w:lvl>
    <w:lvl w:ilvl="2" w:tplc="C834FF9C">
      <w:start w:val="1"/>
      <w:numFmt w:val="bullet"/>
      <w:lvlText w:val=""/>
      <w:lvlJc w:val="left"/>
      <w:pPr>
        <w:ind w:left="2160" w:hanging="360"/>
      </w:pPr>
      <w:rPr>
        <w:rFonts w:ascii="Wingdings" w:hAnsi="Wingdings" w:hint="default"/>
      </w:rPr>
    </w:lvl>
    <w:lvl w:ilvl="3" w:tplc="AC1068FC">
      <w:start w:val="1"/>
      <w:numFmt w:val="bullet"/>
      <w:lvlText w:val=""/>
      <w:lvlJc w:val="left"/>
      <w:pPr>
        <w:ind w:left="2880" w:hanging="360"/>
      </w:pPr>
      <w:rPr>
        <w:rFonts w:ascii="Symbol" w:hAnsi="Symbol" w:hint="default"/>
      </w:rPr>
    </w:lvl>
    <w:lvl w:ilvl="4" w:tplc="E4784CBE">
      <w:start w:val="1"/>
      <w:numFmt w:val="bullet"/>
      <w:lvlText w:val="o"/>
      <w:lvlJc w:val="left"/>
      <w:pPr>
        <w:ind w:left="3600" w:hanging="360"/>
      </w:pPr>
      <w:rPr>
        <w:rFonts w:ascii="Courier New" w:hAnsi="Courier New" w:hint="default"/>
      </w:rPr>
    </w:lvl>
    <w:lvl w:ilvl="5" w:tplc="7B5607CE">
      <w:start w:val="1"/>
      <w:numFmt w:val="bullet"/>
      <w:lvlText w:val=""/>
      <w:lvlJc w:val="left"/>
      <w:pPr>
        <w:ind w:left="4320" w:hanging="360"/>
      </w:pPr>
      <w:rPr>
        <w:rFonts w:ascii="Wingdings" w:hAnsi="Wingdings" w:hint="default"/>
      </w:rPr>
    </w:lvl>
    <w:lvl w:ilvl="6" w:tplc="A52AB45A">
      <w:start w:val="1"/>
      <w:numFmt w:val="bullet"/>
      <w:lvlText w:val=""/>
      <w:lvlJc w:val="left"/>
      <w:pPr>
        <w:ind w:left="5040" w:hanging="360"/>
      </w:pPr>
      <w:rPr>
        <w:rFonts w:ascii="Symbol" w:hAnsi="Symbol" w:hint="default"/>
      </w:rPr>
    </w:lvl>
    <w:lvl w:ilvl="7" w:tplc="71E490EC">
      <w:start w:val="1"/>
      <w:numFmt w:val="bullet"/>
      <w:lvlText w:val="o"/>
      <w:lvlJc w:val="left"/>
      <w:pPr>
        <w:ind w:left="5760" w:hanging="360"/>
      </w:pPr>
      <w:rPr>
        <w:rFonts w:ascii="Courier New" w:hAnsi="Courier New" w:hint="default"/>
      </w:rPr>
    </w:lvl>
    <w:lvl w:ilvl="8" w:tplc="41722D7C">
      <w:start w:val="1"/>
      <w:numFmt w:val="bullet"/>
      <w:lvlText w:val=""/>
      <w:lvlJc w:val="left"/>
      <w:pPr>
        <w:ind w:left="6480" w:hanging="360"/>
      </w:pPr>
      <w:rPr>
        <w:rFonts w:ascii="Wingdings" w:hAnsi="Wingdings" w:hint="default"/>
      </w:rPr>
    </w:lvl>
  </w:abstractNum>
  <w:abstractNum w:abstractNumId="39" w15:restartNumberingAfterBreak="0">
    <w:nsid w:val="61000CC1"/>
    <w:multiLevelType w:val="hybridMultilevel"/>
    <w:tmpl w:val="F916713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2594BEF"/>
    <w:multiLevelType w:val="hybridMultilevel"/>
    <w:tmpl w:val="DEDEA22E"/>
    <w:lvl w:ilvl="0" w:tplc="8F5AE29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65300"/>
    <w:multiLevelType w:val="hybridMultilevel"/>
    <w:tmpl w:val="E8520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9E078C"/>
    <w:multiLevelType w:val="hybridMultilevel"/>
    <w:tmpl w:val="7DDA986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DC37E3A"/>
    <w:multiLevelType w:val="hybridMultilevel"/>
    <w:tmpl w:val="FFFFFFFF"/>
    <w:lvl w:ilvl="0" w:tplc="A3D21E96">
      <w:start w:val="1"/>
      <w:numFmt w:val="bullet"/>
      <w:lvlText w:val=""/>
      <w:lvlJc w:val="left"/>
      <w:pPr>
        <w:ind w:left="360" w:hanging="360"/>
      </w:pPr>
      <w:rPr>
        <w:rFonts w:ascii="Symbol" w:hAnsi="Symbol" w:hint="default"/>
      </w:rPr>
    </w:lvl>
    <w:lvl w:ilvl="1" w:tplc="AF5E2F54">
      <w:start w:val="1"/>
      <w:numFmt w:val="bullet"/>
      <w:lvlText w:val="o"/>
      <w:lvlJc w:val="left"/>
      <w:pPr>
        <w:ind w:left="1080" w:hanging="360"/>
      </w:pPr>
      <w:rPr>
        <w:rFonts w:ascii="Courier New" w:hAnsi="Courier New" w:hint="default"/>
      </w:rPr>
    </w:lvl>
    <w:lvl w:ilvl="2" w:tplc="F7088E30">
      <w:start w:val="1"/>
      <w:numFmt w:val="bullet"/>
      <w:lvlText w:val=""/>
      <w:lvlJc w:val="left"/>
      <w:pPr>
        <w:ind w:left="1800" w:hanging="360"/>
      </w:pPr>
      <w:rPr>
        <w:rFonts w:ascii="Wingdings" w:hAnsi="Wingdings" w:hint="default"/>
      </w:rPr>
    </w:lvl>
    <w:lvl w:ilvl="3" w:tplc="3A3ECBCA">
      <w:start w:val="1"/>
      <w:numFmt w:val="bullet"/>
      <w:lvlText w:val=""/>
      <w:lvlJc w:val="left"/>
      <w:pPr>
        <w:ind w:left="2520" w:hanging="360"/>
      </w:pPr>
      <w:rPr>
        <w:rFonts w:ascii="Symbol" w:hAnsi="Symbol" w:hint="default"/>
      </w:rPr>
    </w:lvl>
    <w:lvl w:ilvl="4" w:tplc="A18852CC">
      <w:start w:val="1"/>
      <w:numFmt w:val="bullet"/>
      <w:lvlText w:val="o"/>
      <w:lvlJc w:val="left"/>
      <w:pPr>
        <w:ind w:left="3240" w:hanging="360"/>
      </w:pPr>
      <w:rPr>
        <w:rFonts w:ascii="Courier New" w:hAnsi="Courier New" w:hint="default"/>
      </w:rPr>
    </w:lvl>
    <w:lvl w:ilvl="5" w:tplc="E550EB00">
      <w:start w:val="1"/>
      <w:numFmt w:val="bullet"/>
      <w:lvlText w:val=""/>
      <w:lvlJc w:val="left"/>
      <w:pPr>
        <w:ind w:left="3960" w:hanging="360"/>
      </w:pPr>
      <w:rPr>
        <w:rFonts w:ascii="Wingdings" w:hAnsi="Wingdings" w:hint="default"/>
      </w:rPr>
    </w:lvl>
    <w:lvl w:ilvl="6" w:tplc="1504B630">
      <w:start w:val="1"/>
      <w:numFmt w:val="bullet"/>
      <w:lvlText w:val=""/>
      <w:lvlJc w:val="left"/>
      <w:pPr>
        <w:ind w:left="4680" w:hanging="360"/>
      </w:pPr>
      <w:rPr>
        <w:rFonts w:ascii="Symbol" w:hAnsi="Symbol" w:hint="default"/>
      </w:rPr>
    </w:lvl>
    <w:lvl w:ilvl="7" w:tplc="EB36FBAE">
      <w:start w:val="1"/>
      <w:numFmt w:val="bullet"/>
      <w:lvlText w:val="o"/>
      <w:lvlJc w:val="left"/>
      <w:pPr>
        <w:ind w:left="5400" w:hanging="360"/>
      </w:pPr>
      <w:rPr>
        <w:rFonts w:ascii="Courier New" w:hAnsi="Courier New" w:hint="default"/>
      </w:rPr>
    </w:lvl>
    <w:lvl w:ilvl="8" w:tplc="06E2908C">
      <w:start w:val="1"/>
      <w:numFmt w:val="bullet"/>
      <w:lvlText w:val=""/>
      <w:lvlJc w:val="left"/>
      <w:pPr>
        <w:ind w:left="6120" w:hanging="360"/>
      </w:pPr>
      <w:rPr>
        <w:rFonts w:ascii="Wingdings" w:hAnsi="Wingdings" w:hint="default"/>
      </w:rPr>
    </w:lvl>
  </w:abstractNum>
  <w:num w:numId="1">
    <w:abstractNumId w:val="25"/>
  </w:num>
  <w:num w:numId="2">
    <w:abstractNumId w:val="7"/>
  </w:num>
  <w:num w:numId="3">
    <w:abstractNumId w:val="26"/>
  </w:num>
  <w:num w:numId="4">
    <w:abstractNumId w:val="13"/>
  </w:num>
  <w:num w:numId="5">
    <w:abstractNumId w:val="24"/>
  </w:num>
  <w:num w:numId="6">
    <w:abstractNumId w:val="38"/>
  </w:num>
  <w:num w:numId="7">
    <w:abstractNumId w:val="10"/>
  </w:num>
  <w:num w:numId="8">
    <w:abstractNumId w:val="16"/>
  </w:num>
  <w:num w:numId="9">
    <w:abstractNumId w:val="41"/>
  </w:num>
  <w:num w:numId="10">
    <w:abstractNumId w:val="9"/>
  </w:num>
  <w:num w:numId="11">
    <w:abstractNumId w:val="22"/>
  </w:num>
  <w:num w:numId="12">
    <w:abstractNumId w:val="1"/>
  </w:num>
  <w:num w:numId="13">
    <w:abstractNumId w:val="40"/>
  </w:num>
  <w:num w:numId="14">
    <w:abstractNumId w:val="4"/>
  </w:num>
  <w:num w:numId="15">
    <w:abstractNumId w:val="3"/>
  </w:num>
  <w:num w:numId="16">
    <w:abstractNumId w:val="39"/>
  </w:num>
  <w:num w:numId="17">
    <w:abstractNumId w:val="31"/>
  </w:num>
  <w:num w:numId="18">
    <w:abstractNumId w:val="11"/>
  </w:num>
  <w:num w:numId="19">
    <w:abstractNumId w:val="15"/>
  </w:num>
  <w:num w:numId="20">
    <w:abstractNumId w:val="2"/>
  </w:num>
  <w:num w:numId="21">
    <w:abstractNumId w:val="12"/>
  </w:num>
  <w:num w:numId="22">
    <w:abstractNumId w:val="32"/>
  </w:num>
  <w:num w:numId="23">
    <w:abstractNumId w:val="30"/>
  </w:num>
  <w:num w:numId="24">
    <w:abstractNumId w:val="36"/>
  </w:num>
  <w:num w:numId="25">
    <w:abstractNumId w:val="23"/>
  </w:num>
  <w:num w:numId="26">
    <w:abstractNumId w:val="34"/>
  </w:num>
  <w:num w:numId="27">
    <w:abstractNumId w:val="5"/>
  </w:num>
  <w:num w:numId="28">
    <w:abstractNumId w:val="18"/>
  </w:num>
  <w:num w:numId="29">
    <w:abstractNumId w:val="33"/>
  </w:num>
  <w:num w:numId="30">
    <w:abstractNumId w:val="42"/>
  </w:num>
  <w:num w:numId="31">
    <w:abstractNumId w:val="8"/>
  </w:num>
  <w:num w:numId="32">
    <w:abstractNumId w:val="37"/>
  </w:num>
  <w:num w:numId="33">
    <w:abstractNumId w:val="28"/>
  </w:num>
  <w:num w:numId="34">
    <w:abstractNumId w:val="6"/>
  </w:num>
  <w:num w:numId="35">
    <w:abstractNumId w:val="21"/>
  </w:num>
  <w:num w:numId="36">
    <w:abstractNumId w:val="14"/>
  </w:num>
  <w:num w:numId="37">
    <w:abstractNumId w:val="27"/>
  </w:num>
  <w:num w:numId="38">
    <w:abstractNumId w:val="0"/>
  </w:num>
  <w:num w:numId="39">
    <w:abstractNumId w:val="20"/>
  </w:num>
  <w:num w:numId="40">
    <w:abstractNumId w:val="19"/>
  </w:num>
  <w:num w:numId="41">
    <w:abstractNumId w:val="17"/>
  </w:num>
  <w:num w:numId="42">
    <w:abstractNumId w:val="43"/>
  </w:num>
  <w:num w:numId="43">
    <w:abstractNumId w:val="29"/>
  </w:num>
  <w:num w:numId="44">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 Georgiev">
    <w15:presenceInfo w15:providerId="AD" w15:userId="S-1-5-21-2127521184-1604012920-1887927527-13276045"/>
  </w15:person>
  <w15:person w15:author="Stefan Georgiev [2]">
    <w15:presenceInfo w15:providerId="AD" w15:userId="S::stgeorgi@microsoft.com::a2223ed1-8da9-4792-a427-d7dee599e69c"/>
  </w15:person>
  <w15:person w15:author="Christian Montoya">
    <w15:presenceInfo w15:providerId="None" w15:userId="Christian Monto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hdrShapeDefaults>
    <o:shapedefaults v:ext="edit" spidmax="307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F87"/>
    <w:rsid w:val="00000697"/>
    <w:rsid w:val="00005C29"/>
    <w:rsid w:val="00005D8E"/>
    <w:rsid w:val="00012016"/>
    <w:rsid w:val="00012570"/>
    <w:rsid w:val="00012BB3"/>
    <w:rsid w:val="00013EAF"/>
    <w:rsid w:val="00014944"/>
    <w:rsid w:val="000238C3"/>
    <w:rsid w:val="00024C1E"/>
    <w:rsid w:val="00027DE0"/>
    <w:rsid w:val="00035F43"/>
    <w:rsid w:val="0004359F"/>
    <w:rsid w:val="00043AC9"/>
    <w:rsid w:val="00051BAC"/>
    <w:rsid w:val="0005406D"/>
    <w:rsid w:val="00060D48"/>
    <w:rsid w:val="000703CA"/>
    <w:rsid w:val="00072442"/>
    <w:rsid w:val="000734C3"/>
    <w:rsid w:val="00075B29"/>
    <w:rsid w:val="000822BB"/>
    <w:rsid w:val="0008443B"/>
    <w:rsid w:val="00085E7A"/>
    <w:rsid w:val="00086014"/>
    <w:rsid w:val="000904C3"/>
    <w:rsid w:val="000A2196"/>
    <w:rsid w:val="000A3A85"/>
    <w:rsid w:val="000B2E0B"/>
    <w:rsid w:val="000B385D"/>
    <w:rsid w:val="000B3E9A"/>
    <w:rsid w:val="000B4CE9"/>
    <w:rsid w:val="000B6454"/>
    <w:rsid w:val="000B76EF"/>
    <w:rsid w:val="000C1F1B"/>
    <w:rsid w:val="000C3A76"/>
    <w:rsid w:val="000C6B91"/>
    <w:rsid w:val="000D0AA5"/>
    <w:rsid w:val="000D1075"/>
    <w:rsid w:val="000D4238"/>
    <w:rsid w:val="000D7991"/>
    <w:rsid w:val="000E5F2C"/>
    <w:rsid w:val="000F2842"/>
    <w:rsid w:val="000F6FB3"/>
    <w:rsid w:val="000F7224"/>
    <w:rsid w:val="0011105A"/>
    <w:rsid w:val="00114786"/>
    <w:rsid w:val="00116278"/>
    <w:rsid w:val="00121FEB"/>
    <w:rsid w:val="00122CD0"/>
    <w:rsid w:val="00126093"/>
    <w:rsid w:val="00133613"/>
    <w:rsid w:val="00137222"/>
    <w:rsid w:val="001423B6"/>
    <w:rsid w:val="00145B9A"/>
    <w:rsid w:val="00145C8E"/>
    <w:rsid w:val="00151053"/>
    <w:rsid w:val="00152210"/>
    <w:rsid w:val="00152C94"/>
    <w:rsid w:val="00155F95"/>
    <w:rsid w:val="00160C15"/>
    <w:rsid w:val="00160E95"/>
    <w:rsid w:val="00165519"/>
    <w:rsid w:val="001674A7"/>
    <w:rsid w:val="00167CB6"/>
    <w:rsid w:val="0017092B"/>
    <w:rsid w:val="001720A3"/>
    <w:rsid w:val="00172B6D"/>
    <w:rsid w:val="001756FD"/>
    <w:rsid w:val="001761B4"/>
    <w:rsid w:val="00176495"/>
    <w:rsid w:val="00183757"/>
    <w:rsid w:val="00193C9C"/>
    <w:rsid w:val="00195343"/>
    <w:rsid w:val="0019661A"/>
    <w:rsid w:val="001A1BB9"/>
    <w:rsid w:val="001A7C36"/>
    <w:rsid w:val="001B1956"/>
    <w:rsid w:val="001C5BC1"/>
    <w:rsid w:val="001D4CED"/>
    <w:rsid w:val="001D4FBB"/>
    <w:rsid w:val="001E548B"/>
    <w:rsid w:val="001E7826"/>
    <w:rsid w:val="001F020D"/>
    <w:rsid w:val="001F352A"/>
    <w:rsid w:val="0020172F"/>
    <w:rsid w:val="00205622"/>
    <w:rsid w:val="002066F2"/>
    <w:rsid w:val="002068B7"/>
    <w:rsid w:val="00210ADE"/>
    <w:rsid w:val="0021387F"/>
    <w:rsid w:val="00227409"/>
    <w:rsid w:val="00231B45"/>
    <w:rsid w:val="00232CEF"/>
    <w:rsid w:val="00242E19"/>
    <w:rsid w:val="0024384D"/>
    <w:rsid w:val="00244CA6"/>
    <w:rsid w:val="002460B9"/>
    <w:rsid w:val="002472A9"/>
    <w:rsid w:val="0025000F"/>
    <w:rsid w:val="002542BA"/>
    <w:rsid w:val="0025569B"/>
    <w:rsid w:val="00266AFA"/>
    <w:rsid w:val="0027557B"/>
    <w:rsid w:val="00281E63"/>
    <w:rsid w:val="00282B41"/>
    <w:rsid w:val="00290888"/>
    <w:rsid w:val="002A275B"/>
    <w:rsid w:val="002A39F5"/>
    <w:rsid w:val="002A635D"/>
    <w:rsid w:val="002B03E4"/>
    <w:rsid w:val="002B2AB2"/>
    <w:rsid w:val="002C044B"/>
    <w:rsid w:val="002C0629"/>
    <w:rsid w:val="002C1A7B"/>
    <w:rsid w:val="002C2D89"/>
    <w:rsid w:val="002C4D68"/>
    <w:rsid w:val="002D2F4E"/>
    <w:rsid w:val="002D5712"/>
    <w:rsid w:val="002E31F8"/>
    <w:rsid w:val="002E4C39"/>
    <w:rsid w:val="002E53C1"/>
    <w:rsid w:val="002F0EA0"/>
    <w:rsid w:val="00306CD2"/>
    <w:rsid w:val="00312EB8"/>
    <w:rsid w:val="003152A8"/>
    <w:rsid w:val="003221C1"/>
    <w:rsid w:val="0032269C"/>
    <w:rsid w:val="00324739"/>
    <w:rsid w:val="00331E8B"/>
    <w:rsid w:val="003359F3"/>
    <w:rsid w:val="00336642"/>
    <w:rsid w:val="00337431"/>
    <w:rsid w:val="00343514"/>
    <w:rsid w:val="0035074B"/>
    <w:rsid w:val="003552AF"/>
    <w:rsid w:val="00366F0D"/>
    <w:rsid w:val="00372AA7"/>
    <w:rsid w:val="0038346A"/>
    <w:rsid w:val="0038402B"/>
    <w:rsid w:val="00396004"/>
    <w:rsid w:val="003A0948"/>
    <w:rsid w:val="003A323E"/>
    <w:rsid w:val="003A5010"/>
    <w:rsid w:val="003B14ED"/>
    <w:rsid w:val="003B263E"/>
    <w:rsid w:val="003B39EF"/>
    <w:rsid w:val="003B7CA8"/>
    <w:rsid w:val="003C1CB5"/>
    <w:rsid w:val="003C5426"/>
    <w:rsid w:val="003C7E0E"/>
    <w:rsid w:val="003C7F2F"/>
    <w:rsid w:val="003D1F59"/>
    <w:rsid w:val="003E0B6A"/>
    <w:rsid w:val="003E26ED"/>
    <w:rsid w:val="003E39EC"/>
    <w:rsid w:val="003F4F88"/>
    <w:rsid w:val="003F6565"/>
    <w:rsid w:val="003F68FB"/>
    <w:rsid w:val="00401046"/>
    <w:rsid w:val="0040438F"/>
    <w:rsid w:val="00405499"/>
    <w:rsid w:val="00406567"/>
    <w:rsid w:val="00406B20"/>
    <w:rsid w:val="00413237"/>
    <w:rsid w:val="004135E7"/>
    <w:rsid w:val="004141D9"/>
    <w:rsid w:val="004168CA"/>
    <w:rsid w:val="00420231"/>
    <w:rsid w:val="00423F6E"/>
    <w:rsid w:val="00424D93"/>
    <w:rsid w:val="00424E54"/>
    <w:rsid w:val="00442B1C"/>
    <w:rsid w:val="004432F5"/>
    <w:rsid w:val="00443A70"/>
    <w:rsid w:val="00443D5F"/>
    <w:rsid w:val="00444570"/>
    <w:rsid w:val="00447A35"/>
    <w:rsid w:val="00451324"/>
    <w:rsid w:val="00453B46"/>
    <w:rsid w:val="00457111"/>
    <w:rsid w:val="004650F5"/>
    <w:rsid w:val="00467734"/>
    <w:rsid w:val="0047445D"/>
    <w:rsid w:val="00477EAA"/>
    <w:rsid w:val="004837BA"/>
    <w:rsid w:val="0048487A"/>
    <w:rsid w:val="00486641"/>
    <w:rsid w:val="00495C9B"/>
    <w:rsid w:val="004962E7"/>
    <w:rsid w:val="004A760C"/>
    <w:rsid w:val="004A7D2A"/>
    <w:rsid w:val="004B143A"/>
    <w:rsid w:val="004B16C6"/>
    <w:rsid w:val="004B1F19"/>
    <w:rsid w:val="004C339D"/>
    <w:rsid w:val="004C4A0E"/>
    <w:rsid w:val="004C6D86"/>
    <w:rsid w:val="004D1336"/>
    <w:rsid w:val="004D50EE"/>
    <w:rsid w:val="004D58D4"/>
    <w:rsid w:val="004E10FD"/>
    <w:rsid w:val="004E3353"/>
    <w:rsid w:val="004E53B2"/>
    <w:rsid w:val="0050156A"/>
    <w:rsid w:val="005029FE"/>
    <w:rsid w:val="0051170E"/>
    <w:rsid w:val="00511D3B"/>
    <w:rsid w:val="00521ABB"/>
    <w:rsid w:val="00524006"/>
    <w:rsid w:val="00525F19"/>
    <w:rsid w:val="005263AE"/>
    <w:rsid w:val="00530A96"/>
    <w:rsid w:val="005315D7"/>
    <w:rsid w:val="0055319F"/>
    <w:rsid w:val="00553C44"/>
    <w:rsid w:val="00554CC0"/>
    <w:rsid w:val="005641D7"/>
    <w:rsid w:val="0056668C"/>
    <w:rsid w:val="00566C99"/>
    <w:rsid w:val="00567F02"/>
    <w:rsid w:val="00572EC2"/>
    <w:rsid w:val="00573BA6"/>
    <w:rsid w:val="00580388"/>
    <w:rsid w:val="00582AD5"/>
    <w:rsid w:val="005843B0"/>
    <w:rsid w:val="0058490A"/>
    <w:rsid w:val="00587476"/>
    <w:rsid w:val="00591A98"/>
    <w:rsid w:val="0059508E"/>
    <w:rsid w:val="00596285"/>
    <w:rsid w:val="005966FF"/>
    <w:rsid w:val="005A6762"/>
    <w:rsid w:val="005B3936"/>
    <w:rsid w:val="005C058C"/>
    <w:rsid w:val="005C5B80"/>
    <w:rsid w:val="005D31C6"/>
    <w:rsid w:val="005E6BB0"/>
    <w:rsid w:val="005F1AC1"/>
    <w:rsid w:val="005F3962"/>
    <w:rsid w:val="005F3C3A"/>
    <w:rsid w:val="005F5DB3"/>
    <w:rsid w:val="00621868"/>
    <w:rsid w:val="0062298A"/>
    <w:rsid w:val="006260CD"/>
    <w:rsid w:val="006334B5"/>
    <w:rsid w:val="00633A25"/>
    <w:rsid w:val="00635418"/>
    <w:rsid w:val="00640682"/>
    <w:rsid w:val="00644E30"/>
    <w:rsid w:val="006601E2"/>
    <w:rsid w:val="00671892"/>
    <w:rsid w:val="0068717A"/>
    <w:rsid w:val="0069084F"/>
    <w:rsid w:val="00690D97"/>
    <w:rsid w:val="006913AA"/>
    <w:rsid w:val="0069594C"/>
    <w:rsid w:val="006A3D7E"/>
    <w:rsid w:val="006B5CE5"/>
    <w:rsid w:val="006C1CE8"/>
    <w:rsid w:val="006D3A9E"/>
    <w:rsid w:val="006D4F8C"/>
    <w:rsid w:val="006D703A"/>
    <w:rsid w:val="006E3A69"/>
    <w:rsid w:val="006E488E"/>
    <w:rsid w:val="006E6A33"/>
    <w:rsid w:val="006E7C72"/>
    <w:rsid w:val="006F1793"/>
    <w:rsid w:val="00710E0D"/>
    <w:rsid w:val="0071278E"/>
    <w:rsid w:val="00712924"/>
    <w:rsid w:val="00722903"/>
    <w:rsid w:val="00740041"/>
    <w:rsid w:val="00753645"/>
    <w:rsid w:val="00764290"/>
    <w:rsid w:val="0076739A"/>
    <w:rsid w:val="00770331"/>
    <w:rsid w:val="007723FA"/>
    <w:rsid w:val="00775173"/>
    <w:rsid w:val="00776D7E"/>
    <w:rsid w:val="00776FEC"/>
    <w:rsid w:val="00777FAD"/>
    <w:rsid w:val="007821A5"/>
    <w:rsid w:val="00782819"/>
    <w:rsid w:val="00784EB2"/>
    <w:rsid w:val="007901BB"/>
    <w:rsid w:val="007A1B43"/>
    <w:rsid w:val="007A698E"/>
    <w:rsid w:val="007B2C83"/>
    <w:rsid w:val="007B4C84"/>
    <w:rsid w:val="007B7E23"/>
    <w:rsid w:val="007C113F"/>
    <w:rsid w:val="007C33E8"/>
    <w:rsid w:val="007C579A"/>
    <w:rsid w:val="007C5846"/>
    <w:rsid w:val="007C5F9C"/>
    <w:rsid w:val="007C6EE7"/>
    <w:rsid w:val="007C76B8"/>
    <w:rsid w:val="007D6C6F"/>
    <w:rsid w:val="007E1CC0"/>
    <w:rsid w:val="007E2B8C"/>
    <w:rsid w:val="007E60E7"/>
    <w:rsid w:val="007E7F2C"/>
    <w:rsid w:val="007F09CB"/>
    <w:rsid w:val="007F3F71"/>
    <w:rsid w:val="00804734"/>
    <w:rsid w:val="00810B64"/>
    <w:rsid w:val="00811A0E"/>
    <w:rsid w:val="00817962"/>
    <w:rsid w:val="0082089F"/>
    <w:rsid w:val="008260D0"/>
    <w:rsid w:val="00830272"/>
    <w:rsid w:val="008329E8"/>
    <w:rsid w:val="008343BB"/>
    <w:rsid w:val="008428C8"/>
    <w:rsid w:val="00846761"/>
    <w:rsid w:val="008621AB"/>
    <w:rsid w:val="00876138"/>
    <w:rsid w:val="00881C97"/>
    <w:rsid w:val="00882020"/>
    <w:rsid w:val="00882A00"/>
    <w:rsid w:val="008837DF"/>
    <w:rsid w:val="008846E3"/>
    <w:rsid w:val="008939F1"/>
    <w:rsid w:val="008A321D"/>
    <w:rsid w:val="008B4891"/>
    <w:rsid w:val="008C1230"/>
    <w:rsid w:val="008C485C"/>
    <w:rsid w:val="008C69A4"/>
    <w:rsid w:val="008C7F25"/>
    <w:rsid w:val="008D2F23"/>
    <w:rsid w:val="008D378A"/>
    <w:rsid w:val="008D75B7"/>
    <w:rsid w:val="008E2270"/>
    <w:rsid w:val="008F0C30"/>
    <w:rsid w:val="008F262A"/>
    <w:rsid w:val="0090394D"/>
    <w:rsid w:val="00904A7A"/>
    <w:rsid w:val="00904BEC"/>
    <w:rsid w:val="00911DF7"/>
    <w:rsid w:val="00912208"/>
    <w:rsid w:val="009200CC"/>
    <w:rsid w:val="00924DBA"/>
    <w:rsid w:val="009308CB"/>
    <w:rsid w:val="00935E1E"/>
    <w:rsid w:val="00937869"/>
    <w:rsid w:val="00940382"/>
    <w:rsid w:val="0094717B"/>
    <w:rsid w:val="00951F08"/>
    <w:rsid w:val="00952DE3"/>
    <w:rsid w:val="00953F07"/>
    <w:rsid w:val="00955264"/>
    <w:rsid w:val="00957154"/>
    <w:rsid w:val="00960B79"/>
    <w:rsid w:val="009662C3"/>
    <w:rsid w:val="00971796"/>
    <w:rsid w:val="00975BE4"/>
    <w:rsid w:val="009818FA"/>
    <w:rsid w:val="009862CB"/>
    <w:rsid w:val="009878E9"/>
    <w:rsid w:val="00991D1F"/>
    <w:rsid w:val="00995A1F"/>
    <w:rsid w:val="00996247"/>
    <w:rsid w:val="009B3F47"/>
    <w:rsid w:val="009C013D"/>
    <w:rsid w:val="009D5AF4"/>
    <w:rsid w:val="009F02E5"/>
    <w:rsid w:val="009F54F1"/>
    <w:rsid w:val="00A00AD5"/>
    <w:rsid w:val="00A01C20"/>
    <w:rsid w:val="00A04103"/>
    <w:rsid w:val="00A048C5"/>
    <w:rsid w:val="00A12DB2"/>
    <w:rsid w:val="00A13401"/>
    <w:rsid w:val="00A1474A"/>
    <w:rsid w:val="00A14A83"/>
    <w:rsid w:val="00A14B96"/>
    <w:rsid w:val="00A16217"/>
    <w:rsid w:val="00A26B86"/>
    <w:rsid w:val="00A26F7C"/>
    <w:rsid w:val="00A30FCA"/>
    <w:rsid w:val="00A465F9"/>
    <w:rsid w:val="00A47F60"/>
    <w:rsid w:val="00A51929"/>
    <w:rsid w:val="00A565CC"/>
    <w:rsid w:val="00A610AE"/>
    <w:rsid w:val="00A625E4"/>
    <w:rsid w:val="00A62AFD"/>
    <w:rsid w:val="00A64F90"/>
    <w:rsid w:val="00A67F6A"/>
    <w:rsid w:val="00A710D9"/>
    <w:rsid w:val="00A741B8"/>
    <w:rsid w:val="00A75E82"/>
    <w:rsid w:val="00A87305"/>
    <w:rsid w:val="00A90543"/>
    <w:rsid w:val="00A92383"/>
    <w:rsid w:val="00A94520"/>
    <w:rsid w:val="00A96EF7"/>
    <w:rsid w:val="00AA2C01"/>
    <w:rsid w:val="00AB2ED7"/>
    <w:rsid w:val="00AD3206"/>
    <w:rsid w:val="00AD37FD"/>
    <w:rsid w:val="00AD5177"/>
    <w:rsid w:val="00AE02D9"/>
    <w:rsid w:val="00B025CB"/>
    <w:rsid w:val="00B03487"/>
    <w:rsid w:val="00B07729"/>
    <w:rsid w:val="00B16452"/>
    <w:rsid w:val="00B22720"/>
    <w:rsid w:val="00B25011"/>
    <w:rsid w:val="00B261C1"/>
    <w:rsid w:val="00B265D3"/>
    <w:rsid w:val="00B273B9"/>
    <w:rsid w:val="00B30F32"/>
    <w:rsid w:val="00B35DE2"/>
    <w:rsid w:val="00B36413"/>
    <w:rsid w:val="00B47773"/>
    <w:rsid w:val="00B51412"/>
    <w:rsid w:val="00B51A34"/>
    <w:rsid w:val="00B53432"/>
    <w:rsid w:val="00B571B3"/>
    <w:rsid w:val="00B60B2E"/>
    <w:rsid w:val="00B61600"/>
    <w:rsid w:val="00B644F3"/>
    <w:rsid w:val="00B64F87"/>
    <w:rsid w:val="00B65B79"/>
    <w:rsid w:val="00B67D48"/>
    <w:rsid w:val="00B817E0"/>
    <w:rsid w:val="00B84780"/>
    <w:rsid w:val="00B8653E"/>
    <w:rsid w:val="00B9027B"/>
    <w:rsid w:val="00B92BF7"/>
    <w:rsid w:val="00BA3065"/>
    <w:rsid w:val="00BA3E41"/>
    <w:rsid w:val="00BA4A64"/>
    <w:rsid w:val="00BE5DF1"/>
    <w:rsid w:val="00BF37B7"/>
    <w:rsid w:val="00C05A06"/>
    <w:rsid w:val="00C173AD"/>
    <w:rsid w:val="00C204D9"/>
    <w:rsid w:val="00C229A2"/>
    <w:rsid w:val="00C22F49"/>
    <w:rsid w:val="00C246D8"/>
    <w:rsid w:val="00C277F3"/>
    <w:rsid w:val="00C33848"/>
    <w:rsid w:val="00C34C16"/>
    <w:rsid w:val="00C426B5"/>
    <w:rsid w:val="00C44FDC"/>
    <w:rsid w:val="00C465B2"/>
    <w:rsid w:val="00C505E9"/>
    <w:rsid w:val="00C577FE"/>
    <w:rsid w:val="00C6495D"/>
    <w:rsid w:val="00C673B0"/>
    <w:rsid w:val="00C7393F"/>
    <w:rsid w:val="00C73ADB"/>
    <w:rsid w:val="00C75B10"/>
    <w:rsid w:val="00C779BF"/>
    <w:rsid w:val="00C77E00"/>
    <w:rsid w:val="00C9061D"/>
    <w:rsid w:val="00C90981"/>
    <w:rsid w:val="00C90DD2"/>
    <w:rsid w:val="00CA626A"/>
    <w:rsid w:val="00CA626B"/>
    <w:rsid w:val="00CB37CA"/>
    <w:rsid w:val="00CB5358"/>
    <w:rsid w:val="00CC01E0"/>
    <w:rsid w:val="00CC288F"/>
    <w:rsid w:val="00CC333F"/>
    <w:rsid w:val="00CD0EBD"/>
    <w:rsid w:val="00CD65AF"/>
    <w:rsid w:val="00CD7B25"/>
    <w:rsid w:val="00CD944B"/>
    <w:rsid w:val="00CE3621"/>
    <w:rsid w:val="00CF5E43"/>
    <w:rsid w:val="00CF6268"/>
    <w:rsid w:val="00D06EEB"/>
    <w:rsid w:val="00D417F0"/>
    <w:rsid w:val="00D4585C"/>
    <w:rsid w:val="00D50799"/>
    <w:rsid w:val="00D51B4D"/>
    <w:rsid w:val="00D53187"/>
    <w:rsid w:val="00D55193"/>
    <w:rsid w:val="00D56007"/>
    <w:rsid w:val="00D56DB2"/>
    <w:rsid w:val="00D6653B"/>
    <w:rsid w:val="00D67A1B"/>
    <w:rsid w:val="00D70390"/>
    <w:rsid w:val="00D738F2"/>
    <w:rsid w:val="00D73BB2"/>
    <w:rsid w:val="00D80061"/>
    <w:rsid w:val="00D82EB3"/>
    <w:rsid w:val="00D86D08"/>
    <w:rsid w:val="00D90F4A"/>
    <w:rsid w:val="00DA0229"/>
    <w:rsid w:val="00DA1E3C"/>
    <w:rsid w:val="00DA2071"/>
    <w:rsid w:val="00DA63D4"/>
    <w:rsid w:val="00DB084E"/>
    <w:rsid w:val="00DB64BA"/>
    <w:rsid w:val="00DC636E"/>
    <w:rsid w:val="00DE0B9D"/>
    <w:rsid w:val="00DE0F10"/>
    <w:rsid w:val="00DE12DF"/>
    <w:rsid w:val="00DE141D"/>
    <w:rsid w:val="00DE5AF9"/>
    <w:rsid w:val="00DF16AE"/>
    <w:rsid w:val="00DF2B9C"/>
    <w:rsid w:val="00DF3335"/>
    <w:rsid w:val="00DF3A68"/>
    <w:rsid w:val="00E012F7"/>
    <w:rsid w:val="00E114E6"/>
    <w:rsid w:val="00E1344B"/>
    <w:rsid w:val="00E16B5B"/>
    <w:rsid w:val="00E2605A"/>
    <w:rsid w:val="00E33DD1"/>
    <w:rsid w:val="00E3507E"/>
    <w:rsid w:val="00E351A8"/>
    <w:rsid w:val="00E406BC"/>
    <w:rsid w:val="00E47493"/>
    <w:rsid w:val="00E524B2"/>
    <w:rsid w:val="00E53D6C"/>
    <w:rsid w:val="00E66FCA"/>
    <w:rsid w:val="00E825A3"/>
    <w:rsid w:val="00E859DD"/>
    <w:rsid w:val="00E85B56"/>
    <w:rsid w:val="00E8654D"/>
    <w:rsid w:val="00E90C11"/>
    <w:rsid w:val="00E92643"/>
    <w:rsid w:val="00E9547C"/>
    <w:rsid w:val="00E955E4"/>
    <w:rsid w:val="00EA1401"/>
    <w:rsid w:val="00EA3275"/>
    <w:rsid w:val="00EA4A42"/>
    <w:rsid w:val="00EA677F"/>
    <w:rsid w:val="00EB0C75"/>
    <w:rsid w:val="00EB2267"/>
    <w:rsid w:val="00EB4BB8"/>
    <w:rsid w:val="00EB52CD"/>
    <w:rsid w:val="00EC05FF"/>
    <w:rsid w:val="00EC1664"/>
    <w:rsid w:val="00ED019E"/>
    <w:rsid w:val="00ED4993"/>
    <w:rsid w:val="00EE39D6"/>
    <w:rsid w:val="00EE4FB3"/>
    <w:rsid w:val="00EE6397"/>
    <w:rsid w:val="00EF0318"/>
    <w:rsid w:val="00EF1509"/>
    <w:rsid w:val="00EF16B0"/>
    <w:rsid w:val="00EF5E44"/>
    <w:rsid w:val="00F016F2"/>
    <w:rsid w:val="00F03A6E"/>
    <w:rsid w:val="00F0544B"/>
    <w:rsid w:val="00F10862"/>
    <w:rsid w:val="00F10A7F"/>
    <w:rsid w:val="00F10A8B"/>
    <w:rsid w:val="00F2014A"/>
    <w:rsid w:val="00F31F3F"/>
    <w:rsid w:val="00F3264D"/>
    <w:rsid w:val="00F36D99"/>
    <w:rsid w:val="00F40C9C"/>
    <w:rsid w:val="00F4370C"/>
    <w:rsid w:val="00F511AF"/>
    <w:rsid w:val="00F574DA"/>
    <w:rsid w:val="00F67B4F"/>
    <w:rsid w:val="00F70B8B"/>
    <w:rsid w:val="00F73719"/>
    <w:rsid w:val="00F85F03"/>
    <w:rsid w:val="00F916AC"/>
    <w:rsid w:val="00F9323D"/>
    <w:rsid w:val="00FA0696"/>
    <w:rsid w:val="00FA2761"/>
    <w:rsid w:val="00FA4E19"/>
    <w:rsid w:val="00FC2629"/>
    <w:rsid w:val="00FC57C2"/>
    <w:rsid w:val="00FC729E"/>
    <w:rsid w:val="00FD041A"/>
    <w:rsid w:val="00FD0F5C"/>
    <w:rsid w:val="00FD6CA5"/>
    <w:rsid w:val="00FE313D"/>
    <w:rsid w:val="00FF050F"/>
    <w:rsid w:val="00FF623A"/>
    <w:rsid w:val="00FF753F"/>
    <w:rsid w:val="02F65DAA"/>
    <w:rsid w:val="072484B5"/>
    <w:rsid w:val="08C43AD4"/>
    <w:rsid w:val="093915A3"/>
    <w:rsid w:val="0E660A1E"/>
    <w:rsid w:val="102CCB82"/>
    <w:rsid w:val="105A87E3"/>
    <w:rsid w:val="107B5C3F"/>
    <w:rsid w:val="12D130C7"/>
    <w:rsid w:val="17A1AB7D"/>
    <w:rsid w:val="1812F006"/>
    <w:rsid w:val="1AD0C15E"/>
    <w:rsid w:val="1B6823CD"/>
    <w:rsid w:val="1BF905C2"/>
    <w:rsid w:val="1CCA46BC"/>
    <w:rsid w:val="1DB52D60"/>
    <w:rsid w:val="1DC7276C"/>
    <w:rsid w:val="1E552ED5"/>
    <w:rsid w:val="1EC7A75B"/>
    <w:rsid w:val="1EE56C89"/>
    <w:rsid w:val="1FFC6BEA"/>
    <w:rsid w:val="25F0C47F"/>
    <w:rsid w:val="26E63D21"/>
    <w:rsid w:val="27B15028"/>
    <w:rsid w:val="285EAF90"/>
    <w:rsid w:val="287D2501"/>
    <w:rsid w:val="28C97FA4"/>
    <w:rsid w:val="2CDE4A21"/>
    <w:rsid w:val="2D5837DA"/>
    <w:rsid w:val="2DC32899"/>
    <w:rsid w:val="339A2D1D"/>
    <w:rsid w:val="393BC2FF"/>
    <w:rsid w:val="3A0614A6"/>
    <w:rsid w:val="3BB0F4CF"/>
    <w:rsid w:val="3CCBE31C"/>
    <w:rsid w:val="3D2F8739"/>
    <w:rsid w:val="3D318EA1"/>
    <w:rsid w:val="3DABABE2"/>
    <w:rsid w:val="3E3B1E80"/>
    <w:rsid w:val="3FC134D8"/>
    <w:rsid w:val="431E8D1A"/>
    <w:rsid w:val="43887E3C"/>
    <w:rsid w:val="44CC7BD7"/>
    <w:rsid w:val="4606876B"/>
    <w:rsid w:val="4651128A"/>
    <w:rsid w:val="49112071"/>
    <w:rsid w:val="4AE6EFC2"/>
    <w:rsid w:val="4AEC9E9C"/>
    <w:rsid w:val="4B7BE1A9"/>
    <w:rsid w:val="4BB829CF"/>
    <w:rsid w:val="4F65E538"/>
    <w:rsid w:val="523EC342"/>
    <w:rsid w:val="5359E26C"/>
    <w:rsid w:val="5394BD53"/>
    <w:rsid w:val="540F3320"/>
    <w:rsid w:val="5829BBD0"/>
    <w:rsid w:val="589C2DB3"/>
    <w:rsid w:val="59EE332B"/>
    <w:rsid w:val="5AB6AC38"/>
    <w:rsid w:val="5BAB8480"/>
    <w:rsid w:val="5CBE2C29"/>
    <w:rsid w:val="5DDF2B13"/>
    <w:rsid w:val="64FFA25F"/>
    <w:rsid w:val="6533DCA1"/>
    <w:rsid w:val="68119304"/>
    <w:rsid w:val="69DA0C54"/>
    <w:rsid w:val="6E6DF627"/>
    <w:rsid w:val="73E7A037"/>
    <w:rsid w:val="75288A74"/>
    <w:rsid w:val="771356AA"/>
    <w:rsid w:val="77D636DB"/>
    <w:rsid w:val="78237A19"/>
    <w:rsid w:val="7CC2B32F"/>
    <w:rsid w:val="7DD426E0"/>
    <w:rsid w:val="7ED681EA"/>
    <w:rsid w:val="7F9362A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2D6B6C1C"/>
  <w15:chartTrackingRefBased/>
  <w15:docId w15:val="{4EC74968-8B4F-4408-ADA4-9732C132F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0CC"/>
    <w:rPr>
      <w:rFonts w:eastAsiaTheme="minorEastAsia"/>
      <w:lang w:eastAsia="zh-CN"/>
    </w:rPr>
  </w:style>
  <w:style w:type="paragraph" w:styleId="Heading1">
    <w:name w:val="heading 1"/>
    <w:basedOn w:val="Normal"/>
    <w:next w:val="Normal"/>
    <w:link w:val="Heading1Char"/>
    <w:uiPriority w:val="9"/>
    <w:qFormat/>
    <w:rsid w:val="009200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2E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0CC"/>
    <w:rPr>
      <w:rFonts w:asciiTheme="majorHAnsi" w:eastAsiaTheme="majorEastAsia" w:hAnsiTheme="majorHAnsi" w:cstheme="majorBidi"/>
      <w:color w:val="2F5496" w:themeColor="accent1" w:themeShade="BF"/>
      <w:sz w:val="32"/>
      <w:szCs w:val="32"/>
      <w:lang w:eastAsia="zh-CN"/>
    </w:rPr>
  </w:style>
  <w:style w:type="paragraph" w:styleId="Title">
    <w:name w:val="Title"/>
    <w:basedOn w:val="Normal"/>
    <w:next w:val="Normal"/>
    <w:link w:val="TitleChar"/>
    <w:uiPriority w:val="10"/>
    <w:qFormat/>
    <w:rsid w:val="009200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00CC"/>
    <w:rPr>
      <w:rFonts w:asciiTheme="majorHAnsi" w:eastAsiaTheme="majorEastAsia" w:hAnsiTheme="majorHAnsi" w:cstheme="majorBidi"/>
      <w:spacing w:val="-10"/>
      <w:kern w:val="28"/>
      <w:sz w:val="56"/>
      <w:szCs w:val="56"/>
      <w:lang w:eastAsia="zh-CN"/>
    </w:rPr>
  </w:style>
  <w:style w:type="paragraph" w:styleId="ListParagraph">
    <w:name w:val="List Paragraph"/>
    <w:basedOn w:val="Normal"/>
    <w:uiPriority w:val="34"/>
    <w:qFormat/>
    <w:rsid w:val="009200CC"/>
    <w:pPr>
      <w:ind w:left="720"/>
      <w:contextualSpacing/>
    </w:pPr>
  </w:style>
  <w:style w:type="character" w:styleId="Strong">
    <w:name w:val="Strong"/>
    <w:basedOn w:val="DefaultParagraphFont"/>
    <w:uiPriority w:val="22"/>
    <w:qFormat/>
    <w:rsid w:val="009200CC"/>
    <w:rPr>
      <w:b/>
      <w:bCs/>
    </w:rPr>
  </w:style>
  <w:style w:type="character" w:styleId="Hyperlink">
    <w:name w:val="Hyperlink"/>
    <w:basedOn w:val="DefaultParagraphFont"/>
    <w:uiPriority w:val="99"/>
    <w:unhideWhenUsed/>
    <w:rsid w:val="009200CC"/>
    <w:rPr>
      <w:color w:val="0563C1" w:themeColor="hyperlink"/>
      <w:u w:val="single"/>
    </w:rPr>
  </w:style>
  <w:style w:type="paragraph" w:customStyle="1" w:styleId="Legalese">
    <w:name w:val="Legalese"/>
    <w:uiPriority w:val="8"/>
    <w:qFormat/>
    <w:rsid w:val="009200CC"/>
    <w:pPr>
      <w:spacing w:after="120" w:line="180" w:lineRule="atLeast"/>
    </w:pPr>
    <w:rPr>
      <w:rFonts w:ascii="Segoe UI" w:eastAsia="Times New Roman" w:hAnsi="Segoe UI" w:cs="Times New Roman"/>
      <w:color w:val="000000" w:themeColor="text1"/>
      <w:sz w:val="14"/>
      <w:szCs w:val="20"/>
    </w:rPr>
  </w:style>
  <w:style w:type="paragraph" w:customStyle="1" w:styleId="owapara">
    <w:name w:val="owapara"/>
    <w:basedOn w:val="Normal"/>
    <w:rsid w:val="009200CC"/>
    <w:pPr>
      <w:spacing w:after="0" w:line="240" w:lineRule="auto"/>
    </w:pPr>
    <w:rPr>
      <w:rFonts w:ascii="Times New Roman" w:eastAsiaTheme="minorHAnsi" w:hAnsi="Times New Roman" w:cs="Times New Roman"/>
      <w:sz w:val="24"/>
      <w:szCs w:val="24"/>
      <w:lang w:eastAsia="en-US"/>
    </w:rPr>
  </w:style>
  <w:style w:type="table" w:styleId="TableGrid">
    <w:name w:val="Table Grid"/>
    <w:basedOn w:val="TableNormal"/>
    <w:uiPriority w:val="39"/>
    <w:rsid w:val="009200CC"/>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B4CE9"/>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eastAsiaTheme="minorEastAsia"/>
      <w:sz w:val="20"/>
      <w:szCs w:val="20"/>
      <w:lang w:eastAsia="zh-CN"/>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134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44B"/>
    <w:rPr>
      <w:rFonts w:ascii="Segoe UI" w:eastAsiaTheme="minorEastAsia" w:hAnsi="Segoe UI" w:cs="Segoe UI"/>
      <w:sz w:val="18"/>
      <w:szCs w:val="18"/>
      <w:lang w:eastAsia="zh-CN"/>
    </w:rPr>
  </w:style>
  <w:style w:type="paragraph" w:styleId="Header">
    <w:name w:val="header"/>
    <w:basedOn w:val="Normal"/>
    <w:link w:val="HeaderChar"/>
    <w:uiPriority w:val="99"/>
    <w:semiHidden/>
    <w:unhideWhenUsed/>
    <w:rsid w:val="00FF753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F753F"/>
    <w:rPr>
      <w:rFonts w:eastAsiaTheme="minorEastAsia"/>
      <w:lang w:eastAsia="zh-CN"/>
    </w:rPr>
  </w:style>
  <w:style w:type="paragraph" w:styleId="Footer">
    <w:name w:val="footer"/>
    <w:basedOn w:val="Normal"/>
    <w:link w:val="FooterChar"/>
    <w:uiPriority w:val="99"/>
    <w:semiHidden/>
    <w:unhideWhenUsed/>
    <w:rsid w:val="00FF753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F753F"/>
    <w:rPr>
      <w:rFonts w:eastAsiaTheme="minorEastAsia"/>
      <w:lang w:eastAsia="zh-CN"/>
    </w:rPr>
  </w:style>
  <w:style w:type="paragraph" w:styleId="CommentSubject">
    <w:name w:val="annotation subject"/>
    <w:basedOn w:val="CommentText"/>
    <w:next w:val="CommentText"/>
    <w:link w:val="CommentSubjectChar"/>
    <w:uiPriority w:val="99"/>
    <w:semiHidden/>
    <w:unhideWhenUsed/>
    <w:rsid w:val="004D58D4"/>
    <w:rPr>
      <w:b/>
      <w:bCs/>
    </w:rPr>
  </w:style>
  <w:style w:type="character" w:customStyle="1" w:styleId="CommentSubjectChar">
    <w:name w:val="Comment Subject Char"/>
    <w:basedOn w:val="CommentTextChar"/>
    <w:link w:val="CommentSubject"/>
    <w:uiPriority w:val="99"/>
    <w:semiHidden/>
    <w:rsid w:val="004D58D4"/>
    <w:rPr>
      <w:rFonts w:eastAsiaTheme="minorEastAsia"/>
      <w:b/>
      <w:bCs/>
      <w:sz w:val="20"/>
      <w:szCs w:val="20"/>
      <w:lang w:eastAsia="zh-CN"/>
    </w:rPr>
  </w:style>
  <w:style w:type="character" w:styleId="UnresolvedMention">
    <w:name w:val="Unresolved Mention"/>
    <w:basedOn w:val="DefaultParagraphFont"/>
    <w:uiPriority w:val="99"/>
    <w:unhideWhenUsed/>
    <w:rsid w:val="00EC1664"/>
    <w:rPr>
      <w:color w:val="605E5C"/>
      <w:shd w:val="clear" w:color="auto" w:fill="E1DFDD"/>
    </w:rPr>
  </w:style>
  <w:style w:type="character" w:styleId="Mention">
    <w:name w:val="Mention"/>
    <w:basedOn w:val="DefaultParagraphFont"/>
    <w:uiPriority w:val="99"/>
    <w:unhideWhenUsed/>
    <w:rsid w:val="00EC1664"/>
    <w:rPr>
      <w:color w:val="2B579A"/>
      <w:shd w:val="clear" w:color="auto" w:fill="E1DFDD"/>
    </w:rPr>
  </w:style>
  <w:style w:type="table" w:styleId="TableGridLight">
    <w:name w:val="Grid Table Light"/>
    <w:basedOn w:val="TableNormal"/>
    <w:uiPriority w:val="40"/>
    <w:rsid w:val="00B571B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F1793"/>
    <w:rPr>
      <w:color w:val="954F72" w:themeColor="followedHyperlink"/>
      <w:u w:val="single"/>
    </w:rPr>
  </w:style>
  <w:style w:type="paragraph" w:styleId="Revision">
    <w:name w:val="Revision"/>
    <w:hidden/>
    <w:uiPriority w:val="99"/>
    <w:semiHidden/>
    <w:rsid w:val="007C6EE7"/>
    <w:pPr>
      <w:spacing w:after="0" w:line="240" w:lineRule="auto"/>
    </w:pPr>
    <w:rPr>
      <w:rFonts w:eastAsiaTheme="minorEastAsia"/>
      <w:lang w:eastAsia="zh-CN"/>
    </w:rPr>
  </w:style>
  <w:style w:type="character" w:customStyle="1" w:styleId="Heading2Char">
    <w:name w:val="Heading 2 Char"/>
    <w:basedOn w:val="DefaultParagraphFont"/>
    <w:link w:val="Heading2"/>
    <w:uiPriority w:val="9"/>
    <w:rsid w:val="00572EC2"/>
    <w:rPr>
      <w:rFonts w:asciiTheme="majorHAnsi" w:eastAsiaTheme="majorEastAsia" w:hAnsiTheme="majorHAnsi" w:cstheme="majorBidi"/>
      <w:color w:val="2F5496" w:themeColor="accent1" w:themeShade="BF"/>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09261">
      <w:bodyDiv w:val="1"/>
      <w:marLeft w:val="0"/>
      <w:marRight w:val="0"/>
      <w:marTop w:val="0"/>
      <w:marBottom w:val="0"/>
      <w:divBdr>
        <w:top w:val="none" w:sz="0" w:space="0" w:color="auto"/>
        <w:left w:val="none" w:sz="0" w:space="0" w:color="auto"/>
        <w:bottom w:val="none" w:sz="0" w:space="0" w:color="auto"/>
        <w:right w:val="none" w:sz="0" w:space="0" w:color="auto"/>
      </w:divBdr>
      <w:divsChild>
        <w:div w:id="262306835">
          <w:marLeft w:val="0"/>
          <w:marRight w:val="0"/>
          <w:marTop w:val="0"/>
          <w:marBottom w:val="0"/>
          <w:divBdr>
            <w:top w:val="none" w:sz="0" w:space="0" w:color="auto"/>
            <w:left w:val="none" w:sz="0" w:space="0" w:color="auto"/>
            <w:bottom w:val="none" w:sz="0" w:space="0" w:color="auto"/>
            <w:right w:val="none" w:sz="0" w:space="0" w:color="auto"/>
          </w:divBdr>
          <w:divsChild>
            <w:div w:id="192040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3007">
      <w:bodyDiv w:val="1"/>
      <w:marLeft w:val="0"/>
      <w:marRight w:val="0"/>
      <w:marTop w:val="0"/>
      <w:marBottom w:val="0"/>
      <w:divBdr>
        <w:top w:val="none" w:sz="0" w:space="0" w:color="auto"/>
        <w:left w:val="none" w:sz="0" w:space="0" w:color="auto"/>
        <w:bottom w:val="none" w:sz="0" w:space="0" w:color="auto"/>
        <w:right w:val="none" w:sz="0" w:space="0" w:color="auto"/>
      </w:divBdr>
    </w:div>
    <w:div w:id="380443492">
      <w:bodyDiv w:val="1"/>
      <w:marLeft w:val="0"/>
      <w:marRight w:val="0"/>
      <w:marTop w:val="0"/>
      <w:marBottom w:val="0"/>
      <w:divBdr>
        <w:top w:val="none" w:sz="0" w:space="0" w:color="auto"/>
        <w:left w:val="none" w:sz="0" w:space="0" w:color="auto"/>
        <w:bottom w:val="none" w:sz="0" w:space="0" w:color="auto"/>
        <w:right w:val="none" w:sz="0" w:space="0" w:color="auto"/>
      </w:divBdr>
    </w:div>
    <w:div w:id="497842677">
      <w:bodyDiv w:val="1"/>
      <w:marLeft w:val="0"/>
      <w:marRight w:val="0"/>
      <w:marTop w:val="0"/>
      <w:marBottom w:val="0"/>
      <w:divBdr>
        <w:top w:val="none" w:sz="0" w:space="0" w:color="auto"/>
        <w:left w:val="none" w:sz="0" w:space="0" w:color="auto"/>
        <w:bottom w:val="none" w:sz="0" w:space="0" w:color="auto"/>
        <w:right w:val="none" w:sz="0" w:space="0" w:color="auto"/>
      </w:divBdr>
    </w:div>
    <w:div w:id="559482582">
      <w:bodyDiv w:val="1"/>
      <w:marLeft w:val="0"/>
      <w:marRight w:val="0"/>
      <w:marTop w:val="0"/>
      <w:marBottom w:val="0"/>
      <w:divBdr>
        <w:top w:val="none" w:sz="0" w:space="0" w:color="auto"/>
        <w:left w:val="none" w:sz="0" w:space="0" w:color="auto"/>
        <w:bottom w:val="none" w:sz="0" w:space="0" w:color="auto"/>
        <w:right w:val="none" w:sz="0" w:space="0" w:color="auto"/>
      </w:divBdr>
    </w:div>
    <w:div w:id="760490364">
      <w:bodyDiv w:val="1"/>
      <w:marLeft w:val="0"/>
      <w:marRight w:val="0"/>
      <w:marTop w:val="0"/>
      <w:marBottom w:val="0"/>
      <w:divBdr>
        <w:top w:val="none" w:sz="0" w:space="0" w:color="auto"/>
        <w:left w:val="none" w:sz="0" w:space="0" w:color="auto"/>
        <w:bottom w:val="none" w:sz="0" w:space="0" w:color="auto"/>
        <w:right w:val="none" w:sz="0" w:space="0" w:color="auto"/>
      </w:divBdr>
      <w:divsChild>
        <w:div w:id="919827642">
          <w:marLeft w:val="0"/>
          <w:marRight w:val="0"/>
          <w:marTop w:val="0"/>
          <w:marBottom w:val="0"/>
          <w:divBdr>
            <w:top w:val="none" w:sz="0" w:space="0" w:color="auto"/>
            <w:left w:val="none" w:sz="0" w:space="0" w:color="auto"/>
            <w:bottom w:val="none" w:sz="0" w:space="0" w:color="auto"/>
            <w:right w:val="none" w:sz="0" w:space="0" w:color="auto"/>
          </w:divBdr>
          <w:divsChild>
            <w:div w:id="17753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18790">
      <w:bodyDiv w:val="1"/>
      <w:marLeft w:val="0"/>
      <w:marRight w:val="0"/>
      <w:marTop w:val="0"/>
      <w:marBottom w:val="0"/>
      <w:divBdr>
        <w:top w:val="none" w:sz="0" w:space="0" w:color="auto"/>
        <w:left w:val="none" w:sz="0" w:space="0" w:color="auto"/>
        <w:bottom w:val="none" w:sz="0" w:space="0" w:color="auto"/>
        <w:right w:val="none" w:sz="0" w:space="0" w:color="auto"/>
      </w:divBdr>
      <w:divsChild>
        <w:div w:id="624695622">
          <w:marLeft w:val="0"/>
          <w:marRight w:val="0"/>
          <w:marTop w:val="0"/>
          <w:marBottom w:val="0"/>
          <w:divBdr>
            <w:top w:val="none" w:sz="0" w:space="0" w:color="auto"/>
            <w:left w:val="none" w:sz="0" w:space="0" w:color="auto"/>
            <w:bottom w:val="none" w:sz="0" w:space="0" w:color="auto"/>
            <w:right w:val="none" w:sz="0" w:space="0" w:color="auto"/>
          </w:divBdr>
          <w:divsChild>
            <w:div w:id="430130853">
              <w:marLeft w:val="0"/>
              <w:marRight w:val="0"/>
              <w:marTop w:val="0"/>
              <w:marBottom w:val="0"/>
              <w:divBdr>
                <w:top w:val="none" w:sz="0" w:space="0" w:color="auto"/>
                <w:left w:val="none" w:sz="0" w:space="0" w:color="auto"/>
                <w:bottom w:val="none" w:sz="0" w:space="0" w:color="auto"/>
                <w:right w:val="none" w:sz="0" w:space="0" w:color="auto"/>
              </w:divBdr>
            </w:div>
            <w:div w:id="1133866676">
              <w:marLeft w:val="0"/>
              <w:marRight w:val="0"/>
              <w:marTop w:val="0"/>
              <w:marBottom w:val="0"/>
              <w:divBdr>
                <w:top w:val="none" w:sz="0" w:space="0" w:color="auto"/>
                <w:left w:val="none" w:sz="0" w:space="0" w:color="auto"/>
                <w:bottom w:val="none" w:sz="0" w:space="0" w:color="auto"/>
                <w:right w:val="none" w:sz="0" w:space="0" w:color="auto"/>
              </w:divBdr>
            </w:div>
            <w:div w:id="136828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0577">
      <w:bodyDiv w:val="1"/>
      <w:marLeft w:val="0"/>
      <w:marRight w:val="0"/>
      <w:marTop w:val="0"/>
      <w:marBottom w:val="0"/>
      <w:divBdr>
        <w:top w:val="none" w:sz="0" w:space="0" w:color="auto"/>
        <w:left w:val="none" w:sz="0" w:space="0" w:color="auto"/>
        <w:bottom w:val="none" w:sz="0" w:space="0" w:color="auto"/>
        <w:right w:val="none" w:sz="0" w:space="0" w:color="auto"/>
      </w:divBdr>
    </w:div>
    <w:div w:id="1115979285">
      <w:bodyDiv w:val="1"/>
      <w:marLeft w:val="0"/>
      <w:marRight w:val="0"/>
      <w:marTop w:val="0"/>
      <w:marBottom w:val="0"/>
      <w:divBdr>
        <w:top w:val="none" w:sz="0" w:space="0" w:color="auto"/>
        <w:left w:val="none" w:sz="0" w:space="0" w:color="auto"/>
        <w:bottom w:val="none" w:sz="0" w:space="0" w:color="auto"/>
        <w:right w:val="none" w:sz="0" w:space="0" w:color="auto"/>
      </w:divBdr>
      <w:divsChild>
        <w:div w:id="646714578">
          <w:marLeft w:val="0"/>
          <w:marRight w:val="0"/>
          <w:marTop w:val="0"/>
          <w:marBottom w:val="0"/>
          <w:divBdr>
            <w:top w:val="none" w:sz="0" w:space="0" w:color="auto"/>
            <w:left w:val="none" w:sz="0" w:space="0" w:color="auto"/>
            <w:bottom w:val="none" w:sz="0" w:space="0" w:color="auto"/>
            <w:right w:val="none" w:sz="0" w:space="0" w:color="auto"/>
          </w:divBdr>
          <w:divsChild>
            <w:div w:id="146219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00654">
      <w:bodyDiv w:val="1"/>
      <w:marLeft w:val="0"/>
      <w:marRight w:val="0"/>
      <w:marTop w:val="0"/>
      <w:marBottom w:val="0"/>
      <w:divBdr>
        <w:top w:val="none" w:sz="0" w:space="0" w:color="auto"/>
        <w:left w:val="none" w:sz="0" w:space="0" w:color="auto"/>
        <w:bottom w:val="none" w:sz="0" w:space="0" w:color="auto"/>
        <w:right w:val="none" w:sz="0" w:space="0" w:color="auto"/>
      </w:divBdr>
      <w:divsChild>
        <w:div w:id="1778452495">
          <w:marLeft w:val="0"/>
          <w:marRight w:val="0"/>
          <w:marTop w:val="0"/>
          <w:marBottom w:val="0"/>
          <w:divBdr>
            <w:top w:val="none" w:sz="0" w:space="0" w:color="auto"/>
            <w:left w:val="none" w:sz="0" w:space="0" w:color="auto"/>
            <w:bottom w:val="none" w:sz="0" w:space="0" w:color="auto"/>
            <w:right w:val="none" w:sz="0" w:space="0" w:color="auto"/>
          </w:divBdr>
          <w:divsChild>
            <w:div w:id="122017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8939">
      <w:bodyDiv w:val="1"/>
      <w:marLeft w:val="0"/>
      <w:marRight w:val="0"/>
      <w:marTop w:val="0"/>
      <w:marBottom w:val="0"/>
      <w:divBdr>
        <w:top w:val="none" w:sz="0" w:space="0" w:color="auto"/>
        <w:left w:val="none" w:sz="0" w:space="0" w:color="auto"/>
        <w:bottom w:val="none" w:sz="0" w:space="0" w:color="auto"/>
        <w:right w:val="none" w:sz="0" w:space="0" w:color="auto"/>
      </w:divBdr>
    </w:div>
    <w:div w:id="1255166971">
      <w:bodyDiv w:val="1"/>
      <w:marLeft w:val="0"/>
      <w:marRight w:val="0"/>
      <w:marTop w:val="0"/>
      <w:marBottom w:val="0"/>
      <w:divBdr>
        <w:top w:val="none" w:sz="0" w:space="0" w:color="auto"/>
        <w:left w:val="none" w:sz="0" w:space="0" w:color="auto"/>
        <w:bottom w:val="none" w:sz="0" w:space="0" w:color="auto"/>
        <w:right w:val="none" w:sz="0" w:space="0" w:color="auto"/>
      </w:divBdr>
    </w:div>
    <w:div w:id="1518228744">
      <w:bodyDiv w:val="1"/>
      <w:marLeft w:val="0"/>
      <w:marRight w:val="0"/>
      <w:marTop w:val="0"/>
      <w:marBottom w:val="0"/>
      <w:divBdr>
        <w:top w:val="none" w:sz="0" w:space="0" w:color="auto"/>
        <w:left w:val="none" w:sz="0" w:space="0" w:color="auto"/>
        <w:bottom w:val="none" w:sz="0" w:space="0" w:color="auto"/>
        <w:right w:val="none" w:sz="0" w:space="0" w:color="auto"/>
      </w:divBdr>
    </w:div>
    <w:div w:id="1584339321">
      <w:bodyDiv w:val="1"/>
      <w:marLeft w:val="0"/>
      <w:marRight w:val="0"/>
      <w:marTop w:val="0"/>
      <w:marBottom w:val="0"/>
      <w:divBdr>
        <w:top w:val="none" w:sz="0" w:space="0" w:color="auto"/>
        <w:left w:val="none" w:sz="0" w:space="0" w:color="auto"/>
        <w:bottom w:val="none" w:sz="0" w:space="0" w:color="auto"/>
        <w:right w:val="none" w:sz="0" w:space="0" w:color="auto"/>
      </w:divBdr>
    </w:div>
    <w:div w:id="1750957436">
      <w:bodyDiv w:val="1"/>
      <w:marLeft w:val="0"/>
      <w:marRight w:val="0"/>
      <w:marTop w:val="0"/>
      <w:marBottom w:val="0"/>
      <w:divBdr>
        <w:top w:val="none" w:sz="0" w:space="0" w:color="auto"/>
        <w:left w:val="none" w:sz="0" w:space="0" w:color="auto"/>
        <w:bottom w:val="none" w:sz="0" w:space="0" w:color="auto"/>
        <w:right w:val="none" w:sz="0" w:space="0" w:color="auto"/>
      </w:divBdr>
    </w:div>
    <w:div w:id="1902590897">
      <w:bodyDiv w:val="1"/>
      <w:marLeft w:val="0"/>
      <w:marRight w:val="0"/>
      <w:marTop w:val="0"/>
      <w:marBottom w:val="0"/>
      <w:divBdr>
        <w:top w:val="none" w:sz="0" w:space="0" w:color="auto"/>
        <w:left w:val="none" w:sz="0" w:space="0" w:color="auto"/>
        <w:bottom w:val="none" w:sz="0" w:space="0" w:color="auto"/>
        <w:right w:val="none" w:sz="0" w:space="0" w:color="auto"/>
      </w:divBdr>
    </w:div>
    <w:div w:id="2022196824">
      <w:bodyDiv w:val="1"/>
      <w:marLeft w:val="0"/>
      <w:marRight w:val="0"/>
      <w:marTop w:val="0"/>
      <w:marBottom w:val="0"/>
      <w:divBdr>
        <w:top w:val="none" w:sz="0" w:space="0" w:color="auto"/>
        <w:left w:val="none" w:sz="0" w:space="0" w:color="auto"/>
        <w:bottom w:val="none" w:sz="0" w:space="0" w:color="auto"/>
        <w:right w:val="none" w:sz="0" w:space="0" w:color="auto"/>
      </w:divBdr>
      <w:divsChild>
        <w:div w:id="1135220053">
          <w:marLeft w:val="0"/>
          <w:marRight w:val="0"/>
          <w:marTop w:val="0"/>
          <w:marBottom w:val="0"/>
          <w:divBdr>
            <w:top w:val="none" w:sz="0" w:space="0" w:color="auto"/>
            <w:left w:val="none" w:sz="0" w:space="0" w:color="auto"/>
            <w:bottom w:val="none" w:sz="0" w:space="0" w:color="auto"/>
            <w:right w:val="none" w:sz="0" w:space="0" w:color="auto"/>
          </w:divBdr>
        </w:div>
      </w:divsChild>
    </w:div>
    <w:div w:id="2037190768">
      <w:bodyDiv w:val="1"/>
      <w:marLeft w:val="0"/>
      <w:marRight w:val="0"/>
      <w:marTop w:val="0"/>
      <w:marBottom w:val="0"/>
      <w:divBdr>
        <w:top w:val="none" w:sz="0" w:space="0" w:color="auto"/>
        <w:left w:val="none" w:sz="0" w:space="0" w:color="auto"/>
        <w:bottom w:val="none" w:sz="0" w:space="0" w:color="auto"/>
        <w:right w:val="none" w:sz="0" w:space="0" w:color="auto"/>
      </w:divBdr>
    </w:div>
    <w:div w:id="2052999803">
      <w:bodyDiv w:val="1"/>
      <w:marLeft w:val="0"/>
      <w:marRight w:val="0"/>
      <w:marTop w:val="0"/>
      <w:marBottom w:val="0"/>
      <w:divBdr>
        <w:top w:val="none" w:sz="0" w:space="0" w:color="auto"/>
        <w:left w:val="none" w:sz="0" w:space="0" w:color="auto"/>
        <w:bottom w:val="none" w:sz="0" w:space="0" w:color="auto"/>
        <w:right w:val="none" w:sz="0" w:space="0" w:color="auto"/>
      </w:divBdr>
    </w:div>
    <w:div w:id="211000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role-based-access-control/built-in-roles"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portal.azure.com" TargetMode="External"/><Relationship Id="rId29" Type="http://schemas.openxmlformats.org/officeDocument/2006/relationships/image" Target="media/image13.png"/><Relationship Id="rId11" Type="http://schemas.openxmlformats.org/officeDocument/2006/relationships/hyperlink" Target="https://github.com/Azure/RDS-Templates/tree/master/wvd-sh/WVD%20scaling%20script" TargetMode="External"/><Relationship Id="rId24" Type="http://schemas.microsoft.com/office/2016/09/relationships/commentsIds" Target="commentsIds.xml"/><Relationship Id="rId32" Type="http://schemas.openxmlformats.org/officeDocument/2006/relationships/image" Target="media/image16.png"/><Relationship Id="rId37" Type="http://schemas.openxmlformats.org/officeDocument/2006/relationships/hyperlink" Target="https://github.com/Azure/RDS-Templates/blob/master/wvd-sh/WVD%20scaling%20script/basicScale-MSI.ps1" TargetMode="External"/><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image" Target="media/image3.png"/><Relationship Id="rId23" Type="http://schemas.microsoft.com/office/2011/relationships/commentsExtended" Target="commentsExtended.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comments" Target="comments.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notes" Target="footnote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hyperlink" Target="https://docs.microsoft.com/en-us/azure/virtual-desktop/create-service-principal-role-powershell"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github.com/Azure/RDS-Templates/blob/master/wvd-sh/WVD%20scaling%20script/Config-MSI.Json" TargetMode="External"/><Relationship Id="rId46"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e27fd3f7-50c7-4978-a0ba-88eb4d357832" xsi:nil="true"/>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29265FC1DB684EAFCE0991216C450D" ma:contentTypeVersion="17" ma:contentTypeDescription="Create a new document." ma:contentTypeScope="" ma:versionID="7d186709e0ea913aae59d610d966acf7">
  <xsd:schema xmlns:xsd="http://www.w3.org/2001/XMLSchema" xmlns:xs="http://www.w3.org/2001/XMLSchema" xmlns:p="http://schemas.microsoft.com/office/2006/metadata/properties" xmlns:ns1="http://schemas.microsoft.com/sharepoint/v3" xmlns:ns3="c3c8da19-c448-422f-8ba7-6deddf22ddf3" xmlns:ns4="e27fd3f7-50c7-4978-a0ba-88eb4d357832" targetNamespace="http://schemas.microsoft.com/office/2006/metadata/properties" ma:root="true" ma:fieldsID="805215b46891ec54dd5510f12bb1e19f" ns1:_="" ns3:_="" ns4:_="">
    <xsd:import namespace="http://schemas.microsoft.com/sharepoint/v3"/>
    <xsd:import namespace="c3c8da19-c448-422f-8ba7-6deddf22ddf3"/>
    <xsd:import namespace="e27fd3f7-50c7-4978-a0ba-88eb4d357832"/>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1:_ip_UnifiedCompliancePolicyProperties" minOccurs="0"/>
                <xsd:element ref="ns1:_ip_UnifiedCompliancePolicyUIAction" minOccurs="0"/>
                <xsd:element ref="ns4:MediaServiceGenerationTime" minOccurs="0"/>
                <xsd:element ref="ns4:MediaServiceEventHashCod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c8da19-c448-422f-8ba7-6deddf22ddf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e27fd3f7-50c7-4978-a0ba-88eb4d357832"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description=""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ServiceLocation" ma:index="24"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CA7F6A-D499-41F5-9724-0A0DADC0F0CA}">
  <ds:schemaRefs>
    <ds:schemaRef ds:uri="http://purl.org/dc/terms/"/>
    <ds:schemaRef ds:uri="http://purl.org/dc/elements/1.1/"/>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e27fd3f7-50c7-4978-a0ba-88eb4d357832"/>
    <ds:schemaRef ds:uri="c3c8da19-c448-422f-8ba7-6deddf22ddf3"/>
    <ds:schemaRef ds:uri="http://schemas.microsoft.com/sharepoint/v3"/>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D3DEAAA2-1DFB-4032-A5C8-5F4DE241AB84}">
  <ds:schemaRefs>
    <ds:schemaRef ds:uri="http://schemas.microsoft.com/sharepoint/v3/contenttype/forms"/>
  </ds:schemaRefs>
</ds:datastoreItem>
</file>

<file path=customXml/itemProps3.xml><?xml version="1.0" encoding="utf-8"?>
<ds:datastoreItem xmlns:ds="http://schemas.openxmlformats.org/officeDocument/2006/customXml" ds:itemID="{442D2DEC-7F3B-4D9C-B8C7-562C00C7FC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3c8da19-c448-422f-8ba7-6deddf22ddf3"/>
    <ds:schemaRef ds:uri="e27fd3f7-50c7-4978-a0ba-88eb4d3578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2294</Words>
  <Characters>13079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15343</CharactersWithSpaces>
  <SharedDoc>false</SharedDoc>
  <HLinks>
    <vt:vector size="36" baseType="variant">
      <vt:variant>
        <vt:i4>1310799</vt:i4>
      </vt:variant>
      <vt:variant>
        <vt:i4>15</vt:i4>
      </vt:variant>
      <vt:variant>
        <vt:i4>0</vt:i4>
      </vt:variant>
      <vt:variant>
        <vt:i4>5</vt:i4>
      </vt:variant>
      <vt:variant>
        <vt:lpwstr>https://github.com/Azure/RDS-Templates/blob/master/wvd-sh/WVD scaling script/Config-MSI.Json</vt:lpwstr>
      </vt:variant>
      <vt:variant>
        <vt:lpwstr/>
      </vt:variant>
      <vt:variant>
        <vt:i4>6488107</vt:i4>
      </vt:variant>
      <vt:variant>
        <vt:i4>12</vt:i4>
      </vt:variant>
      <vt:variant>
        <vt:i4>0</vt:i4>
      </vt:variant>
      <vt:variant>
        <vt:i4>5</vt:i4>
      </vt:variant>
      <vt:variant>
        <vt:lpwstr>https://github.com/Azure/RDS-Templates/blob/master/wvd-sh/WVD scaling script/basicScale-MSI.ps1</vt:lpwstr>
      </vt:variant>
      <vt:variant>
        <vt:lpwstr/>
      </vt:variant>
      <vt:variant>
        <vt:i4>1638468</vt:i4>
      </vt:variant>
      <vt:variant>
        <vt:i4>9</vt:i4>
      </vt:variant>
      <vt:variant>
        <vt:i4>0</vt:i4>
      </vt:variant>
      <vt:variant>
        <vt:i4>5</vt:i4>
      </vt:variant>
      <vt:variant>
        <vt:lpwstr>https://portal.azure.com/</vt:lpwstr>
      </vt:variant>
      <vt:variant>
        <vt:lpwstr/>
      </vt:variant>
      <vt:variant>
        <vt:i4>852048</vt:i4>
      </vt:variant>
      <vt:variant>
        <vt:i4>6</vt:i4>
      </vt:variant>
      <vt:variant>
        <vt:i4>0</vt:i4>
      </vt:variant>
      <vt:variant>
        <vt:i4>5</vt:i4>
      </vt:variant>
      <vt:variant>
        <vt:lpwstr>https://docs.microsoft.com/en-us/azure/role-based-access-control/built-in-roles</vt:lpwstr>
      </vt:variant>
      <vt:variant>
        <vt:lpwstr>virtual-machine-contributor</vt:lpwstr>
      </vt:variant>
      <vt:variant>
        <vt:i4>8192055</vt:i4>
      </vt:variant>
      <vt:variant>
        <vt:i4>3</vt:i4>
      </vt:variant>
      <vt:variant>
        <vt:i4>0</vt:i4>
      </vt:variant>
      <vt:variant>
        <vt:i4>5</vt:i4>
      </vt:variant>
      <vt:variant>
        <vt:lpwstr>https://docs.microsoft.com/en-us/azure/virtual-desktop/create-service-principal-role-powershell</vt:lpwstr>
      </vt:variant>
      <vt:variant>
        <vt:lpwstr/>
      </vt:variant>
      <vt:variant>
        <vt:i4>65558</vt:i4>
      </vt:variant>
      <vt:variant>
        <vt:i4>0</vt:i4>
      </vt:variant>
      <vt:variant>
        <vt:i4>0</vt:i4>
      </vt:variant>
      <vt:variant>
        <vt:i4>5</vt:i4>
      </vt:variant>
      <vt:variant>
        <vt:lpwstr>https://github.com/Azure/RDS-Templates/tree/master/wvd-sh/WVD scaling script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Georgiev</dc:creator>
  <cp:keywords/>
  <dc:description/>
  <cp:lastModifiedBy>Christian Montoya</cp:lastModifiedBy>
  <cp:revision>2</cp:revision>
  <dcterms:created xsi:type="dcterms:W3CDTF">2019-07-25T23:39:00Z</dcterms:created>
  <dcterms:modified xsi:type="dcterms:W3CDTF">2019-07-25T23:39:00Z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stgeorgi@microsoft.com</vt:lpwstr>
  </property>
  <property fmtid="{D5CDD505-2E9C-101B-9397-08002B2CF9AE}" pid="5" name="MSIP_Label_f42aa342-8706-4288-bd11-ebb85995028c_SetDate">
    <vt:lpwstr>2018-11-22T00:07:37.7709882Z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0x0101009A29265FC1DB684EAFCE0991216C450D</vt:lpwstr>
  </property>
</Properties>
</file>